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DF4735" w14:textId="77777777" w:rsidR="007660C3" w:rsidRDefault="00AD676C" w:rsidP="007660C3">
      <w:pPr>
        <w:jc w:val="center"/>
      </w:pPr>
      <w:r>
        <w:rPr>
          <w:noProof/>
        </w:rPr>
        <w:pict w14:anchorId="05E3FFD9">
          <v:rect id="_x0000_s1026" style="position:absolute;left:0;text-align:left;margin-left:0;margin-top:-3.35pt;width:437.05pt;height:645.25pt;z-index:-251658240;mso-position-horizontal:center" strokeweight="1.5pt"/>
        </w:pict>
      </w:r>
    </w:p>
    <w:p w14:paraId="04BB731B" w14:textId="77777777" w:rsidR="007660C3" w:rsidRDefault="00C92363" w:rsidP="00E779AC">
      <w:r>
        <w:rPr>
          <w:noProof/>
        </w:rPr>
        <w:drawing>
          <wp:anchor distT="0" distB="0" distL="114300" distR="114300" simplePos="0" relativeHeight="251657216" behindDoc="0" locked="0" layoutInCell="1" allowOverlap="1" wp14:anchorId="16DAD624" wp14:editId="6455E04B">
            <wp:simplePos x="0" y="0"/>
            <wp:positionH relativeFrom="column">
              <wp:posOffset>1289710</wp:posOffset>
            </wp:positionH>
            <wp:positionV relativeFrom="paragraph">
              <wp:posOffset>278955</wp:posOffset>
            </wp:positionV>
            <wp:extent cx="3610097" cy="890649"/>
            <wp:effectExtent l="19050" t="0" r="9403" b="0"/>
            <wp:wrapNone/>
            <wp:docPr id="5" name="Picture 2" descr="logo _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_TA"/>
                    <pic:cNvPicPr>
                      <a:picLocks noChangeAspect="1" noChangeArrowheads="1"/>
                    </pic:cNvPicPr>
                  </pic:nvPicPr>
                  <pic:blipFill>
                    <a:blip r:embed="rId8" cstate="print"/>
                    <a:srcRect/>
                    <a:stretch>
                      <a:fillRect/>
                    </a:stretch>
                  </pic:blipFill>
                  <pic:spPr bwMode="auto">
                    <a:xfrm>
                      <a:off x="0" y="0"/>
                      <a:ext cx="3619500" cy="892969"/>
                    </a:xfrm>
                    <a:prstGeom prst="rect">
                      <a:avLst/>
                    </a:prstGeom>
                    <a:noFill/>
                    <a:ln w="9525">
                      <a:noFill/>
                      <a:miter lim="800000"/>
                      <a:headEnd/>
                      <a:tailEnd/>
                    </a:ln>
                  </pic:spPr>
                </pic:pic>
              </a:graphicData>
            </a:graphic>
          </wp:anchor>
        </w:drawing>
      </w:r>
    </w:p>
    <w:p w14:paraId="263B84CA" w14:textId="77777777" w:rsidR="009C0ABE" w:rsidRDefault="009C0ABE" w:rsidP="007660C3">
      <w:pPr>
        <w:jc w:val="center"/>
      </w:pPr>
    </w:p>
    <w:p w14:paraId="5461F2C7" w14:textId="77777777" w:rsidR="007660C3" w:rsidRDefault="007660C3" w:rsidP="007660C3">
      <w:pPr>
        <w:jc w:val="center"/>
      </w:pPr>
    </w:p>
    <w:p w14:paraId="4CAB9B60" w14:textId="77777777" w:rsidR="007660C3" w:rsidRDefault="007660C3" w:rsidP="007660C3">
      <w:pPr>
        <w:jc w:val="center"/>
      </w:pPr>
    </w:p>
    <w:p w14:paraId="6E749EF8" w14:textId="77777777" w:rsidR="007660C3" w:rsidRDefault="007660C3" w:rsidP="00E779AC">
      <w:pPr>
        <w:rPr>
          <w:sz w:val="28"/>
        </w:rPr>
      </w:pPr>
    </w:p>
    <w:p w14:paraId="0B037BEB" w14:textId="77777777" w:rsidR="00C92363" w:rsidRDefault="00E779AC" w:rsidP="00E779AC">
      <w:pPr>
        <w:tabs>
          <w:tab w:val="left" w:pos="5236"/>
        </w:tabs>
        <w:rPr>
          <w:sz w:val="28"/>
        </w:rPr>
      </w:pPr>
      <w:r>
        <w:rPr>
          <w:sz w:val="28"/>
        </w:rPr>
        <w:tab/>
      </w:r>
    </w:p>
    <w:p w14:paraId="1FB5A889" w14:textId="77777777" w:rsidR="00E779AC" w:rsidRDefault="00E779AC" w:rsidP="00E779AC">
      <w:pPr>
        <w:tabs>
          <w:tab w:val="left" w:pos="5236"/>
        </w:tabs>
        <w:rPr>
          <w:sz w:val="28"/>
        </w:rPr>
      </w:pPr>
    </w:p>
    <w:p w14:paraId="170F5229" w14:textId="77777777" w:rsidR="00C92363" w:rsidRPr="007660C3" w:rsidRDefault="00C92363" w:rsidP="007660C3">
      <w:pPr>
        <w:jc w:val="center"/>
        <w:rPr>
          <w:sz w:val="28"/>
        </w:rPr>
      </w:pPr>
    </w:p>
    <w:p w14:paraId="41CF9FD3" w14:textId="77777777" w:rsidR="007660C3" w:rsidRDefault="001F2B40" w:rsidP="007660C3">
      <w:pPr>
        <w:jc w:val="center"/>
        <w:rPr>
          <w:b/>
          <w:sz w:val="44"/>
          <w:szCs w:val="28"/>
        </w:rPr>
      </w:pPr>
      <w:r>
        <w:rPr>
          <w:b/>
          <w:sz w:val="44"/>
          <w:szCs w:val="28"/>
        </w:rPr>
        <w:t xml:space="preserve">PHÂN TÍCH </w:t>
      </w:r>
      <w:r w:rsidR="007660C3" w:rsidRPr="00E779AC">
        <w:rPr>
          <w:b/>
          <w:sz w:val="44"/>
          <w:szCs w:val="28"/>
        </w:rPr>
        <w:t>YÊU CẦU NGƯỜI DÙNG</w:t>
      </w:r>
    </w:p>
    <w:p w14:paraId="55332C94" w14:textId="77777777" w:rsidR="00E779AC" w:rsidRDefault="00E779AC" w:rsidP="007660C3">
      <w:pPr>
        <w:jc w:val="center"/>
        <w:rPr>
          <w:b/>
          <w:sz w:val="44"/>
          <w:szCs w:val="28"/>
        </w:rPr>
      </w:pPr>
    </w:p>
    <w:p w14:paraId="27421C2F" w14:textId="77777777" w:rsidR="00E779AC" w:rsidRDefault="00E779AC" w:rsidP="007660C3">
      <w:pPr>
        <w:jc w:val="center"/>
        <w:rPr>
          <w:b/>
          <w:sz w:val="32"/>
          <w:szCs w:val="28"/>
        </w:rPr>
      </w:pPr>
      <w:r w:rsidRPr="00E779AC">
        <w:rPr>
          <w:b/>
          <w:sz w:val="32"/>
          <w:szCs w:val="28"/>
        </w:rPr>
        <w:t>HỆ THỐNG QUẢN LÝ RỦI RO HOẠT ĐỘNG MSB</w:t>
      </w:r>
    </w:p>
    <w:p w14:paraId="2E3FF890" w14:textId="77777777" w:rsidR="00E779AC" w:rsidRDefault="00E779AC" w:rsidP="007660C3">
      <w:pPr>
        <w:jc w:val="center"/>
        <w:rPr>
          <w:b/>
          <w:sz w:val="32"/>
          <w:szCs w:val="28"/>
        </w:rPr>
      </w:pPr>
    </w:p>
    <w:p w14:paraId="672F7CB5" w14:textId="77777777" w:rsidR="00E779AC" w:rsidRDefault="00E779AC" w:rsidP="007660C3">
      <w:pPr>
        <w:jc w:val="center"/>
        <w:rPr>
          <w:b/>
          <w:sz w:val="32"/>
          <w:szCs w:val="28"/>
        </w:rPr>
      </w:pPr>
      <w:r>
        <w:rPr>
          <w:b/>
          <w:sz w:val="32"/>
          <w:szCs w:val="28"/>
        </w:rPr>
        <w:t>Phiên bản: 4.0.0</w:t>
      </w:r>
    </w:p>
    <w:p w14:paraId="23D02823" w14:textId="77777777" w:rsidR="00E779AC" w:rsidRDefault="00E779AC" w:rsidP="007660C3">
      <w:pPr>
        <w:jc w:val="center"/>
        <w:rPr>
          <w:b/>
          <w:sz w:val="32"/>
          <w:szCs w:val="28"/>
        </w:rPr>
      </w:pPr>
      <w:r>
        <w:rPr>
          <w:b/>
          <w:sz w:val="32"/>
          <w:szCs w:val="28"/>
        </w:rPr>
        <w:t>Mã dự án: Oprisk</w:t>
      </w:r>
    </w:p>
    <w:p w14:paraId="03A08E46" w14:textId="77777777" w:rsidR="00E779AC" w:rsidRPr="00E779AC" w:rsidRDefault="00E779AC" w:rsidP="007660C3">
      <w:pPr>
        <w:jc w:val="center"/>
        <w:rPr>
          <w:b/>
          <w:sz w:val="32"/>
          <w:szCs w:val="28"/>
        </w:rPr>
      </w:pPr>
      <w:r>
        <w:rPr>
          <w:b/>
          <w:sz w:val="32"/>
          <w:szCs w:val="28"/>
        </w:rPr>
        <w:t>Mã tài liệu: Oprisk</w:t>
      </w:r>
      <w:r w:rsidR="00BA0671">
        <w:rPr>
          <w:b/>
          <w:sz w:val="32"/>
          <w:szCs w:val="28"/>
        </w:rPr>
        <w:t>4</w:t>
      </w:r>
      <w:r>
        <w:rPr>
          <w:b/>
          <w:sz w:val="32"/>
          <w:szCs w:val="28"/>
        </w:rPr>
        <w:t>_URD_</w:t>
      </w:r>
      <w:r w:rsidR="00BA0671">
        <w:rPr>
          <w:b/>
          <w:sz w:val="32"/>
          <w:szCs w:val="28"/>
        </w:rPr>
        <w:t>v1.</w:t>
      </w:r>
      <w:r>
        <w:rPr>
          <w:b/>
          <w:sz w:val="32"/>
          <w:szCs w:val="28"/>
        </w:rPr>
        <w:t>0.doc</w:t>
      </w:r>
    </w:p>
    <w:p w14:paraId="417ED8D0" w14:textId="77777777" w:rsidR="007660C3" w:rsidRPr="007660C3" w:rsidRDefault="007660C3" w:rsidP="007660C3">
      <w:pPr>
        <w:jc w:val="center"/>
        <w:rPr>
          <w:b/>
          <w:sz w:val="36"/>
          <w:szCs w:val="28"/>
        </w:rPr>
      </w:pPr>
    </w:p>
    <w:p w14:paraId="3A50850B" w14:textId="77777777" w:rsidR="00E779AC" w:rsidRDefault="00E779AC" w:rsidP="00E779AC">
      <w:pPr>
        <w:jc w:val="center"/>
        <w:rPr>
          <w:rFonts w:eastAsia="Calibri" w:cs="Times New Roman"/>
          <w:szCs w:val="26"/>
        </w:rPr>
      </w:pPr>
    </w:p>
    <w:p w14:paraId="3E0CDCE6" w14:textId="77777777" w:rsidR="00E779AC" w:rsidRDefault="00E779AC" w:rsidP="00E779AC">
      <w:pPr>
        <w:jc w:val="center"/>
        <w:rPr>
          <w:rFonts w:eastAsia="Calibri" w:cs="Times New Roman"/>
          <w:szCs w:val="26"/>
        </w:rPr>
      </w:pPr>
    </w:p>
    <w:p w14:paraId="0E833E99" w14:textId="77777777" w:rsidR="00E779AC" w:rsidRPr="001618A3" w:rsidRDefault="00E779AC" w:rsidP="00E779AC">
      <w:pPr>
        <w:jc w:val="center"/>
        <w:rPr>
          <w:rFonts w:eastAsia="Calibri" w:cs="Times New Roman"/>
          <w:szCs w:val="26"/>
          <w:lang w:val="vi-VN"/>
        </w:rPr>
      </w:pPr>
    </w:p>
    <w:p w14:paraId="5C051B4B" w14:textId="77777777" w:rsidR="00E779AC" w:rsidRDefault="00E779AC" w:rsidP="00E779AC">
      <w:pPr>
        <w:jc w:val="center"/>
        <w:rPr>
          <w:rFonts w:eastAsia="Calibri" w:cs="Times New Roman"/>
          <w:szCs w:val="26"/>
        </w:rPr>
      </w:pPr>
    </w:p>
    <w:p w14:paraId="4AF4F06D" w14:textId="77777777" w:rsidR="00E779AC" w:rsidRDefault="00E779AC" w:rsidP="00E779AC">
      <w:pPr>
        <w:jc w:val="center"/>
        <w:rPr>
          <w:rFonts w:eastAsia="Calibri" w:cs="Times New Roman"/>
          <w:szCs w:val="26"/>
        </w:rPr>
      </w:pPr>
    </w:p>
    <w:p w14:paraId="31B859D1" w14:textId="77777777" w:rsidR="00EE09C5" w:rsidRDefault="00EE09C5" w:rsidP="00E779AC">
      <w:pPr>
        <w:tabs>
          <w:tab w:val="left" w:pos="5385"/>
        </w:tabs>
        <w:rPr>
          <w:b/>
          <w:sz w:val="28"/>
          <w:szCs w:val="28"/>
        </w:rPr>
      </w:pPr>
    </w:p>
    <w:p w14:paraId="085A8710" w14:textId="77777777" w:rsidR="00E779AC" w:rsidRPr="00E779AC" w:rsidRDefault="00E779AC" w:rsidP="00E779AC">
      <w:pPr>
        <w:jc w:val="center"/>
        <w:outlineLvl w:val="0"/>
        <w:rPr>
          <w:b/>
          <w:sz w:val="26"/>
          <w:szCs w:val="26"/>
        </w:rPr>
      </w:pPr>
      <w:bookmarkStart w:id="0" w:name="_Toc310321896"/>
      <w:r w:rsidRPr="00E779AC">
        <w:rPr>
          <w:b/>
          <w:sz w:val="26"/>
          <w:szCs w:val="26"/>
        </w:rPr>
        <w:lastRenderedPageBreak/>
        <w:t>BẢN GHI NHẬN THAY ĐỔI</w:t>
      </w:r>
      <w:bookmarkEnd w:id="0"/>
    </w:p>
    <w:tbl>
      <w:tblPr>
        <w:tblW w:w="8820" w:type="dxa"/>
        <w:tblInd w:w="28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401"/>
        <w:gridCol w:w="852"/>
        <w:gridCol w:w="895"/>
        <w:gridCol w:w="3934"/>
        <w:gridCol w:w="1738"/>
      </w:tblGrid>
      <w:tr w:rsidR="00E779AC" w:rsidRPr="00E779AC" w14:paraId="7DEBE85B" w14:textId="77777777" w:rsidTr="00C73489">
        <w:tc>
          <w:tcPr>
            <w:tcW w:w="1311" w:type="dxa"/>
            <w:shd w:val="clear" w:color="auto" w:fill="E6E6E6"/>
          </w:tcPr>
          <w:p w14:paraId="13FC2604" w14:textId="77777777" w:rsidR="00E779AC" w:rsidRPr="00E779AC" w:rsidRDefault="00E779AC" w:rsidP="00C73489">
            <w:pPr>
              <w:adjustRightInd w:val="0"/>
              <w:spacing w:after="100" w:afterAutospacing="1"/>
              <w:contextualSpacing/>
              <w:jc w:val="center"/>
              <w:rPr>
                <w:b/>
                <w:color w:val="000000"/>
                <w:sz w:val="26"/>
                <w:szCs w:val="26"/>
              </w:rPr>
            </w:pPr>
            <w:r w:rsidRPr="00E779AC">
              <w:rPr>
                <w:b/>
                <w:color w:val="000000"/>
                <w:sz w:val="26"/>
                <w:szCs w:val="26"/>
              </w:rPr>
              <w:t>Ngày</w:t>
            </w:r>
          </w:p>
        </w:tc>
        <w:tc>
          <w:tcPr>
            <w:tcW w:w="846" w:type="dxa"/>
            <w:shd w:val="clear" w:color="auto" w:fill="E6E6E6"/>
          </w:tcPr>
          <w:p w14:paraId="4B4B1994" w14:textId="77777777" w:rsidR="00E779AC" w:rsidRPr="00E779AC" w:rsidRDefault="00E779AC" w:rsidP="00C73489">
            <w:pPr>
              <w:adjustRightInd w:val="0"/>
              <w:spacing w:after="100" w:afterAutospacing="1"/>
              <w:contextualSpacing/>
              <w:jc w:val="center"/>
              <w:rPr>
                <w:b/>
                <w:color w:val="000000"/>
                <w:sz w:val="26"/>
                <w:szCs w:val="26"/>
              </w:rPr>
            </w:pPr>
            <w:r w:rsidRPr="00E779AC">
              <w:rPr>
                <w:b/>
                <w:color w:val="000000"/>
                <w:sz w:val="26"/>
                <w:szCs w:val="26"/>
              </w:rPr>
              <w:t>Phiên bản</w:t>
            </w:r>
          </w:p>
        </w:tc>
        <w:tc>
          <w:tcPr>
            <w:tcW w:w="903" w:type="dxa"/>
            <w:shd w:val="clear" w:color="auto" w:fill="E6E6E6"/>
          </w:tcPr>
          <w:p w14:paraId="1B213077" w14:textId="77777777" w:rsidR="00E779AC" w:rsidRPr="00E779AC" w:rsidRDefault="00E779AC" w:rsidP="00C73489">
            <w:pPr>
              <w:adjustRightInd w:val="0"/>
              <w:spacing w:after="100" w:afterAutospacing="1"/>
              <w:contextualSpacing/>
              <w:jc w:val="center"/>
              <w:rPr>
                <w:b/>
                <w:color w:val="000000"/>
                <w:sz w:val="26"/>
                <w:szCs w:val="26"/>
              </w:rPr>
            </w:pPr>
            <w:r w:rsidRPr="00E779AC">
              <w:rPr>
                <w:b/>
                <w:color w:val="000000"/>
                <w:sz w:val="26"/>
                <w:szCs w:val="26"/>
              </w:rPr>
              <w:t>* A, M, D</w:t>
            </w:r>
          </w:p>
        </w:tc>
        <w:tc>
          <w:tcPr>
            <w:tcW w:w="4010" w:type="dxa"/>
            <w:shd w:val="clear" w:color="auto" w:fill="E6E6E6"/>
          </w:tcPr>
          <w:p w14:paraId="634CF5B5" w14:textId="77777777" w:rsidR="00E779AC" w:rsidRPr="00E779AC" w:rsidRDefault="00E779AC" w:rsidP="00C73489">
            <w:pPr>
              <w:adjustRightInd w:val="0"/>
              <w:spacing w:after="100" w:afterAutospacing="1"/>
              <w:contextualSpacing/>
              <w:jc w:val="center"/>
              <w:rPr>
                <w:b/>
                <w:color w:val="000000"/>
                <w:sz w:val="26"/>
                <w:szCs w:val="26"/>
              </w:rPr>
            </w:pPr>
            <w:r w:rsidRPr="00E779AC">
              <w:rPr>
                <w:b/>
                <w:color w:val="000000"/>
                <w:sz w:val="26"/>
                <w:szCs w:val="26"/>
              </w:rPr>
              <w:t>Mô tả</w:t>
            </w:r>
          </w:p>
        </w:tc>
        <w:tc>
          <w:tcPr>
            <w:tcW w:w="1750" w:type="dxa"/>
            <w:shd w:val="clear" w:color="auto" w:fill="E6E6E6"/>
          </w:tcPr>
          <w:p w14:paraId="1A7B0E9A" w14:textId="77777777" w:rsidR="00E779AC" w:rsidRPr="00E779AC" w:rsidRDefault="00E779AC" w:rsidP="00C73489">
            <w:pPr>
              <w:adjustRightInd w:val="0"/>
              <w:spacing w:after="100" w:afterAutospacing="1"/>
              <w:contextualSpacing/>
              <w:jc w:val="center"/>
              <w:rPr>
                <w:b/>
                <w:color w:val="000000"/>
                <w:sz w:val="26"/>
                <w:szCs w:val="26"/>
              </w:rPr>
            </w:pPr>
            <w:r w:rsidRPr="00E779AC">
              <w:rPr>
                <w:b/>
                <w:color w:val="000000"/>
                <w:sz w:val="26"/>
                <w:szCs w:val="26"/>
              </w:rPr>
              <w:t>Tác giả</w:t>
            </w:r>
          </w:p>
        </w:tc>
      </w:tr>
      <w:tr w:rsidR="00E779AC" w:rsidRPr="00E779AC" w14:paraId="66B51558" w14:textId="77777777" w:rsidTr="00C73489">
        <w:tc>
          <w:tcPr>
            <w:tcW w:w="1311" w:type="dxa"/>
          </w:tcPr>
          <w:p w14:paraId="5E3DF706" w14:textId="77777777" w:rsidR="00E779AC" w:rsidRPr="00E779AC" w:rsidRDefault="00E779AC" w:rsidP="00C73489">
            <w:pPr>
              <w:adjustRightInd w:val="0"/>
              <w:spacing w:after="100" w:afterAutospacing="1" w:line="360" w:lineRule="auto"/>
              <w:contextualSpacing/>
              <w:jc w:val="center"/>
              <w:rPr>
                <w:color w:val="000000"/>
                <w:sz w:val="26"/>
                <w:szCs w:val="26"/>
              </w:rPr>
            </w:pPr>
            <w:r w:rsidRPr="00E779AC">
              <w:rPr>
                <w:color w:val="000000"/>
                <w:sz w:val="26"/>
                <w:szCs w:val="26"/>
              </w:rPr>
              <w:t>22/04/2015</w:t>
            </w:r>
          </w:p>
        </w:tc>
        <w:tc>
          <w:tcPr>
            <w:tcW w:w="846" w:type="dxa"/>
          </w:tcPr>
          <w:p w14:paraId="0A3A86B6" w14:textId="77777777" w:rsidR="00E779AC" w:rsidRPr="00E779AC" w:rsidRDefault="00FB2F7C" w:rsidP="00284D0C">
            <w:pPr>
              <w:adjustRightInd w:val="0"/>
              <w:spacing w:after="100" w:afterAutospacing="1" w:line="360" w:lineRule="auto"/>
              <w:contextualSpacing/>
              <w:jc w:val="center"/>
              <w:rPr>
                <w:color w:val="000000"/>
                <w:sz w:val="26"/>
                <w:szCs w:val="26"/>
              </w:rPr>
            </w:pPr>
            <w:r>
              <w:rPr>
                <w:color w:val="000000"/>
                <w:sz w:val="26"/>
                <w:szCs w:val="26"/>
              </w:rPr>
              <w:t>1.0</w:t>
            </w:r>
          </w:p>
        </w:tc>
        <w:tc>
          <w:tcPr>
            <w:tcW w:w="903" w:type="dxa"/>
          </w:tcPr>
          <w:p w14:paraId="024EAC51" w14:textId="77777777" w:rsidR="00E779AC" w:rsidRPr="00E779AC" w:rsidRDefault="00E779AC" w:rsidP="00C73489">
            <w:pPr>
              <w:adjustRightInd w:val="0"/>
              <w:spacing w:after="100" w:afterAutospacing="1" w:line="360" w:lineRule="auto"/>
              <w:contextualSpacing/>
              <w:jc w:val="center"/>
              <w:rPr>
                <w:color w:val="000000"/>
                <w:sz w:val="26"/>
                <w:szCs w:val="26"/>
              </w:rPr>
            </w:pPr>
            <w:r w:rsidRPr="00E779AC">
              <w:rPr>
                <w:color w:val="000000"/>
                <w:sz w:val="26"/>
                <w:szCs w:val="26"/>
              </w:rPr>
              <w:t>A</w:t>
            </w:r>
          </w:p>
        </w:tc>
        <w:tc>
          <w:tcPr>
            <w:tcW w:w="4010" w:type="dxa"/>
          </w:tcPr>
          <w:p w14:paraId="1F355BBF" w14:textId="77777777" w:rsidR="00E779AC" w:rsidRPr="00E779AC" w:rsidRDefault="00E779AC" w:rsidP="00C73489">
            <w:pPr>
              <w:adjustRightInd w:val="0"/>
              <w:spacing w:after="100" w:afterAutospacing="1" w:line="360" w:lineRule="auto"/>
              <w:contextualSpacing/>
              <w:rPr>
                <w:color w:val="000000"/>
                <w:sz w:val="26"/>
                <w:szCs w:val="26"/>
              </w:rPr>
            </w:pPr>
          </w:p>
        </w:tc>
        <w:tc>
          <w:tcPr>
            <w:tcW w:w="1750" w:type="dxa"/>
          </w:tcPr>
          <w:p w14:paraId="5D0D6A55" w14:textId="77777777" w:rsidR="00E779AC" w:rsidRPr="00E779AC" w:rsidRDefault="00E779AC" w:rsidP="00C73489">
            <w:pPr>
              <w:adjustRightInd w:val="0"/>
              <w:spacing w:after="100" w:afterAutospacing="1" w:line="360" w:lineRule="auto"/>
              <w:contextualSpacing/>
              <w:jc w:val="center"/>
              <w:rPr>
                <w:color w:val="000000"/>
                <w:sz w:val="26"/>
                <w:szCs w:val="26"/>
              </w:rPr>
            </w:pPr>
            <w:r w:rsidRPr="00E779AC">
              <w:rPr>
                <w:color w:val="000000"/>
                <w:sz w:val="26"/>
                <w:szCs w:val="26"/>
              </w:rPr>
              <w:t>AnhNTB</w:t>
            </w:r>
          </w:p>
        </w:tc>
      </w:tr>
      <w:tr w:rsidR="00E779AC" w:rsidRPr="00E779AC" w14:paraId="2C8A2B44" w14:textId="77777777" w:rsidTr="00C73489">
        <w:tc>
          <w:tcPr>
            <w:tcW w:w="1311" w:type="dxa"/>
          </w:tcPr>
          <w:p w14:paraId="4C00C256" w14:textId="77777777" w:rsidR="00E779AC" w:rsidRPr="00E779AC" w:rsidRDefault="00284D0C" w:rsidP="00C73489">
            <w:pPr>
              <w:adjustRightInd w:val="0"/>
              <w:spacing w:after="100" w:afterAutospacing="1" w:line="360" w:lineRule="auto"/>
              <w:contextualSpacing/>
              <w:jc w:val="center"/>
              <w:rPr>
                <w:color w:val="000000"/>
                <w:sz w:val="26"/>
                <w:szCs w:val="26"/>
              </w:rPr>
            </w:pPr>
            <w:r>
              <w:rPr>
                <w:color w:val="000000"/>
                <w:sz w:val="26"/>
                <w:szCs w:val="26"/>
              </w:rPr>
              <w:t>24/04/2015</w:t>
            </w:r>
          </w:p>
        </w:tc>
        <w:tc>
          <w:tcPr>
            <w:tcW w:w="846" w:type="dxa"/>
          </w:tcPr>
          <w:p w14:paraId="542C3043" w14:textId="77777777" w:rsidR="00E779AC" w:rsidRPr="00E779AC" w:rsidRDefault="00284D0C" w:rsidP="00C73489">
            <w:pPr>
              <w:adjustRightInd w:val="0"/>
              <w:spacing w:after="100" w:afterAutospacing="1" w:line="360" w:lineRule="auto"/>
              <w:contextualSpacing/>
              <w:jc w:val="center"/>
              <w:rPr>
                <w:color w:val="000000"/>
                <w:sz w:val="26"/>
                <w:szCs w:val="26"/>
              </w:rPr>
            </w:pPr>
            <w:r>
              <w:rPr>
                <w:color w:val="000000"/>
                <w:sz w:val="26"/>
                <w:szCs w:val="26"/>
              </w:rPr>
              <w:t>1.1</w:t>
            </w:r>
          </w:p>
        </w:tc>
        <w:tc>
          <w:tcPr>
            <w:tcW w:w="903" w:type="dxa"/>
          </w:tcPr>
          <w:p w14:paraId="3E445E12" w14:textId="77777777" w:rsidR="00E779AC" w:rsidRPr="00E779AC" w:rsidRDefault="00284D0C" w:rsidP="00C73489">
            <w:pPr>
              <w:adjustRightInd w:val="0"/>
              <w:spacing w:after="100" w:afterAutospacing="1" w:line="360" w:lineRule="auto"/>
              <w:contextualSpacing/>
              <w:jc w:val="center"/>
              <w:rPr>
                <w:color w:val="000000"/>
                <w:sz w:val="26"/>
                <w:szCs w:val="26"/>
              </w:rPr>
            </w:pPr>
            <w:r>
              <w:rPr>
                <w:color w:val="000000"/>
                <w:sz w:val="26"/>
                <w:szCs w:val="26"/>
              </w:rPr>
              <w:t>M</w:t>
            </w:r>
          </w:p>
        </w:tc>
        <w:tc>
          <w:tcPr>
            <w:tcW w:w="4010" w:type="dxa"/>
          </w:tcPr>
          <w:p w14:paraId="5FD9A94F" w14:textId="77777777" w:rsidR="00E779AC" w:rsidRPr="00E779AC" w:rsidRDefault="00E779AC" w:rsidP="00C73489">
            <w:pPr>
              <w:adjustRightInd w:val="0"/>
              <w:spacing w:after="100" w:afterAutospacing="1" w:line="360" w:lineRule="auto"/>
              <w:contextualSpacing/>
              <w:rPr>
                <w:color w:val="000000"/>
                <w:sz w:val="26"/>
                <w:szCs w:val="26"/>
              </w:rPr>
            </w:pPr>
          </w:p>
        </w:tc>
        <w:tc>
          <w:tcPr>
            <w:tcW w:w="1750" w:type="dxa"/>
          </w:tcPr>
          <w:p w14:paraId="3C41348F" w14:textId="77777777" w:rsidR="00E779AC" w:rsidRPr="00E779AC" w:rsidRDefault="00284D0C" w:rsidP="00C73489">
            <w:pPr>
              <w:adjustRightInd w:val="0"/>
              <w:spacing w:after="100" w:afterAutospacing="1" w:line="360" w:lineRule="auto"/>
              <w:contextualSpacing/>
              <w:jc w:val="center"/>
              <w:rPr>
                <w:color w:val="000000"/>
                <w:sz w:val="26"/>
                <w:szCs w:val="26"/>
              </w:rPr>
            </w:pPr>
            <w:r>
              <w:rPr>
                <w:color w:val="000000"/>
                <w:sz w:val="26"/>
                <w:szCs w:val="26"/>
              </w:rPr>
              <w:t>HienNT6</w:t>
            </w:r>
          </w:p>
        </w:tc>
      </w:tr>
      <w:tr w:rsidR="00E779AC" w:rsidRPr="00E779AC" w14:paraId="23462DE5" w14:textId="77777777" w:rsidTr="00C73489">
        <w:tc>
          <w:tcPr>
            <w:tcW w:w="1311" w:type="dxa"/>
          </w:tcPr>
          <w:p w14:paraId="4BAA96F6"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tcPr>
          <w:p w14:paraId="6A6E2B3D"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tcPr>
          <w:p w14:paraId="1F7DB521"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tcPr>
          <w:p w14:paraId="349A7108" w14:textId="77777777" w:rsidR="00E779AC" w:rsidRPr="00E779AC" w:rsidRDefault="00E779AC" w:rsidP="00C73489">
            <w:pPr>
              <w:adjustRightInd w:val="0"/>
              <w:spacing w:after="100" w:afterAutospacing="1" w:line="360" w:lineRule="auto"/>
              <w:contextualSpacing/>
              <w:rPr>
                <w:color w:val="000000"/>
                <w:sz w:val="26"/>
                <w:szCs w:val="26"/>
              </w:rPr>
            </w:pPr>
          </w:p>
        </w:tc>
        <w:tc>
          <w:tcPr>
            <w:tcW w:w="1750" w:type="dxa"/>
          </w:tcPr>
          <w:p w14:paraId="23EF02AB"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3D232EC2" w14:textId="77777777" w:rsidTr="00C73489">
        <w:tc>
          <w:tcPr>
            <w:tcW w:w="1311" w:type="dxa"/>
            <w:shd w:val="clear" w:color="auto" w:fill="F3F3F3"/>
          </w:tcPr>
          <w:p w14:paraId="565B6083"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shd w:val="clear" w:color="auto" w:fill="F3F3F3"/>
          </w:tcPr>
          <w:p w14:paraId="0A9275E2"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shd w:val="clear" w:color="auto" w:fill="F3F3F3"/>
          </w:tcPr>
          <w:p w14:paraId="2FC10EFB"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shd w:val="clear" w:color="auto" w:fill="F3F3F3"/>
          </w:tcPr>
          <w:p w14:paraId="1C688FA6"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shd w:val="clear" w:color="auto" w:fill="F3F3F3"/>
          </w:tcPr>
          <w:p w14:paraId="725B8C53"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06D85A04" w14:textId="77777777" w:rsidTr="00C73489">
        <w:tc>
          <w:tcPr>
            <w:tcW w:w="1311" w:type="dxa"/>
          </w:tcPr>
          <w:p w14:paraId="09C5A3D1"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tcPr>
          <w:p w14:paraId="7E2A4C82"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tcPr>
          <w:p w14:paraId="37C61149"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tcPr>
          <w:p w14:paraId="4491F350"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tcPr>
          <w:p w14:paraId="2E301D14"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35F07C34" w14:textId="77777777" w:rsidTr="00C73489">
        <w:tc>
          <w:tcPr>
            <w:tcW w:w="1311" w:type="dxa"/>
          </w:tcPr>
          <w:p w14:paraId="35020573"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tcPr>
          <w:p w14:paraId="2997D6E2"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tcPr>
          <w:p w14:paraId="411B683B"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tcPr>
          <w:p w14:paraId="537A67E3"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tcPr>
          <w:p w14:paraId="19F0621C"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5389D85A" w14:textId="77777777" w:rsidTr="00C73489">
        <w:tc>
          <w:tcPr>
            <w:tcW w:w="1311" w:type="dxa"/>
          </w:tcPr>
          <w:p w14:paraId="65D99AEC"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tcPr>
          <w:p w14:paraId="68194D3D"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tcPr>
          <w:p w14:paraId="2DB50084"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tcPr>
          <w:p w14:paraId="13E19C40"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tcPr>
          <w:p w14:paraId="513403FD"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192D600E" w14:textId="77777777" w:rsidTr="00C73489">
        <w:tc>
          <w:tcPr>
            <w:tcW w:w="1311" w:type="dxa"/>
            <w:shd w:val="clear" w:color="auto" w:fill="F3F3F3"/>
          </w:tcPr>
          <w:p w14:paraId="6A3DCD8F"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shd w:val="clear" w:color="auto" w:fill="F3F3F3"/>
          </w:tcPr>
          <w:p w14:paraId="6003D11F"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shd w:val="clear" w:color="auto" w:fill="F3F3F3"/>
          </w:tcPr>
          <w:p w14:paraId="0D7A7ADD"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shd w:val="clear" w:color="auto" w:fill="F3F3F3"/>
          </w:tcPr>
          <w:p w14:paraId="2EC839A4"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shd w:val="clear" w:color="auto" w:fill="F3F3F3"/>
          </w:tcPr>
          <w:p w14:paraId="52581BBF"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1123373C" w14:textId="77777777" w:rsidTr="00C73489">
        <w:tc>
          <w:tcPr>
            <w:tcW w:w="1311" w:type="dxa"/>
          </w:tcPr>
          <w:p w14:paraId="7CCAC19D"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tcPr>
          <w:p w14:paraId="09729DA6"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tcPr>
          <w:p w14:paraId="0D16954B"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tcPr>
          <w:p w14:paraId="366A0343"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tcPr>
          <w:p w14:paraId="1C0BF0D7"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57FBC2CB" w14:textId="77777777" w:rsidTr="00C73489">
        <w:tc>
          <w:tcPr>
            <w:tcW w:w="1311" w:type="dxa"/>
          </w:tcPr>
          <w:p w14:paraId="0F0AA515"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tcPr>
          <w:p w14:paraId="266BD785"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tcPr>
          <w:p w14:paraId="1237C856"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tcPr>
          <w:p w14:paraId="010D3582"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tcPr>
          <w:p w14:paraId="72CA5A6B"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39C2ACC0" w14:textId="77777777" w:rsidTr="00C73489">
        <w:tc>
          <w:tcPr>
            <w:tcW w:w="1311" w:type="dxa"/>
          </w:tcPr>
          <w:p w14:paraId="706CB7CA"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tcPr>
          <w:p w14:paraId="15D3BC9E"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tcPr>
          <w:p w14:paraId="76F7B32A"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tcPr>
          <w:p w14:paraId="17A15430"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tcPr>
          <w:p w14:paraId="232767B7"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23912FD5" w14:textId="77777777" w:rsidTr="00C73489">
        <w:tc>
          <w:tcPr>
            <w:tcW w:w="1311" w:type="dxa"/>
            <w:shd w:val="clear" w:color="auto" w:fill="F3F3F3"/>
          </w:tcPr>
          <w:p w14:paraId="7C6A1059"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shd w:val="clear" w:color="auto" w:fill="F3F3F3"/>
          </w:tcPr>
          <w:p w14:paraId="0C0214EE"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shd w:val="clear" w:color="auto" w:fill="F3F3F3"/>
          </w:tcPr>
          <w:p w14:paraId="46E9A5D5"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shd w:val="clear" w:color="auto" w:fill="F3F3F3"/>
          </w:tcPr>
          <w:p w14:paraId="0C8BBF23"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shd w:val="clear" w:color="auto" w:fill="F3F3F3"/>
          </w:tcPr>
          <w:p w14:paraId="683064A0"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284E6FA9" w14:textId="77777777" w:rsidTr="00C73489">
        <w:tc>
          <w:tcPr>
            <w:tcW w:w="1311" w:type="dxa"/>
          </w:tcPr>
          <w:p w14:paraId="13E4D2D3"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tcPr>
          <w:p w14:paraId="4C78B754"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tcPr>
          <w:p w14:paraId="4E1DE0B7"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tcPr>
          <w:p w14:paraId="6B42A618"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tcPr>
          <w:p w14:paraId="76EAC9D9"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5C580EE2" w14:textId="77777777" w:rsidTr="00C73489">
        <w:tc>
          <w:tcPr>
            <w:tcW w:w="1311" w:type="dxa"/>
          </w:tcPr>
          <w:p w14:paraId="641E7A8A"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tcPr>
          <w:p w14:paraId="004FD94D"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tcPr>
          <w:p w14:paraId="1250184C"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tcPr>
          <w:p w14:paraId="25C0CD5D"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tcPr>
          <w:p w14:paraId="70934201"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137E24DD" w14:textId="77777777" w:rsidTr="00C73489">
        <w:tc>
          <w:tcPr>
            <w:tcW w:w="1311" w:type="dxa"/>
          </w:tcPr>
          <w:p w14:paraId="393FCAF2"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tcPr>
          <w:p w14:paraId="5F596D65"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tcPr>
          <w:p w14:paraId="04C6A079"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tcPr>
          <w:p w14:paraId="53070132"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tcPr>
          <w:p w14:paraId="4EC5C0B1"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3A10B57E" w14:textId="77777777" w:rsidTr="00C73489">
        <w:tc>
          <w:tcPr>
            <w:tcW w:w="1311" w:type="dxa"/>
            <w:shd w:val="clear" w:color="auto" w:fill="F3F3F3"/>
          </w:tcPr>
          <w:p w14:paraId="6958EE9A"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shd w:val="clear" w:color="auto" w:fill="F3F3F3"/>
          </w:tcPr>
          <w:p w14:paraId="13C66C41"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shd w:val="clear" w:color="auto" w:fill="F3F3F3"/>
          </w:tcPr>
          <w:p w14:paraId="3E33B914"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shd w:val="clear" w:color="auto" w:fill="F3F3F3"/>
          </w:tcPr>
          <w:p w14:paraId="61500855"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shd w:val="clear" w:color="auto" w:fill="F3F3F3"/>
          </w:tcPr>
          <w:p w14:paraId="565C9D70"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05BC4CFA" w14:textId="77777777" w:rsidTr="00C73489">
        <w:tc>
          <w:tcPr>
            <w:tcW w:w="1311" w:type="dxa"/>
          </w:tcPr>
          <w:p w14:paraId="2E0F7A84"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tcPr>
          <w:p w14:paraId="22DBE855"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tcPr>
          <w:p w14:paraId="696CB834"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tcPr>
          <w:p w14:paraId="0AE38CFE"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tcPr>
          <w:p w14:paraId="56A4A78A"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611BC828" w14:textId="77777777" w:rsidTr="00C73489">
        <w:tc>
          <w:tcPr>
            <w:tcW w:w="1311" w:type="dxa"/>
          </w:tcPr>
          <w:p w14:paraId="23E1BF41"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846" w:type="dxa"/>
          </w:tcPr>
          <w:p w14:paraId="2672EF71"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903" w:type="dxa"/>
          </w:tcPr>
          <w:p w14:paraId="225878D3"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4010" w:type="dxa"/>
          </w:tcPr>
          <w:p w14:paraId="37200806"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c>
          <w:tcPr>
            <w:tcW w:w="1750" w:type="dxa"/>
          </w:tcPr>
          <w:p w14:paraId="62E0B20F" w14:textId="77777777" w:rsidR="00E779AC" w:rsidRPr="00E779AC" w:rsidRDefault="00E779AC" w:rsidP="00C73489">
            <w:pPr>
              <w:adjustRightInd w:val="0"/>
              <w:spacing w:after="100" w:afterAutospacing="1" w:line="360" w:lineRule="auto"/>
              <w:contextualSpacing/>
              <w:jc w:val="center"/>
              <w:rPr>
                <w:color w:val="000000"/>
                <w:sz w:val="26"/>
                <w:szCs w:val="26"/>
                <w:vertAlign w:val="superscript"/>
              </w:rPr>
            </w:pPr>
          </w:p>
        </w:tc>
      </w:tr>
      <w:tr w:rsidR="00E779AC" w:rsidRPr="00E779AC" w14:paraId="225D00F3" w14:textId="77777777" w:rsidTr="00C73489">
        <w:tc>
          <w:tcPr>
            <w:tcW w:w="1311" w:type="dxa"/>
          </w:tcPr>
          <w:p w14:paraId="01DA9727"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tcPr>
          <w:p w14:paraId="39E566DF"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tcPr>
          <w:p w14:paraId="30A8393B"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tcPr>
          <w:p w14:paraId="40A84A1A"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tcPr>
          <w:p w14:paraId="132F8DBB"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6E22A276" w14:textId="77777777" w:rsidTr="00C73489">
        <w:tc>
          <w:tcPr>
            <w:tcW w:w="1311" w:type="dxa"/>
          </w:tcPr>
          <w:p w14:paraId="64FA1EBA"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tcPr>
          <w:p w14:paraId="6A79A51A"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tcPr>
          <w:p w14:paraId="57BFC6FD"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tcPr>
          <w:p w14:paraId="7341AB01"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tcPr>
          <w:p w14:paraId="394A3010"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r w:rsidR="00E779AC" w:rsidRPr="00E779AC" w14:paraId="3D3E26C3" w14:textId="77777777" w:rsidTr="00C73489">
        <w:tc>
          <w:tcPr>
            <w:tcW w:w="1311" w:type="dxa"/>
          </w:tcPr>
          <w:p w14:paraId="41BF821A"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846" w:type="dxa"/>
          </w:tcPr>
          <w:p w14:paraId="6AEEF563"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903" w:type="dxa"/>
          </w:tcPr>
          <w:p w14:paraId="6C48BDEA"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4010" w:type="dxa"/>
          </w:tcPr>
          <w:p w14:paraId="3DAAAA07" w14:textId="77777777" w:rsidR="00E779AC" w:rsidRPr="00E779AC" w:rsidRDefault="00E779AC" w:rsidP="00C73489">
            <w:pPr>
              <w:adjustRightInd w:val="0"/>
              <w:spacing w:after="100" w:afterAutospacing="1" w:line="360" w:lineRule="auto"/>
              <w:contextualSpacing/>
              <w:jc w:val="center"/>
              <w:rPr>
                <w:color w:val="000000"/>
                <w:sz w:val="26"/>
                <w:szCs w:val="26"/>
              </w:rPr>
            </w:pPr>
          </w:p>
        </w:tc>
        <w:tc>
          <w:tcPr>
            <w:tcW w:w="1750" w:type="dxa"/>
          </w:tcPr>
          <w:p w14:paraId="5749974C" w14:textId="77777777" w:rsidR="00E779AC" w:rsidRPr="00E779AC" w:rsidRDefault="00E779AC" w:rsidP="00C73489">
            <w:pPr>
              <w:adjustRightInd w:val="0"/>
              <w:spacing w:after="100" w:afterAutospacing="1" w:line="360" w:lineRule="auto"/>
              <w:contextualSpacing/>
              <w:jc w:val="center"/>
              <w:rPr>
                <w:color w:val="000000"/>
                <w:sz w:val="26"/>
                <w:szCs w:val="26"/>
              </w:rPr>
            </w:pPr>
          </w:p>
        </w:tc>
      </w:tr>
    </w:tbl>
    <w:p w14:paraId="1461CCC0" w14:textId="77777777" w:rsidR="00E779AC" w:rsidRDefault="00E779AC" w:rsidP="00EE09C5">
      <w:pPr>
        <w:tabs>
          <w:tab w:val="left" w:pos="4191"/>
        </w:tabs>
        <w:rPr>
          <w:b/>
          <w:sz w:val="28"/>
          <w:szCs w:val="28"/>
        </w:rPr>
      </w:pPr>
    </w:p>
    <w:p w14:paraId="06F8A74A" w14:textId="77777777" w:rsidR="00E779AC" w:rsidRDefault="00E779AC" w:rsidP="00EE09C5">
      <w:pPr>
        <w:tabs>
          <w:tab w:val="left" w:pos="4191"/>
        </w:tabs>
        <w:rPr>
          <w:b/>
          <w:sz w:val="28"/>
          <w:szCs w:val="28"/>
        </w:rPr>
      </w:pPr>
    </w:p>
    <w:p w14:paraId="0C366494" w14:textId="77777777" w:rsidR="00E779AC" w:rsidRDefault="00E779AC" w:rsidP="00EE09C5">
      <w:pPr>
        <w:tabs>
          <w:tab w:val="left" w:pos="4191"/>
        </w:tabs>
        <w:rPr>
          <w:b/>
          <w:sz w:val="28"/>
          <w:szCs w:val="28"/>
        </w:rPr>
      </w:pPr>
    </w:p>
    <w:p w14:paraId="1DBD3911" w14:textId="77777777" w:rsidR="00E779AC" w:rsidRDefault="00E779AC" w:rsidP="00EE09C5">
      <w:pPr>
        <w:tabs>
          <w:tab w:val="left" w:pos="4191"/>
        </w:tabs>
        <w:rPr>
          <w:b/>
          <w:sz w:val="28"/>
          <w:szCs w:val="28"/>
        </w:rPr>
      </w:pPr>
    </w:p>
    <w:p w14:paraId="7F42F699" w14:textId="77777777" w:rsidR="00E779AC" w:rsidRPr="00E779AC" w:rsidRDefault="00E779AC" w:rsidP="00E779AC">
      <w:pPr>
        <w:jc w:val="center"/>
        <w:outlineLvl w:val="0"/>
        <w:rPr>
          <w:b/>
          <w:sz w:val="26"/>
          <w:szCs w:val="26"/>
        </w:rPr>
      </w:pPr>
      <w:bookmarkStart w:id="1" w:name="_Toc310321897"/>
      <w:r w:rsidRPr="00E779AC">
        <w:rPr>
          <w:b/>
          <w:sz w:val="26"/>
          <w:szCs w:val="26"/>
        </w:rPr>
        <w:lastRenderedPageBreak/>
        <w:t>TRANG KÝ</w:t>
      </w:r>
      <w:bookmarkEnd w:id="1"/>
    </w:p>
    <w:p w14:paraId="46FB38FA" w14:textId="77777777" w:rsidR="00E779AC" w:rsidRPr="00E779AC" w:rsidRDefault="00E779AC" w:rsidP="00E779AC">
      <w:pPr>
        <w:spacing w:after="100" w:afterAutospacing="1" w:line="360" w:lineRule="auto"/>
        <w:rPr>
          <w:b/>
          <w:bCs/>
          <w:sz w:val="26"/>
          <w:szCs w:val="26"/>
        </w:rPr>
      </w:pPr>
    </w:p>
    <w:p w14:paraId="2EC5B027" w14:textId="77777777" w:rsidR="00E779AC" w:rsidRPr="00E779AC" w:rsidRDefault="00E779AC" w:rsidP="00E779AC">
      <w:pPr>
        <w:spacing w:after="100" w:afterAutospacing="1"/>
        <w:rPr>
          <w:sz w:val="26"/>
          <w:szCs w:val="26"/>
          <w:u w:val="single"/>
        </w:rPr>
      </w:pPr>
      <w:r w:rsidRPr="00E779AC">
        <w:rPr>
          <w:b/>
          <w:bCs/>
          <w:sz w:val="26"/>
          <w:szCs w:val="26"/>
        </w:rPr>
        <w:t>THỰC HIỆN:</w:t>
      </w:r>
      <w:r w:rsidRPr="00E779AC">
        <w:rPr>
          <w:sz w:val="26"/>
          <w:szCs w:val="26"/>
        </w:rPr>
        <w:tab/>
      </w:r>
      <w:r w:rsidRPr="00E779AC">
        <w:rPr>
          <w:b/>
          <w:sz w:val="26"/>
          <w:szCs w:val="26"/>
        </w:rPr>
        <w:t>Nguyễn Thị Bích Ánh</w:t>
      </w:r>
      <w:r w:rsidRPr="00E779AC">
        <w:rPr>
          <w:sz w:val="26"/>
          <w:szCs w:val="26"/>
        </w:rPr>
        <w:tab/>
      </w:r>
      <w:r w:rsidRPr="00E779AC">
        <w:rPr>
          <w:sz w:val="26"/>
          <w:szCs w:val="26"/>
        </w:rPr>
        <w:tab/>
        <w:t>22/04/2015</w:t>
      </w:r>
      <w:r w:rsidRPr="00E779AC">
        <w:rPr>
          <w:sz w:val="26"/>
          <w:szCs w:val="26"/>
          <w:u w:val="single"/>
        </w:rPr>
        <w:tab/>
      </w:r>
      <w:r w:rsidRPr="00E779AC">
        <w:rPr>
          <w:sz w:val="26"/>
          <w:szCs w:val="26"/>
          <w:u w:val="single"/>
        </w:rPr>
        <w:tab/>
      </w:r>
      <w:r w:rsidRPr="00E779AC">
        <w:rPr>
          <w:sz w:val="26"/>
          <w:szCs w:val="26"/>
          <w:u w:val="single"/>
        </w:rPr>
        <w:tab/>
      </w:r>
    </w:p>
    <w:p w14:paraId="7103A022" w14:textId="77777777" w:rsidR="00E779AC" w:rsidRPr="00E779AC" w:rsidRDefault="00E779AC" w:rsidP="00E779AC">
      <w:pPr>
        <w:spacing w:after="100" w:afterAutospacing="1"/>
        <w:ind w:left="1267" w:firstLine="173"/>
        <w:rPr>
          <w:sz w:val="26"/>
          <w:szCs w:val="26"/>
        </w:rPr>
      </w:pPr>
      <w:r w:rsidRPr="00E779AC">
        <w:rPr>
          <w:sz w:val="26"/>
          <w:szCs w:val="26"/>
        </w:rPr>
        <w:tab/>
        <w:t>Chuyên viên quản lý Rủi ro Hoạt động – Khối QLRR</w:t>
      </w:r>
    </w:p>
    <w:p w14:paraId="33231BA2" w14:textId="77777777" w:rsidR="00E779AC" w:rsidRPr="00E779AC" w:rsidRDefault="00E779AC" w:rsidP="00E779AC">
      <w:pPr>
        <w:spacing w:after="100" w:afterAutospacing="1"/>
        <w:ind w:left="1440" w:firstLine="720"/>
        <w:rPr>
          <w:sz w:val="26"/>
          <w:szCs w:val="26"/>
          <w:u w:val="single"/>
        </w:rPr>
      </w:pPr>
      <w:r w:rsidRPr="00E779AC">
        <w:rPr>
          <w:b/>
          <w:sz w:val="26"/>
          <w:szCs w:val="26"/>
        </w:rPr>
        <w:t>Nguyễn Thu Hiền</w:t>
      </w:r>
      <w:r w:rsidRPr="00E779AC">
        <w:rPr>
          <w:sz w:val="26"/>
          <w:szCs w:val="26"/>
        </w:rPr>
        <w:tab/>
      </w:r>
      <w:r w:rsidRPr="00E779AC">
        <w:rPr>
          <w:sz w:val="26"/>
          <w:szCs w:val="26"/>
        </w:rPr>
        <w:tab/>
      </w:r>
      <w:r w:rsidRPr="00E779AC">
        <w:rPr>
          <w:sz w:val="26"/>
          <w:szCs w:val="26"/>
        </w:rPr>
        <w:tab/>
        <w:t>22/04/2015</w:t>
      </w:r>
      <w:r w:rsidRPr="00E779AC">
        <w:rPr>
          <w:sz w:val="26"/>
          <w:szCs w:val="26"/>
          <w:u w:val="single"/>
        </w:rPr>
        <w:tab/>
      </w:r>
      <w:r w:rsidRPr="00E779AC">
        <w:rPr>
          <w:sz w:val="26"/>
          <w:szCs w:val="26"/>
          <w:u w:val="single"/>
        </w:rPr>
        <w:tab/>
      </w:r>
      <w:r w:rsidRPr="00E779AC">
        <w:rPr>
          <w:sz w:val="26"/>
          <w:szCs w:val="26"/>
          <w:u w:val="single"/>
        </w:rPr>
        <w:tab/>
      </w:r>
    </w:p>
    <w:p w14:paraId="64E7E340" w14:textId="77777777" w:rsidR="00E779AC" w:rsidRPr="00E779AC" w:rsidRDefault="00E779AC" w:rsidP="00E779AC">
      <w:pPr>
        <w:spacing w:after="100" w:afterAutospacing="1"/>
        <w:ind w:left="1267" w:firstLine="173"/>
        <w:rPr>
          <w:sz w:val="26"/>
          <w:szCs w:val="26"/>
        </w:rPr>
      </w:pPr>
      <w:r w:rsidRPr="00E779AC">
        <w:rPr>
          <w:sz w:val="26"/>
          <w:szCs w:val="26"/>
        </w:rPr>
        <w:tab/>
        <w:t>Chuyên viên phân tích nghiệp vụ - M1Tech</w:t>
      </w:r>
    </w:p>
    <w:p w14:paraId="2F060071" w14:textId="77777777" w:rsidR="00E779AC" w:rsidRPr="00E779AC" w:rsidRDefault="00E779AC" w:rsidP="00E779AC">
      <w:pPr>
        <w:spacing w:after="100" w:afterAutospacing="1"/>
        <w:ind w:left="1267" w:firstLine="173"/>
        <w:rPr>
          <w:sz w:val="26"/>
          <w:szCs w:val="26"/>
        </w:rPr>
      </w:pPr>
    </w:p>
    <w:p w14:paraId="144BC200" w14:textId="77777777" w:rsidR="00E779AC" w:rsidRPr="00E779AC" w:rsidRDefault="00E779AC" w:rsidP="00E779AC">
      <w:pPr>
        <w:spacing w:after="100" w:afterAutospacing="1"/>
        <w:ind w:left="1267" w:firstLine="173"/>
        <w:rPr>
          <w:sz w:val="26"/>
          <w:szCs w:val="26"/>
        </w:rPr>
      </w:pPr>
    </w:p>
    <w:p w14:paraId="395E3066" w14:textId="77777777" w:rsidR="00E779AC" w:rsidRPr="00E779AC" w:rsidRDefault="00E779AC" w:rsidP="00E779AC">
      <w:pPr>
        <w:spacing w:after="100" w:afterAutospacing="1"/>
        <w:rPr>
          <w:sz w:val="26"/>
          <w:szCs w:val="26"/>
          <w:u w:val="single"/>
        </w:rPr>
      </w:pPr>
      <w:r w:rsidRPr="00E779AC">
        <w:rPr>
          <w:b/>
          <w:bCs/>
          <w:sz w:val="26"/>
          <w:szCs w:val="26"/>
        </w:rPr>
        <w:t>XEM XÉT:</w:t>
      </w:r>
      <w:r w:rsidRPr="00E779AC">
        <w:rPr>
          <w:sz w:val="26"/>
          <w:szCs w:val="26"/>
        </w:rPr>
        <w:tab/>
      </w:r>
      <w:r w:rsidRPr="00E779AC">
        <w:rPr>
          <w:sz w:val="26"/>
          <w:szCs w:val="26"/>
        </w:rPr>
        <w:tab/>
      </w:r>
      <w:r w:rsidRPr="00E779AC">
        <w:rPr>
          <w:b/>
          <w:sz w:val="26"/>
          <w:szCs w:val="26"/>
        </w:rPr>
        <w:t>Bùi Mạnh Hưng</w:t>
      </w:r>
      <w:r w:rsidRPr="00E779AC">
        <w:rPr>
          <w:sz w:val="26"/>
          <w:szCs w:val="26"/>
        </w:rPr>
        <w:tab/>
      </w:r>
      <w:r w:rsidRPr="00E779AC">
        <w:rPr>
          <w:sz w:val="26"/>
          <w:szCs w:val="26"/>
        </w:rPr>
        <w:tab/>
      </w:r>
      <w:r w:rsidRPr="00E779AC">
        <w:rPr>
          <w:sz w:val="26"/>
          <w:szCs w:val="26"/>
        </w:rPr>
        <w:tab/>
        <w:t>22/04/2015</w:t>
      </w:r>
      <w:r w:rsidRPr="00E779AC">
        <w:rPr>
          <w:sz w:val="26"/>
          <w:szCs w:val="26"/>
          <w:u w:val="single"/>
        </w:rPr>
        <w:tab/>
      </w:r>
      <w:r w:rsidRPr="00E779AC">
        <w:rPr>
          <w:sz w:val="26"/>
          <w:szCs w:val="26"/>
          <w:u w:val="single"/>
        </w:rPr>
        <w:tab/>
      </w:r>
      <w:r w:rsidRPr="00E779AC">
        <w:rPr>
          <w:sz w:val="26"/>
          <w:szCs w:val="26"/>
          <w:u w:val="single"/>
        </w:rPr>
        <w:tab/>
      </w:r>
    </w:p>
    <w:p w14:paraId="6D738DF2" w14:textId="77777777" w:rsidR="00E779AC" w:rsidRPr="00E779AC" w:rsidRDefault="00E779AC" w:rsidP="00E779AC">
      <w:pPr>
        <w:spacing w:after="100" w:afterAutospacing="1"/>
        <w:ind w:left="1267" w:firstLine="173"/>
        <w:rPr>
          <w:sz w:val="26"/>
          <w:szCs w:val="26"/>
        </w:rPr>
      </w:pPr>
      <w:r w:rsidRPr="00E779AC">
        <w:rPr>
          <w:sz w:val="26"/>
          <w:szCs w:val="26"/>
        </w:rPr>
        <w:tab/>
        <w:t>Giám đốc QLRR Hoạt động – Khối QLRR</w:t>
      </w:r>
    </w:p>
    <w:p w14:paraId="05197567" w14:textId="77777777" w:rsidR="00E779AC" w:rsidRPr="00E779AC" w:rsidRDefault="00E779AC" w:rsidP="00E779AC">
      <w:pPr>
        <w:spacing w:after="100" w:afterAutospacing="1"/>
        <w:ind w:left="1440" w:firstLine="720"/>
        <w:rPr>
          <w:sz w:val="26"/>
          <w:szCs w:val="26"/>
          <w:u w:val="single"/>
        </w:rPr>
      </w:pPr>
      <w:r w:rsidRPr="00E779AC">
        <w:rPr>
          <w:b/>
          <w:sz w:val="26"/>
          <w:szCs w:val="26"/>
        </w:rPr>
        <w:t>Trần Văn Cường</w:t>
      </w:r>
      <w:r w:rsidRPr="00E779AC">
        <w:rPr>
          <w:sz w:val="26"/>
          <w:szCs w:val="26"/>
        </w:rPr>
        <w:tab/>
      </w:r>
      <w:r w:rsidRPr="00E779AC">
        <w:rPr>
          <w:sz w:val="26"/>
          <w:szCs w:val="26"/>
        </w:rPr>
        <w:tab/>
      </w:r>
      <w:r w:rsidRPr="00E779AC">
        <w:rPr>
          <w:sz w:val="26"/>
          <w:szCs w:val="26"/>
        </w:rPr>
        <w:tab/>
        <w:t>22/04/2015</w:t>
      </w:r>
      <w:r w:rsidRPr="00E779AC">
        <w:rPr>
          <w:sz w:val="26"/>
          <w:szCs w:val="26"/>
          <w:u w:val="single"/>
        </w:rPr>
        <w:tab/>
      </w:r>
      <w:r w:rsidRPr="00E779AC">
        <w:rPr>
          <w:sz w:val="26"/>
          <w:szCs w:val="26"/>
          <w:u w:val="single"/>
        </w:rPr>
        <w:tab/>
      </w:r>
      <w:r w:rsidRPr="00E779AC">
        <w:rPr>
          <w:sz w:val="26"/>
          <w:szCs w:val="26"/>
          <w:u w:val="single"/>
        </w:rPr>
        <w:tab/>
      </w:r>
    </w:p>
    <w:p w14:paraId="3CB9A6E4" w14:textId="77777777" w:rsidR="00E779AC" w:rsidRPr="00E779AC" w:rsidRDefault="00E779AC" w:rsidP="00E779AC">
      <w:pPr>
        <w:spacing w:after="100" w:afterAutospacing="1"/>
        <w:ind w:left="1267" w:firstLine="173"/>
        <w:rPr>
          <w:sz w:val="26"/>
          <w:szCs w:val="26"/>
        </w:rPr>
      </w:pPr>
      <w:r w:rsidRPr="00E779AC">
        <w:rPr>
          <w:sz w:val="26"/>
          <w:szCs w:val="26"/>
        </w:rPr>
        <w:tab/>
      </w:r>
      <w:r w:rsidR="00C37382">
        <w:rPr>
          <w:sz w:val="26"/>
          <w:szCs w:val="26"/>
        </w:rPr>
        <w:t>Giám đốc</w:t>
      </w:r>
      <w:r w:rsidRPr="00E779AC">
        <w:rPr>
          <w:sz w:val="26"/>
          <w:szCs w:val="26"/>
        </w:rPr>
        <w:t xml:space="preserve"> Phát Triển Ứng Dụng</w:t>
      </w:r>
    </w:p>
    <w:p w14:paraId="394454B1" w14:textId="77777777" w:rsidR="00E779AC" w:rsidRPr="00E779AC" w:rsidRDefault="00E779AC" w:rsidP="00E779AC">
      <w:pPr>
        <w:spacing w:after="100" w:afterAutospacing="1"/>
        <w:ind w:left="1267" w:firstLine="173"/>
        <w:rPr>
          <w:sz w:val="26"/>
          <w:szCs w:val="26"/>
        </w:rPr>
      </w:pPr>
    </w:p>
    <w:p w14:paraId="0D71D84E" w14:textId="77777777" w:rsidR="00E779AC" w:rsidRPr="00E779AC" w:rsidRDefault="00E779AC" w:rsidP="00E779AC">
      <w:pPr>
        <w:spacing w:after="100" w:afterAutospacing="1"/>
        <w:rPr>
          <w:b/>
          <w:bCs/>
          <w:sz w:val="26"/>
          <w:szCs w:val="26"/>
        </w:rPr>
      </w:pPr>
      <w:r w:rsidRPr="00E779AC">
        <w:rPr>
          <w:b/>
          <w:bCs/>
          <w:sz w:val="26"/>
          <w:szCs w:val="26"/>
        </w:rPr>
        <w:t>PHÊ DUYỆT:</w:t>
      </w:r>
    </w:p>
    <w:p w14:paraId="6383DF2E" w14:textId="77777777" w:rsidR="00E779AC" w:rsidRPr="00E779AC" w:rsidRDefault="00E779AC" w:rsidP="00E779AC">
      <w:pPr>
        <w:spacing w:after="100" w:afterAutospacing="1"/>
        <w:ind w:left="1440" w:firstLine="720"/>
        <w:rPr>
          <w:sz w:val="26"/>
          <w:szCs w:val="26"/>
          <w:u w:val="single"/>
        </w:rPr>
      </w:pPr>
      <w:r w:rsidRPr="00E779AC">
        <w:rPr>
          <w:b/>
          <w:sz w:val="26"/>
          <w:szCs w:val="26"/>
        </w:rPr>
        <w:t>Đỗ Thành Công</w:t>
      </w:r>
      <w:r w:rsidRPr="00E779AC">
        <w:rPr>
          <w:sz w:val="26"/>
          <w:szCs w:val="26"/>
        </w:rPr>
        <w:tab/>
      </w:r>
      <w:r w:rsidRPr="00E779AC">
        <w:rPr>
          <w:sz w:val="26"/>
          <w:szCs w:val="26"/>
        </w:rPr>
        <w:tab/>
      </w:r>
      <w:r w:rsidRPr="00E779AC">
        <w:rPr>
          <w:sz w:val="26"/>
          <w:szCs w:val="26"/>
        </w:rPr>
        <w:tab/>
        <w:t>22/04/2015</w:t>
      </w:r>
      <w:r w:rsidRPr="00E779AC">
        <w:rPr>
          <w:sz w:val="26"/>
          <w:szCs w:val="26"/>
          <w:u w:val="single"/>
        </w:rPr>
        <w:tab/>
      </w:r>
      <w:r w:rsidRPr="00E779AC">
        <w:rPr>
          <w:sz w:val="26"/>
          <w:szCs w:val="26"/>
          <w:u w:val="single"/>
        </w:rPr>
        <w:tab/>
      </w:r>
      <w:r w:rsidRPr="00E779AC">
        <w:rPr>
          <w:sz w:val="26"/>
          <w:szCs w:val="26"/>
          <w:u w:val="single"/>
        </w:rPr>
        <w:tab/>
      </w:r>
    </w:p>
    <w:p w14:paraId="5515E66A" w14:textId="77777777" w:rsidR="00E779AC" w:rsidRPr="00E779AC" w:rsidRDefault="00E779AC" w:rsidP="00E779AC">
      <w:pPr>
        <w:spacing w:after="100" w:afterAutospacing="1"/>
        <w:ind w:left="1267" w:firstLine="173"/>
        <w:rPr>
          <w:sz w:val="26"/>
          <w:szCs w:val="26"/>
        </w:rPr>
      </w:pPr>
      <w:r w:rsidRPr="00E779AC">
        <w:rPr>
          <w:sz w:val="26"/>
          <w:szCs w:val="26"/>
        </w:rPr>
        <w:tab/>
        <w:t>Phó Giám đốc Khối QLRR – Khối QLRR</w:t>
      </w:r>
    </w:p>
    <w:p w14:paraId="44355044" w14:textId="77777777" w:rsidR="00E779AC" w:rsidRPr="00E779AC" w:rsidRDefault="00E779AC" w:rsidP="00E779AC">
      <w:pPr>
        <w:spacing w:after="100" w:afterAutospacing="1"/>
        <w:ind w:left="1440" w:firstLine="720"/>
        <w:rPr>
          <w:sz w:val="26"/>
          <w:szCs w:val="26"/>
          <w:u w:val="single"/>
        </w:rPr>
      </w:pPr>
      <w:r w:rsidRPr="00E779AC">
        <w:rPr>
          <w:b/>
          <w:sz w:val="26"/>
          <w:szCs w:val="26"/>
        </w:rPr>
        <w:t>Trần Khắc Hiếu</w:t>
      </w:r>
      <w:r w:rsidRPr="00E779AC">
        <w:rPr>
          <w:sz w:val="26"/>
          <w:szCs w:val="26"/>
        </w:rPr>
        <w:tab/>
      </w:r>
      <w:r w:rsidRPr="00E779AC">
        <w:rPr>
          <w:sz w:val="26"/>
          <w:szCs w:val="26"/>
        </w:rPr>
        <w:tab/>
      </w:r>
      <w:r w:rsidRPr="00E779AC">
        <w:rPr>
          <w:sz w:val="26"/>
          <w:szCs w:val="26"/>
        </w:rPr>
        <w:tab/>
        <w:t>22/04/2015</w:t>
      </w:r>
      <w:r w:rsidRPr="00E779AC">
        <w:rPr>
          <w:sz w:val="26"/>
          <w:szCs w:val="26"/>
          <w:u w:val="single"/>
        </w:rPr>
        <w:tab/>
      </w:r>
      <w:r w:rsidRPr="00E779AC">
        <w:rPr>
          <w:sz w:val="26"/>
          <w:szCs w:val="26"/>
          <w:u w:val="single"/>
        </w:rPr>
        <w:tab/>
      </w:r>
      <w:r w:rsidRPr="00E779AC">
        <w:rPr>
          <w:sz w:val="26"/>
          <w:szCs w:val="26"/>
          <w:u w:val="single"/>
        </w:rPr>
        <w:tab/>
      </w:r>
    </w:p>
    <w:p w14:paraId="4C551FC9" w14:textId="77777777" w:rsidR="00E779AC" w:rsidRPr="00E779AC" w:rsidRDefault="00E779AC" w:rsidP="00E779AC">
      <w:pPr>
        <w:spacing w:after="100" w:afterAutospacing="1"/>
        <w:ind w:left="1267" w:firstLine="173"/>
        <w:rPr>
          <w:sz w:val="26"/>
          <w:szCs w:val="26"/>
        </w:rPr>
      </w:pPr>
      <w:r w:rsidRPr="00E779AC">
        <w:rPr>
          <w:sz w:val="26"/>
          <w:szCs w:val="26"/>
        </w:rPr>
        <w:tab/>
        <w:t xml:space="preserve">Giám Đốc Trung Tâm Phát Triển </w:t>
      </w:r>
    </w:p>
    <w:p w14:paraId="78B14F1D" w14:textId="77777777" w:rsidR="00E779AC" w:rsidRDefault="00E779AC" w:rsidP="00EE09C5">
      <w:pPr>
        <w:tabs>
          <w:tab w:val="left" w:pos="4191"/>
        </w:tabs>
        <w:rPr>
          <w:b/>
          <w:sz w:val="28"/>
          <w:szCs w:val="28"/>
        </w:rPr>
      </w:pPr>
    </w:p>
    <w:p w14:paraId="4534F75B" w14:textId="77777777" w:rsidR="00E779AC" w:rsidRDefault="00E779AC" w:rsidP="00EE09C5">
      <w:pPr>
        <w:tabs>
          <w:tab w:val="left" w:pos="4191"/>
        </w:tabs>
        <w:rPr>
          <w:b/>
          <w:sz w:val="28"/>
          <w:szCs w:val="28"/>
        </w:rPr>
      </w:pPr>
    </w:p>
    <w:p w14:paraId="1C024696" w14:textId="77777777" w:rsidR="00E779AC" w:rsidRDefault="00E779AC" w:rsidP="00EE09C5">
      <w:pPr>
        <w:tabs>
          <w:tab w:val="left" w:pos="4191"/>
        </w:tabs>
        <w:rPr>
          <w:b/>
          <w:sz w:val="28"/>
          <w:szCs w:val="28"/>
        </w:rPr>
      </w:pPr>
    </w:p>
    <w:p w14:paraId="1E5AAAE2" w14:textId="77777777" w:rsidR="00C92363" w:rsidRDefault="00EE09C5" w:rsidP="00E779AC">
      <w:pPr>
        <w:tabs>
          <w:tab w:val="left" w:pos="4191"/>
        </w:tabs>
        <w:jc w:val="center"/>
        <w:rPr>
          <w:b/>
          <w:sz w:val="28"/>
          <w:szCs w:val="28"/>
        </w:rPr>
      </w:pPr>
      <w:r>
        <w:rPr>
          <w:b/>
          <w:sz w:val="28"/>
          <w:szCs w:val="28"/>
        </w:rPr>
        <w:lastRenderedPageBreak/>
        <w:t>MỤC LỤC</w:t>
      </w:r>
    </w:p>
    <w:p w14:paraId="175A5108" w14:textId="77777777" w:rsidR="00E779AC" w:rsidRPr="00E779AC" w:rsidRDefault="00E779AC" w:rsidP="004B7C3D">
      <w:pPr>
        <w:tabs>
          <w:tab w:val="left" w:pos="4191"/>
        </w:tabs>
        <w:spacing w:after="100"/>
        <w:jc w:val="both"/>
        <w:rPr>
          <w:sz w:val="28"/>
          <w:szCs w:val="28"/>
        </w:rPr>
      </w:pPr>
      <w:r>
        <w:rPr>
          <w:b/>
          <w:sz w:val="28"/>
          <w:szCs w:val="28"/>
        </w:rPr>
        <w:t>YÊU CẦU NGƯỜI DÙNG</w:t>
      </w:r>
      <w:r w:rsidRPr="00E779AC">
        <w:rPr>
          <w:sz w:val="28"/>
          <w:szCs w:val="28"/>
        </w:rPr>
        <w:t>……………………………………………………….1</w:t>
      </w:r>
    </w:p>
    <w:p w14:paraId="7EE36AD5" w14:textId="77777777" w:rsidR="00E779AC" w:rsidRDefault="00E779AC" w:rsidP="004B7C3D">
      <w:pPr>
        <w:tabs>
          <w:tab w:val="left" w:pos="4191"/>
        </w:tabs>
        <w:spacing w:after="100"/>
        <w:jc w:val="both"/>
        <w:rPr>
          <w:b/>
          <w:sz w:val="28"/>
          <w:szCs w:val="28"/>
        </w:rPr>
      </w:pPr>
      <w:r>
        <w:rPr>
          <w:b/>
          <w:sz w:val="28"/>
          <w:szCs w:val="28"/>
        </w:rPr>
        <w:t>HỆ THỐNG QUẢN LÝ RỦI RO HOẠT ĐỘNG MSB</w:t>
      </w:r>
      <w:r w:rsidRPr="00E779AC">
        <w:rPr>
          <w:sz w:val="28"/>
          <w:szCs w:val="28"/>
        </w:rPr>
        <w:t>………………………</w:t>
      </w:r>
      <w:r>
        <w:rPr>
          <w:sz w:val="28"/>
          <w:szCs w:val="28"/>
        </w:rPr>
        <w:t>.</w:t>
      </w:r>
      <w:r w:rsidRPr="00E779AC">
        <w:rPr>
          <w:sz w:val="28"/>
          <w:szCs w:val="28"/>
        </w:rPr>
        <w:t>..1</w:t>
      </w:r>
    </w:p>
    <w:p w14:paraId="75865FCB" w14:textId="77777777" w:rsidR="00E779AC" w:rsidRDefault="00E779AC" w:rsidP="004B7C3D">
      <w:pPr>
        <w:tabs>
          <w:tab w:val="left" w:pos="4191"/>
        </w:tabs>
        <w:spacing w:after="100"/>
        <w:jc w:val="both"/>
        <w:rPr>
          <w:b/>
          <w:sz w:val="28"/>
          <w:szCs w:val="28"/>
        </w:rPr>
      </w:pPr>
      <w:r>
        <w:rPr>
          <w:b/>
          <w:sz w:val="28"/>
          <w:szCs w:val="28"/>
        </w:rPr>
        <w:t>BẢN GHI NHẬN THAY ĐỔI</w:t>
      </w:r>
      <w:r w:rsidRPr="00E779AC">
        <w:rPr>
          <w:sz w:val="28"/>
          <w:szCs w:val="28"/>
        </w:rPr>
        <w:t>…………………………………………………</w:t>
      </w:r>
      <w:r>
        <w:rPr>
          <w:sz w:val="28"/>
          <w:szCs w:val="28"/>
        </w:rPr>
        <w:t>...2</w:t>
      </w:r>
    </w:p>
    <w:p w14:paraId="3F15D6AC" w14:textId="77777777" w:rsidR="00E779AC" w:rsidRDefault="00E779AC" w:rsidP="004B7C3D">
      <w:pPr>
        <w:tabs>
          <w:tab w:val="left" w:pos="4191"/>
        </w:tabs>
        <w:spacing w:after="100"/>
        <w:jc w:val="both"/>
        <w:rPr>
          <w:b/>
          <w:sz w:val="28"/>
          <w:szCs w:val="28"/>
        </w:rPr>
      </w:pPr>
      <w:r>
        <w:rPr>
          <w:b/>
          <w:sz w:val="28"/>
          <w:szCs w:val="28"/>
        </w:rPr>
        <w:t>TRANG KÝ</w:t>
      </w:r>
      <w:r w:rsidRPr="00E779AC">
        <w:rPr>
          <w:sz w:val="28"/>
          <w:szCs w:val="28"/>
        </w:rPr>
        <w:t>……………………………………………………………………….</w:t>
      </w:r>
      <w:r>
        <w:rPr>
          <w:sz w:val="28"/>
          <w:szCs w:val="28"/>
        </w:rPr>
        <w:t>.</w:t>
      </w:r>
      <w:r w:rsidRPr="00E779AC">
        <w:rPr>
          <w:sz w:val="28"/>
          <w:szCs w:val="28"/>
        </w:rPr>
        <w:t>3</w:t>
      </w:r>
    </w:p>
    <w:p w14:paraId="43D95BED" w14:textId="77777777" w:rsidR="00E779AC" w:rsidRPr="00E779AC" w:rsidRDefault="00E779AC" w:rsidP="004B7C3D">
      <w:pPr>
        <w:tabs>
          <w:tab w:val="left" w:pos="4191"/>
        </w:tabs>
        <w:spacing w:after="100"/>
        <w:jc w:val="both"/>
        <w:rPr>
          <w:b/>
          <w:sz w:val="28"/>
          <w:szCs w:val="28"/>
        </w:rPr>
      </w:pPr>
      <w:r>
        <w:rPr>
          <w:b/>
          <w:sz w:val="28"/>
          <w:szCs w:val="28"/>
        </w:rPr>
        <w:t>MỤC LỤC</w:t>
      </w:r>
      <w:r w:rsidRPr="00E779AC">
        <w:rPr>
          <w:sz w:val="28"/>
          <w:szCs w:val="28"/>
        </w:rPr>
        <w:t>…………………………………………………………………………4</w:t>
      </w:r>
    </w:p>
    <w:p w14:paraId="04A86BF7" w14:textId="77777777" w:rsidR="0092053A" w:rsidRPr="00E779AC" w:rsidRDefault="00E779AC" w:rsidP="004B7C3D">
      <w:pPr>
        <w:pStyle w:val="ListParagraph"/>
        <w:numPr>
          <w:ilvl w:val="0"/>
          <w:numId w:val="1"/>
        </w:numPr>
        <w:tabs>
          <w:tab w:val="left" w:pos="540"/>
          <w:tab w:val="left" w:pos="4191"/>
        </w:tabs>
        <w:ind w:left="540" w:hanging="540"/>
        <w:jc w:val="both"/>
        <w:rPr>
          <w:b/>
          <w:sz w:val="26"/>
          <w:szCs w:val="26"/>
        </w:rPr>
      </w:pPr>
      <w:r>
        <w:rPr>
          <w:b/>
          <w:sz w:val="26"/>
          <w:szCs w:val="26"/>
        </w:rPr>
        <w:t>Giới thiệu</w:t>
      </w:r>
      <w:r w:rsidRPr="00E779AC">
        <w:rPr>
          <w:sz w:val="26"/>
          <w:szCs w:val="26"/>
        </w:rPr>
        <w:t>………………………………………………………………………</w:t>
      </w:r>
      <w:r>
        <w:rPr>
          <w:sz w:val="26"/>
          <w:szCs w:val="26"/>
        </w:rPr>
        <w:t>.</w:t>
      </w:r>
      <w:r w:rsidR="004B7C3D">
        <w:rPr>
          <w:sz w:val="26"/>
          <w:szCs w:val="26"/>
        </w:rPr>
        <w:t>..</w:t>
      </w:r>
      <w:r>
        <w:rPr>
          <w:sz w:val="26"/>
          <w:szCs w:val="26"/>
        </w:rPr>
        <w:t>..</w:t>
      </w:r>
      <w:r w:rsidRPr="00E779AC">
        <w:rPr>
          <w:sz w:val="26"/>
          <w:szCs w:val="26"/>
        </w:rPr>
        <w:t>..</w:t>
      </w:r>
      <w:r>
        <w:rPr>
          <w:sz w:val="26"/>
          <w:szCs w:val="26"/>
        </w:rPr>
        <w:t>.</w:t>
      </w:r>
      <w:r w:rsidRPr="00E779AC">
        <w:rPr>
          <w:sz w:val="26"/>
          <w:szCs w:val="26"/>
        </w:rPr>
        <w:t>5</w:t>
      </w:r>
    </w:p>
    <w:p w14:paraId="4C42A68A" w14:textId="77777777" w:rsidR="0092053A" w:rsidRPr="00C92363" w:rsidRDefault="00E779AC" w:rsidP="004B7C3D">
      <w:pPr>
        <w:pStyle w:val="ListParagraph"/>
        <w:numPr>
          <w:ilvl w:val="1"/>
          <w:numId w:val="1"/>
        </w:numPr>
        <w:tabs>
          <w:tab w:val="left" w:pos="4191"/>
        </w:tabs>
        <w:ind w:left="630" w:hanging="450"/>
        <w:jc w:val="both"/>
        <w:rPr>
          <w:b/>
          <w:sz w:val="26"/>
          <w:szCs w:val="26"/>
        </w:rPr>
      </w:pPr>
      <w:r w:rsidRPr="00E779AC">
        <w:rPr>
          <w:sz w:val="26"/>
          <w:szCs w:val="26"/>
        </w:rPr>
        <w:t>Tổngquan………………………………………………………………………….</w:t>
      </w:r>
      <w:r w:rsidR="004B7C3D">
        <w:rPr>
          <w:sz w:val="26"/>
          <w:szCs w:val="26"/>
        </w:rPr>
        <w:t>.</w:t>
      </w:r>
      <w:r w:rsidRPr="00E779AC">
        <w:rPr>
          <w:sz w:val="26"/>
          <w:szCs w:val="26"/>
        </w:rPr>
        <w:t>..5</w:t>
      </w:r>
    </w:p>
    <w:p w14:paraId="33FBE4BC" w14:textId="77777777" w:rsidR="0092053A" w:rsidRPr="00C92363" w:rsidRDefault="0092053A" w:rsidP="004B7C3D">
      <w:pPr>
        <w:pStyle w:val="ListParagraph"/>
        <w:numPr>
          <w:ilvl w:val="1"/>
          <w:numId w:val="1"/>
        </w:numPr>
        <w:tabs>
          <w:tab w:val="left" w:pos="630"/>
        </w:tabs>
        <w:ind w:left="990" w:hanging="810"/>
        <w:jc w:val="both"/>
        <w:rPr>
          <w:sz w:val="26"/>
          <w:szCs w:val="26"/>
        </w:rPr>
      </w:pPr>
      <w:r w:rsidRPr="00C92363">
        <w:rPr>
          <w:sz w:val="26"/>
          <w:szCs w:val="26"/>
        </w:rPr>
        <w:t>Mục đích</w:t>
      </w:r>
      <w:r w:rsidR="00E779AC" w:rsidRPr="00E779AC">
        <w:rPr>
          <w:sz w:val="26"/>
          <w:szCs w:val="26"/>
        </w:rPr>
        <w:t>…………………………………………………………………………</w:t>
      </w:r>
      <w:r w:rsidR="004B7C3D">
        <w:rPr>
          <w:sz w:val="26"/>
          <w:szCs w:val="26"/>
        </w:rPr>
        <w:t>.</w:t>
      </w:r>
      <w:r w:rsidR="00E779AC" w:rsidRPr="00E779AC">
        <w:rPr>
          <w:sz w:val="26"/>
          <w:szCs w:val="26"/>
        </w:rPr>
        <w:t>.</w:t>
      </w:r>
      <w:r w:rsidR="00E779AC">
        <w:rPr>
          <w:sz w:val="26"/>
          <w:szCs w:val="26"/>
        </w:rPr>
        <w:t>.</w:t>
      </w:r>
      <w:r w:rsidR="00E779AC" w:rsidRPr="00E779AC">
        <w:rPr>
          <w:sz w:val="26"/>
          <w:szCs w:val="26"/>
        </w:rPr>
        <w:t>..5</w:t>
      </w:r>
    </w:p>
    <w:p w14:paraId="6182C9A6" w14:textId="77777777" w:rsidR="0092053A" w:rsidRPr="00C92363" w:rsidRDefault="0092053A" w:rsidP="004B7C3D">
      <w:pPr>
        <w:pStyle w:val="ListParagraph"/>
        <w:numPr>
          <w:ilvl w:val="1"/>
          <w:numId w:val="1"/>
        </w:numPr>
        <w:tabs>
          <w:tab w:val="left" w:pos="630"/>
          <w:tab w:val="left" w:pos="4191"/>
        </w:tabs>
        <w:ind w:left="990" w:hanging="810"/>
        <w:jc w:val="both"/>
        <w:rPr>
          <w:sz w:val="26"/>
          <w:szCs w:val="26"/>
        </w:rPr>
      </w:pPr>
      <w:r w:rsidRPr="00C92363">
        <w:rPr>
          <w:sz w:val="26"/>
          <w:szCs w:val="26"/>
        </w:rPr>
        <w:t>Phạm vi</w:t>
      </w:r>
      <w:r w:rsidR="00F24329" w:rsidRPr="00E779AC">
        <w:rPr>
          <w:sz w:val="26"/>
          <w:szCs w:val="26"/>
        </w:rPr>
        <w:t>…………………………………………………………………………</w:t>
      </w:r>
      <w:r w:rsidR="00F24329">
        <w:rPr>
          <w:sz w:val="26"/>
          <w:szCs w:val="26"/>
        </w:rPr>
        <w:t>…</w:t>
      </w:r>
      <w:r w:rsidR="004B7C3D">
        <w:rPr>
          <w:sz w:val="26"/>
          <w:szCs w:val="26"/>
        </w:rPr>
        <w:t>.</w:t>
      </w:r>
      <w:r w:rsidR="00F24329" w:rsidRPr="00E779AC">
        <w:rPr>
          <w:sz w:val="26"/>
          <w:szCs w:val="26"/>
        </w:rPr>
        <w:t>..5</w:t>
      </w:r>
    </w:p>
    <w:p w14:paraId="717EDED6" w14:textId="77777777" w:rsidR="0092053A" w:rsidRPr="00C92363" w:rsidRDefault="0092053A" w:rsidP="004B7C3D">
      <w:pPr>
        <w:pStyle w:val="ListParagraph"/>
        <w:numPr>
          <w:ilvl w:val="1"/>
          <w:numId w:val="1"/>
        </w:numPr>
        <w:tabs>
          <w:tab w:val="left" w:pos="630"/>
          <w:tab w:val="left" w:pos="4191"/>
        </w:tabs>
        <w:ind w:left="990" w:hanging="810"/>
        <w:jc w:val="both"/>
        <w:rPr>
          <w:sz w:val="26"/>
          <w:szCs w:val="26"/>
        </w:rPr>
      </w:pPr>
      <w:r w:rsidRPr="00C92363">
        <w:rPr>
          <w:sz w:val="26"/>
          <w:szCs w:val="26"/>
        </w:rPr>
        <w:t>Thuật ngữ và từ viết tắt</w:t>
      </w:r>
      <w:r w:rsidR="00F24329" w:rsidRPr="00E779AC">
        <w:rPr>
          <w:sz w:val="26"/>
          <w:szCs w:val="26"/>
        </w:rPr>
        <w:t>…………………………………………………………</w:t>
      </w:r>
      <w:r w:rsidR="00F24329">
        <w:rPr>
          <w:sz w:val="26"/>
          <w:szCs w:val="26"/>
        </w:rPr>
        <w:t>.</w:t>
      </w:r>
      <w:r w:rsidR="00F24329" w:rsidRPr="00E779AC">
        <w:rPr>
          <w:sz w:val="26"/>
          <w:szCs w:val="26"/>
        </w:rPr>
        <w:t>.</w:t>
      </w:r>
      <w:r w:rsidR="00F24329">
        <w:rPr>
          <w:sz w:val="26"/>
          <w:szCs w:val="26"/>
        </w:rPr>
        <w:t>.</w:t>
      </w:r>
      <w:r w:rsidR="00F24329" w:rsidRPr="00E779AC">
        <w:rPr>
          <w:sz w:val="26"/>
          <w:szCs w:val="26"/>
        </w:rPr>
        <w:t>..5</w:t>
      </w:r>
    </w:p>
    <w:p w14:paraId="2B37A969" w14:textId="77777777" w:rsidR="0092053A" w:rsidRPr="00C92363" w:rsidRDefault="0092053A" w:rsidP="004B7C3D">
      <w:pPr>
        <w:pStyle w:val="ListParagraph"/>
        <w:numPr>
          <w:ilvl w:val="1"/>
          <w:numId w:val="1"/>
        </w:numPr>
        <w:tabs>
          <w:tab w:val="left" w:pos="630"/>
          <w:tab w:val="left" w:pos="2700"/>
        </w:tabs>
        <w:ind w:left="990" w:hanging="810"/>
        <w:jc w:val="both"/>
        <w:rPr>
          <w:sz w:val="26"/>
          <w:szCs w:val="26"/>
        </w:rPr>
      </w:pPr>
      <w:r w:rsidRPr="00C92363">
        <w:rPr>
          <w:sz w:val="26"/>
          <w:szCs w:val="26"/>
        </w:rPr>
        <w:t>Tài liệu tham khảo</w:t>
      </w:r>
      <w:r w:rsidR="00F24329" w:rsidRPr="00E779AC">
        <w:rPr>
          <w:sz w:val="26"/>
          <w:szCs w:val="26"/>
        </w:rPr>
        <w:t>………………………………………………………………</w:t>
      </w:r>
      <w:r w:rsidR="00F24329">
        <w:rPr>
          <w:sz w:val="26"/>
          <w:szCs w:val="26"/>
        </w:rPr>
        <w:t>.</w:t>
      </w:r>
      <w:r w:rsidR="00F24329" w:rsidRPr="00E779AC">
        <w:rPr>
          <w:sz w:val="26"/>
          <w:szCs w:val="26"/>
        </w:rPr>
        <w:t>.</w:t>
      </w:r>
      <w:r w:rsidR="00F24329">
        <w:rPr>
          <w:sz w:val="26"/>
          <w:szCs w:val="26"/>
        </w:rPr>
        <w:t>.</w:t>
      </w:r>
      <w:r w:rsidR="00F24329" w:rsidRPr="00E779AC">
        <w:rPr>
          <w:sz w:val="26"/>
          <w:szCs w:val="26"/>
        </w:rPr>
        <w:t>..</w:t>
      </w:r>
      <w:r w:rsidR="00F508A3">
        <w:rPr>
          <w:sz w:val="26"/>
          <w:szCs w:val="26"/>
        </w:rPr>
        <w:t>6</w:t>
      </w:r>
    </w:p>
    <w:p w14:paraId="116AE9C1" w14:textId="77777777" w:rsidR="0092053A" w:rsidRPr="00C92363" w:rsidRDefault="0092053A" w:rsidP="004B7C3D">
      <w:pPr>
        <w:pStyle w:val="ListParagraph"/>
        <w:numPr>
          <w:ilvl w:val="0"/>
          <w:numId w:val="1"/>
        </w:numPr>
        <w:tabs>
          <w:tab w:val="left" w:pos="720"/>
          <w:tab w:val="left" w:pos="4191"/>
        </w:tabs>
        <w:ind w:left="540" w:hanging="540"/>
        <w:jc w:val="both"/>
        <w:rPr>
          <w:b/>
          <w:sz w:val="26"/>
          <w:szCs w:val="26"/>
        </w:rPr>
      </w:pPr>
      <w:r w:rsidRPr="00C92363">
        <w:rPr>
          <w:b/>
          <w:sz w:val="26"/>
          <w:szCs w:val="26"/>
        </w:rPr>
        <w:t>Vị trí của phần mềm Quản lý Rủi ro Hoạt động 3.3</w:t>
      </w:r>
      <w:r w:rsidR="00F24329" w:rsidRPr="00E779AC">
        <w:rPr>
          <w:sz w:val="26"/>
          <w:szCs w:val="26"/>
        </w:rPr>
        <w:t>……………………</w:t>
      </w:r>
      <w:r w:rsidR="00F24329">
        <w:rPr>
          <w:sz w:val="26"/>
          <w:szCs w:val="26"/>
        </w:rPr>
        <w:t>..</w:t>
      </w:r>
      <w:r w:rsidR="00F24329" w:rsidRPr="00E779AC">
        <w:rPr>
          <w:sz w:val="26"/>
          <w:szCs w:val="26"/>
        </w:rPr>
        <w:t>…</w:t>
      </w:r>
      <w:r w:rsidR="00F24329">
        <w:rPr>
          <w:sz w:val="26"/>
          <w:szCs w:val="26"/>
        </w:rPr>
        <w:t>.</w:t>
      </w:r>
      <w:r w:rsidR="00F24329" w:rsidRPr="00E779AC">
        <w:rPr>
          <w:sz w:val="26"/>
          <w:szCs w:val="26"/>
        </w:rPr>
        <w:t>.</w:t>
      </w:r>
      <w:r w:rsidR="00F24329">
        <w:rPr>
          <w:sz w:val="26"/>
          <w:szCs w:val="26"/>
        </w:rPr>
        <w:t>.</w:t>
      </w:r>
      <w:r w:rsidR="004B7C3D">
        <w:rPr>
          <w:sz w:val="26"/>
          <w:szCs w:val="26"/>
        </w:rPr>
        <w:t>.</w:t>
      </w:r>
      <w:r w:rsidR="00F24329" w:rsidRPr="00E779AC">
        <w:rPr>
          <w:sz w:val="26"/>
          <w:szCs w:val="26"/>
        </w:rPr>
        <w:t>..</w:t>
      </w:r>
      <w:r w:rsidR="00F508A3">
        <w:rPr>
          <w:sz w:val="26"/>
          <w:szCs w:val="26"/>
        </w:rPr>
        <w:t>6</w:t>
      </w:r>
    </w:p>
    <w:p w14:paraId="4D9644F7" w14:textId="77777777" w:rsidR="0092053A" w:rsidRPr="00C92363" w:rsidRDefault="0092053A" w:rsidP="004B7C3D">
      <w:pPr>
        <w:pStyle w:val="ListParagraph"/>
        <w:numPr>
          <w:ilvl w:val="1"/>
          <w:numId w:val="1"/>
        </w:numPr>
        <w:tabs>
          <w:tab w:val="left" w:pos="630"/>
        </w:tabs>
        <w:ind w:left="630" w:hanging="450"/>
        <w:jc w:val="both"/>
        <w:rPr>
          <w:sz w:val="26"/>
          <w:szCs w:val="26"/>
        </w:rPr>
      </w:pPr>
      <w:r w:rsidRPr="00C92363">
        <w:rPr>
          <w:sz w:val="26"/>
          <w:szCs w:val="26"/>
        </w:rPr>
        <w:t>Lợi ích đem lại</w:t>
      </w:r>
      <w:r w:rsidR="00F24329" w:rsidRPr="00E779AC">
        <w:rPr>
          <w:sz w:val="26"/>
          <w:szCs w:val="26"/>
        </w:rPr>
        <w:t>………………………………………………………………</w:t>
      </w:r>
      <w:r w:rsidR="00F24329">
        <w:rPr>
          <w:sz w:val="26"/>
          <w:szCs w:val="26"/>
        </w:rPr>
        <w:t>.</w:t>
      </w:r>
      <w:r w:rsidR="00F24329" w:rsidRPr="00E779AC">
        <w:rPr>
          <w:sz w:val="26"/>
          <w:szCs w:val="26"/>
        </w:rPr>
        <w:t>…</w:t>
      </w:r>
      <w:r w:rsidR="004B7C3D">
        <w:rPr>
          <w:sz w:val="26"/>
          <w:szCs w:val="26"/>
        </w:rPr>
        <w:t>.</w:t>
      </w:r>
      <w:r w:rsidR="00F24329" w:rsidRPr="00E779AC">
        <w:rPr>
          <w:sz w:val="26"/>
          <w:szCs w:val="26"/>
        </w:rPr>
        <w:t>.</w:t>
      </w:r>
      <w:r w:rsidR="00F24329">
        <w:rPr>
          <w:sz w:val="26"/>
          <w:szCs w:val="26"/>
        </w:rPr>
        <w:t>..</w:t>
      </w:r>
      <w:r w:rsidR="00F24329" w:rsidRPr="00E779AC">
        <w:rPr>
          <w:sz w:val="26"/>
          <w:szCs w:val="26"/>
        </w:rPr>
        <w:t>..</w:t>
      </w:r>
      <w:r w:rsidR="00F508A3">
        <w:rPr>
          <w:sz w:val="26"/>
          <w:szCs w:val="26"/>
        </w:rPr>
        <w:t>6</w:t>
      </w:r>
    </w:p>
    <w:p w14:paraId="18E085E2" w14:textId="77777777" w:rsidR="0092053A" w:rsidRPr="00C92363" w:rsidRDefault="0092053A" w:rsidP="004B7C3D">
      <w:pPr>
        <w:pStyle w:val="ListParagraph"/>
        <w:numPr>
          <w:ilvl w:val="1"/>
          <w:numId w:val="1"/>
        </w:numPr>
        <w:tabs>
          <w:tab w:val="left" w:pos="630"/>
        </w:tabs>
        <w:ind w:left="630" w:hanging="450"/>
        <w:jc w:val="both"/>
        <w:rPr>
          <w:sz w:val="26"/>
          <w:szCs w:val="26"/>
        </w:rPr>
      </w:pPr>
      <w:r w:rsidRPr="00C92363">
        <w:rPr>
          <w:sz w:val="26"/>
          <w:szCs w:val="26"/>
        </w:rPr>
        <w:t>Vấn đề cần khắc phục</w:t>
      </w:r>
      <w:r w:rsidR="00F24329" w:rsidRPr="00E779AC">
        <w:rPr>
          <w:sz w:val="26"/>
          <w:szCs w:val="26"/>
        </w:rPr>
        <w:t>…………………………………………</w:t>
      </w:r>
      <w:r w:rsidR="00F24329">
        <w:rPr>
          <w:sz w:val="26"/>
          <w:szCs w:val="26"/>
        </w:rPr>
        <w:t>..</w:t>
      </w:r>
      <w:r w:rsidR="00F24329" w:rsidRPr="00E779AC">
        <w:rPr>
          <w:sz w:val="26"/>
          <w:szCs w:val="26"/>
        </w:rPr>
        <w:t>………………</w:t>
      </w:r>
      <w:r w:rsidR="004B7C3D">
        <w:rPr>
          <w:sz w:val="26"/>
          <w:szCs w:val="26"/>
        </w:rPr>
        <w:t>.</w:t>
      </w:r>
      <w:r w:rsidR="00F24329" w:rsidRPr="00E779AC">
        <w:rPr>
          <w:sz w:val="26"/>
          <w:szCs w:val="26"/>
        </w:rPr>
        <w:t>.</w:t>
      </w:r>
      <w:r w:rsidR="004B7C3D">
        <w:rPr>
          <w:sz w:val="26"/>
          <w:szCs w:val="26"/>
        </w:rPr>
        <w:t>.</w:t>
      </w:r>
      <w:r w:rsidR="00F24329" w:rsidRPr="00E779AC">
        <w:rPr>
          <w:sz w:val="26"/>
          <w:szCs w:val="26"/>
        </w:rPr>
        <w:t>..</w:t>
      </w:r>
      <w:r w:rsidR="00F508A3">
        <w:rPr>
          <w:sz w:val="26"/>
          <w:szCs w:val="26"/>
        </w:rPr>
        <w:t>6</w:t>
      </w:r>
    </w:p>
    <w:p w14:paraId="787CF3E2" w14:textId="77777777" w:rsidR="0092053A" w:rsidRPr="00C92363" w:rsidRDefault="0092053A" w:rsidP="004B7C3D">
      <w:pPr>
        <w:pStyle w:val="ListParagraph"/>
        <w:numPr>
          <w:ilvl w:val="0"/>
          <w:numId w:val="1"/>
        </w:numPr>
        <w:tabs>
          <w:tab w:val="left" w:pos="450"/>
          <w:tab w:val="left" w:pos="4191"/>
        </w:tabs>
        <w:ind w:left="540" w:hanging="540"/>
        <w:jc w:val="both"/>
        <w:rPr>
          <w:b/>
          <w:sz w:val="26"/>
          <w:szCs w:val="26"/>
        </w:rPr>
      </w:pPr>
      <w:r w:rsidRPr="00C92363">
        <w:rPr>
          <w:b/>
          <w:sz w:val="26"/>
          <w:szCs w:val="26"/>
        </w:rPr>
        <w:t>Mô tả về đối tượng hưởng lợi và sử dụng</w:t>
      </w:r>
      <w:r w:rsidR="00F24329" w:rsidRPr="00E779AC">
        <w:rPr>
          <w:sz w:val="26"/>
          <w:szCs w:val="26"/>
        </w:rPr>
        <w:t>……………………………………….</w:t>
      </w:r>
      <w:r w:rsidR="00F24329">
        <w:rPr>
          <w:sz w:val="26"/>
          <w:szCs w:val="26"/>
        </w:rPr>
        <w:t>.</w:t>
      </w:r>
      <w:r w:rsidR="00F24329" w:rsidRPr="00E779AC">
        <w:rPr>
          <w:sz w:val="26"/>
          <w:szCs w:val="26"/>
        </w:rPr>
        <w:t>..</w:t>
      </w:r>
      <w:r w:rsidR="00F508A3">
        <w:rPr>
          <w:sz w:val="26"/>
          <w:szCs w:val="26"/>
        </w:rPr>
        <w:t>6</w:t>
      </w:r>
    </w:p>
    <w:p w14:paraId="6CA51B90" w14:textId="77777777" w:rsidR="00CA10FE" w:rsidRPr="00CA10FE" w:rsidRDefault="00CA10FE" w:rsidP="004B7C3D">
      <w:pPr>
        <w:pStyle w:val="ListParagraph"/>
        <w:numPr>
          <w:ilvl w:val="0"/>
          <w:numId w:val="1"/>
        </w:numPr>
        <w:tabs>
          <w:tab w:val="left" w:pos="450"/>
          <w:tab w:val="left" w:pos="4191"/>
        </w:tabs>
        <w:ind w:left="540" w:hanging="540"/>
        <w:jc w:val="both"/>
        <w:rPr>
          <w:b/>
          <w:sz w:val="26"/>
          <w:szCs w:val="26"/>
        </w:rPr>
      </w:pPr>
      <w:r w:rsidRPr="00CA10FE">
        <w:rPr>
          <w:b/>
          <w:sz w:val="26"/>
          <w:szCs w:val="26"/>
        </w:rPr>
        <w:t>Tổng quan về hệ thống phần mềm</w:t>
      </w:r>
      <w:r w:rsidRPr="00CA10FE">
        <w:rPr>
          <w:sz w:val="26"/>
          <w:szCs w:val="26"/>
        </w:rPr>
        <w:t xml:space="preserve"> </w:t>
      </w:r>
      <w:r w:rsidRPr="00E779AC">
        <w:rPr>
          <w:sz w:val="26"/>
          <w:szCs w:val="26"/>
        </w:rPr>
        <w:t>………………</w:t>
      </w:r>
      <w:r>
        <w:rPr>
          <w:sz w:val="26"/>
          <w:szCs w:val="26"/>
        </w:rPr>
        <w:t>……………..</w:t>
      </w:r>
      <w:r w:rsidRPr="00E779AC">
        <w:rPr>
          <w:sz w:val="26"/>
          <w:szCs w:val="26"/>
        </w:rPr>
        <w:t>…</w:t>
      </w:r>
      <w:r>
        <w:rPr>
          <w:sz w:val="26"/>
          <w:szCs w:val="26"/>
        </w:rPr>
        <w:t>.</w:t>
      </w:r>
      <w:r w:rsidRPr="00E779AC">
        <w:rPr>
          <w:sz w:val="26"/>
          <w:szCs w:val="26"/>
        </w:rPr>
        <w:t>……………...</w:t>
      </w:r>
      <w:r>
        <w:rPr>
          <w:sz w:val="26"/>
          <w:szCs w:val="26"/>
        </w:rPr>
        <w:t>7</w:t>
      </w:r>
    </w:p>
    <w:p w14:paraId="151F43E6" w14:textId="77777777" w:rsidR="00CA10FE" w:rsidRPr="00CA10FE" w:rsidRDefault="00CA10FE" w:rsidP="004B7C3D">
      <w:pPr>
        <w:pStyle w:val="ListParagraph"/>
        <w:numPr>
          <w:ilvl w:val="1"/>
          <w:numId w:val="1"/>
        </w:numPr>
        <w:tabs>
          <w:tab w:val="left" w:pos="450"/>
          <w:tab w:val="left" w:pos="4191"/>
        </w:tabs>
        <w:ind w:left="630" w:hanging="450"/>
        <w:jc w:val="both"/>
        <w:rPr>
          <w:sz w:val="26"/>
          <w:szCs w:val="26"/>
        </w:rPr>
      </w:pPr>
      <w:r w:rsidRPr="00CA10FE">
        <w:rPr>
          <w:sz w:val="26"/>
          <w:szCs w:val="26"/>
        </w:rPr>
        <w:t xml:space="preserve">Tổng quan về hệ thống phần mềm </w:t>
      </w:r>
      <w:r w:rsidRPr="00E779AC">
        <w:rPr>
          <w:sz w:val="26"/>
          <w:szCs w:val="26"/>
        </w:rPr>
        <w:t>………………</w:t>
      </w:r>
      <w:r>
        <w:rPr>
          <w:sz w:val="26"/>
          <w:szCs w:val="26"/>
        </w:rPr>
        <w:t>……………..</w:t>
      </w:r>
      <w:r w:rsidRPr="00E779AC">
        <w:rPr>
          <w:sz w:val="26"/>
          <w:szCs w:val="26"/>
        </w:rPr>
        <w:t>…</w:t>
      </w:r>
      <w:r>
        <w:rPr>
          <w:sz w:val="26"/>
          <w:szCs w:val="26"/>
        </w:rPr>
        <w:t>.</w:t>
      </w:r>
      <w:r w:rsidRPr="00E779AC">
        <w:rPr>
          <w:sz w:val="26"/>
          <w:szCs w:val="26"/>
        </w:rPr>
        <w:t>…………….</w:t>
      </w:r>
      <w:r>
        <w:rPr>
          <w:sz w:val="26"/>
          <w:szCs w:val="26"/>
        </w:rPr>
        <w:t>.</w:t>
      </w:r>
      <w:r w:rsidRPr="00E779AC">
        <w:rPr>
          <w:sz w:val="26"/>
          <w:szCs w:val="26"/>
        </w:rPr>
        <w:t>..</w:t>
      </w:r>
      <w:r>
        <w:rPr>
          <w:sz w:val="26"/>
          <w:szCs w:val="26"/>
        </w:rPr>
        <w:t>7</w:t>
      </w:r>
    </w:p>
    <w:p w14:paraId="6B7C8746" w14:textId="77777777" w:rsidR="00CA10FE" w:rsidRPr="00CA10FE" w:rsidRDefault="00CA10FE" w:rsidP="004B7C3D">
      <w:pPr>
        <w:pStyle w:val="ListParagraph"/>
        <w:numPr>
          <w:ilvl w:val="1"/>
          <w:numId w:val="1"/>
        </w:numPr>
        <w:tabs>
          <w:tab w:val="left" w:pos="450"/>
          <w:tab w:val="left" w:pos="4191"/>
        </w:tabs>
        <w:ind w:left="630" w:hanging="450"/>
        <w:jc w:val="both"/>
        <w:rPr>
          <w:sz w:val="26"/>
          <w:szCs w:val="26"/>
        </w:rPr>
      </w:pPr>
      <w:r w:rsidRPr="00CA10FE">
        <w:rPr>
          <w:sz w:val="26"/>
          <w:szCs w:val="26"/>
        </w:rPr>
        <w:t>Tóm tắt các tính năng sẽ nâng cấp và thêm mới</w:t>
      </w:r>
      <w:r w:rsidRPr="00E779AC">
        <w:rPr>
          <w:sz w:val="26"/>
          <w:szCs w:val="26"/>
        </w:rPr>
        <w:t>………………</w:t>
      </w:r>
      <w:r>
        <w:rPr>
          <w:sz w:val="26"/>
          <w:szCs w:val="26"/>
        </w:rPr>
        <w:t>……………</w:t>
      </w:r>
      <w:r w:rsidRPr="00E779AC">
        <w:rPr>
          <w:sz w:val="26"/>
          <w:szCs w:val="26"/>
        </w:rPr>
        <w:t>……...</w:t>
      </w:r>
      <w:r>
        <w:rPr>
          <w:sz w:val="26"/>
          <w:szCs w:val="26"/>
        </w:rPr>
        <w:t>7</w:t>
      </w:r>
    </w:p>
    <w:p w14:paraId="235E7587" w14:textId="77777777" w:rsidR="00FA7B99" w:rsidRPr="00C92363" w:rsidRDefault="00FA7B99" w:rsidP="004B7C3D">
      <w:pPr>
        <w:pStyle w:val="ListParagraph"/>
        <w:numPr>
          <w:ilvl w:val="0"/>
          <w:numId w:val="1"/>
        </w:numPr>
        <w:tabs>
          <w:tab w:val="left" w:pos="450"/>
          <w:tab w:val="left" w:pos="4191"/>
        </w:tabs>
        <w:ind w:left="540" w:hanging="540"/>
        <w:jc w:val="both"/>
        <w:rPr>
          <w:b/>
          <w:sz w:val="26"/>
          <w:szCs w:val="26"/>
        </w:rPr>
      </w:pPr>
      <w:r w:rsidRPr="00C92363">
        <w:rPr>
          <w:b/>
          <w:sz w:val="26"/>
          <w:szCs w:val="26"/>
        </w:rPr>
        <w:t>Yêu cầu tính năng</w:t>
      </w:r>
      <w:r w:rsidR="00F24329" w:rsidRPr="00E779AC">
        <w:rPr>
          <w:sz w:val="26"/>
          <w:szCs w:val="26"/>
        </w:rPr>
        <w:t>……………………………………</w:t>
      </w:r>
      <w:r w:rsidR="00F24329">
        <w:rPr>
          <w:sz w:val="26"/>
          <w:szCs w:val="26"/>
        </w:rPr>
        <w:t>…..</w:t>
      </w:r>
      <w:r w:rsidR="00F24329" w:rsidRPr="00E779AC">
        <w:rPr>
          <w:sz w:val="26"/>
          <w:szCs w:val="26"/>
        </w:rPr>
        <w:t>……………………</w:t>
      </w:r>
      <w:r w:rsidR="004B7C3D">
        <w:rPr>
          <w:sz w:val="26"/>
          <w:szCs w:val="26"/>
        </w:rPr>
        <w:t>.</w:t>
      </w:r>
      <w:r w:rsidR="00F24329" w:rsidRPr="00E779AC">
        <w:rPr>
          <w:sz w:val="26"/>
          <w:szCs w:val="26"/>
        </w:rPr>
        <w:t>….</w:t>
      </w:r>
      <w:r w:rsidR="00F24329">
        <w:rPr>
          <w:sz w:val="26"/>
          <w:szCs w:val="26"/>
        </w:rPr>
        <w:t>.</w:t>
      </w:r>
      <w:r w:rsidR="00F24329" w:rsidRPr="00E779AC">
        <w:rPr>
          <w:sz w:val="26"/>
          <w:szCs w:val="26"/>
        </w:rPr>
        <w:t>..</w:t>
      </w:r>
      <w:r w:rsidR="00CA10FE">
        <w:rPr>
          <w:sz w:val="26"/>
          <w:szCs w:val="26"/>
        </w:rPr>
        <w:t>8</w:t>
      </w:r>
    </w:p>
    <w:p w14:paraId="79CF8180" w14:textId="77777777" w:rsidR="00FA7B99" w:rsidRPr="00C92363" w:rsidRDefault="00FA7B99" w:rsidP="004B7C3D">
      <w:pPr>
        <w:pStyle w:val="ListParagraph"/>
        <w:numPr>
          <w:ilvl w:val="1"/>
          <w:numId w:val="1"/>
        </w:numPr>
        <w:tabs>
          <w:tab w:val="left" w:pos="720"/>
        </w:tabs>
        <w:ind w:left="630" w:hanging="450"/>
        <w:jc w:val="both"/>
        <w:rPr>
          <w:sz w:val="26"/>
          <w:szCs w:val="26"/>
        </w:rPr>
      </w:pPr>
      <w:r w:rsidRPr="00C92363">
        <w:rPr>
          <w:sz w:val="26"/>
          <w:szCs w:val="26"/>
        </w:rPr>
        <w:t>Nâng cấp module Báo cáo lỗi</w:t>
      </w:r>
      <w:r w:rsidR="00F24329" w:rsidRPr="00E779AC">
        <w:rPr>
          <w:sz w:val="26"/>
          <w:szCs w:val="26"/>
        </w:rPr>
        <w:t>………………………………</w:t>
      </w:r>
      <w:r w:rsidR="00F24329">
        <w:rPr>
          <w:sz w:val="26"/>
          <w:szCs w:val="26"/>
        </w:rPr>
        <w:t>..</w:t>
      </w:r>
      <w:r w:rsidR="00F24329" w:rsidRPr="00E779AC">
        <w:rPr>
          <w:sz w:val="26"/>
          <w:szCs w:val="26"/>
        </w:rPr>
        <w:t>………………….</w:t>
      </w:r>
      <w:r w:rsidR="004B7C3D">
        <w:rPr>
          <w:sz w:val="26"/>
          <w:szCs w:val="26"/>
        </w:rPr>
        <w:t>.</w:t>
      </w:r>
      <w:r w:rsidR="00F24329" w:rsidRPr="00E779AC">
        <w:rPr>
          <w:sz w:val="26"/>
          <w:szCs w:val="26"/>
        </w:rPr>
        <w:t>..</w:t>
      </w:r>
      <w:r w:rsidR="006A45B8">
        <w:rPr>
          <w:sz w:val="26"/>
          <w:szCs w:val="26"/>
        </w:rPr>
        <w:t>10</w:t>
      </w:r>
    </w:p>
    <w:p w14:paraId="28A7F3F4" w14:textId="77777777" w:rsidR="00FA7B99" w:rsidRPr="00C92363" w:rsidRDefault="00FA7B99" w:rsidP="004B7C3D">
      <w:pPr>
        <w:pStyle w:val="ListParagraph"/>
        <w:numPr>
          <w:ilvl w:val="1"/>
          <w:numId w:val="1"/>
        </w:numPr>
        <w:tabs>
          <w:tab w:val="left" w:pos="720"/>
        </w:tabs>
        <w:ind w:left="630" w:hanging="450"/>
        <w:jc w:val="both"/>
        <w:rPr>
          <w:sz w:val="26"/>
          <w:szCs w:val="26"/>
        </w:rPr>
      </w:pPr>
      <w:r w:rsidRPr="00C92363">
        <w:rPr>
          <w:sz w:val="26"/>
          <w:szCs w:val="26"/>
        </w:rPr>
        <w:t>Nâng cấp module Báo cáo sự kiện tổn thất</w:t>
      </w:r>
      <w:r w:rsidR="00F24329" w:rsidRPr="00E779AC">
        <w:rPr>
          <w:sz w:val="26"/>
          <w:szCs w:val="26"/>
        </w:rPr>
        <w:t>……………………</w:t>
      </w:r>
      <w:r w:rsidR="00F24329">
        <w:rPr>
          <w:sz w:val="26"/>
          <w:szCs w:val="26"/>
        </w:rPr>
        <w:t>..</w:t>
      </w:r>
      <w:r w:rsidR="006A45B8">
        <w:rPr>
          <w:sz w:val="26"/>
          <w:szCs w:val="26"/>
        </w:rPr>
        <w:t>……………</w:t>
      </w:r>
      <w:r w:rsidR="004B7C3D">
        <w:rPr>
          <w:sz w:val="26"/>
          <w:szCs w:val="26"/>
        </w:rPr>
        <w:t>.</w:t>
      </w:r>
      <w:r w:rsidR="00F24329" w:rsidRPr="00E779AC">
        <w:rPr>
          <w:sz w:val="26"/>
          <w:szCs w:val="26"/>
        </w:rPr>
        <w:t>.</w:t>
      </w:r>
      <w:r w:rsidR="00F24329">
        <w:rPr>
          <w:sz w:val="26"/>
          <w:szCs w:val="26"/>
        </w:rPr>
        <w:t>.</w:t>
      </w:r>
      <w:r w:rsidR="00CA10FE">
        <w:rPr>
          <w:sz w:val="26"/>
          <w:szCs w:val="26"/>
        </w:rPr>
        <w:t>..</w:t>
      </w:r>
      <w:r w:rsidR="006A45B8">
        <w:rPr>
          <w:sz w:val="26"/>
          <w:szCs w:val="26"/>
        </w:rPr>
        <w:t>10</w:t>
      </w:r>
    </w:p>
    <w:p w14:paraId="4E469335" w14:textId="77777777" w:rsidR="002D335D" w:rsidRPr="00C92363" w:rsidRDefault="002D335D" w:rsidP="004B7C3D">
      <w:pPr>
        <w:pStyle w:val="ListParagraph"/>
        <w:numPr>
          <w:ilvl w:val="1"/>
          <w:numId w:val="1"/>
        </w:numPr>
        <w:tabs>
          <w:tab w:val="left" w:pos="720"/>
        </w:tabs>
        <w:ind w:left="630" w:hanging="450"/>
        <w:jc w:val="both"/>
        <w:rPr>
          <w:sz w:val="26"/>
          <w:szCs w:val="26"/>
        </w:rPr>
      </w:pPr>
      <w:r w:rsidRPr="00C92363">
        <w:rPr>
          <w:sz w:val="26"/>
          <w:szCs w:val="26"/>
        </w:rPr>
        <w:t>Thêm  mới module Giám sát hoạt động giảm thiểu rủi ro</w:t>
      </w:r>
      <w:r w:rsidR="00F24329" w:rsidRPr="00E779AC">
        <w:rPr>
          <w:sz w:val="26"/>
          <w:szCs w:val="26"/>
        </w:rPr>
        <w:t>……………………</w:t>
      </w:r>
      <w:r w:rsidR="00F24329">
        <w:rPr>
          <w:sz w:val="26"/>
          <w:szCs w:val="26"/>
        </w:rPr>
        <w:t>..</w:t>
      </w:r>
      <w:r w:rsidR="00F24329" w:rsidRPr="00E779AC">
        <w:rPr>
          <w:sz w:val="26"/>
          <w:szCs w:val="26"/>
        </w:rPr>
        <w:t>.</w:t>
      </w:r>
      <w:r w:rsidR="00F24329">
        <w:rPr>
          <w:sz w:val="26"/>
          <w:szCs w:val="26"/>
        </w:rPr>
        <w:t>.</w:t>
      </w:r>
      <w:r w:rsidR="00F24329" w:rsidRPr="00E779AC">
        <w:rPr>
          <w:sz w:val="26"/>
          <w:szCs w:val="26"/>
        </w:rPr>
        <w:t>..</w:t>
      </w:r>
      <w:r w:rsidR="00CA10FE">
        <w:rPr>
          <w:sz w:val="26"/>
          <w:szCs w:val="26"/>
        </w:rPr>
        <w:t>1</w:t>
      </w:r>
      <w:r w:rsidR="006A45B8">
        <w:rPr>
          <w:sz w:val="26"/>
          <w:szCs w:val="26"/>
        </w:rPr>
        <w:t>2</w:t>
      </w:r>
    </w:p>
    <w:p w14:paraId="048A419B" w14:textId="77777777" w:rsidR="00FA7B99" w:rsidRPr="00C92363" w:rsidRDefault="00FA7B99" w:rsidP="004B7C3D">
      <w:pPr>
        <w:pStyle w:val="ListParagraph"/>
        <w:numPr>
          <w:ilvl w:val="1"/>
          <w:numId w:val="1"/>
        </w:numPr>
        <w:tabs>
          <w:tab w:val="left" w:pos="720"/>
        </w:tabs>
        <w:ind w:left="630" w:hanging="450"/>
        <w:jc w:val="both"/>
        <w:rPr>
          <w:sz w:val="26"/>
          <w:szCs w:val="26"/>
        </w:rPr>
      </w:pPr>
      <w:r w:rsidRPr="00C92363">
        <w:rPr>
          <w:sz w:val="26"/>
          <w:szCs w:val="26"/>
        </w:rPr>
        <w:t>Thêm mới module KRIs</w:t>
      </w:r>
      <w:r w:rsidR="00F24329" w:rsidRPr="00E779AC">
        <w:rPr>
          <w:sz w:val="26"/>
          <w:szCs w:val="26"/>
        </w:rPr>
        <w:t>………………………………</w:t>
      </w:r>
      <w:r w:rsidR="00F24329">
        <w:rPr>
          <w:sz w:val="26"/>
          <w:szCs w:val="26"/>
        </w:rPr>
        <w:t>…</w:t>
      </w:r>
      <w:r w:rsidR="00F24329" w:rsidRPr="00E779AC">
        <w:rPr>
          <w:sz w:val="26"/>
          <w:szCs w:val="26"/>
        </w:rPr>
        <w:t>………………………...</w:t>
      </w:r>
      <w:r w:rsidR="006A45B8">
        <w:rPr>
          <w:sz w:val="26"/>
          <w:szCs w:val="26"/>
        </w:rPr>
        <w:t>2</w:t>
      </w:r>
      <w:r w:rsidR="00CA10FE">
        <w:rPr>
          <w:sz w:val="26"/>
          <w:szCs w:val="26"/>
        </w:rPr>
        <w:t>1</w:t>
      </w:r>
    </w:p>
    <w:p w14:paraId="4703999F" w14:textId="77777777" w:rsidR="00FA7B99" w:rsidRPr="00C92363" w:rsidRDefault="00FA7B99" w:rsidP="004B7C3D">
      <w:pPr>
        <w:pStyle w:val="ListParagraph"/>
        <w:numPr>
          <w:ilvl w:val="1"/>
          <w:numId w:val="1"/>
        </w:numPr>
        <w:tabs>
          <w:tab w:val="left" w:pos="720"/>
        </w:tabs>
        <w:ind w:left="630" w:hanging="450"/>
        <w:jc w:val="both"/>
        <w:rPr>
          <w:sz w:val="26"/>
          <w:szCs w:val="26"/>
        </w:rPr>
      </w:pPr>
      <w:r w:rsidRPr="00C92363">
        <w:rPr>
          <w:sz w:val="26"/>
          <w:szCs w:val="26"/>
        </w:rPr>
        <w:t>Thêm mới module Tính toán vốn</w:t>
      </w:r>
      <w:r w:rsidR="00F24329" w:rsidRPr="00E779AC">
        <w:rPr>
          <w:sz w:val="26"/>
          <w:szCs w:val="26"/>
        </w:rPr>
        <w:t>………………………</w:t>
      </w:r>
      <w:r w:rsidR="00F24329">
        <w:rPr>
          <w:sz w:val="26"/>
          <w:szCs w:val="26"/>
        </w:rPr>
        <w:t>..</w:t>
      </w:r>
      <w:r w:rsidR="00CA10FE">
        <w:rPr>
          <w:sz w:val="26"/>
          <w:szCs w:val="26"/>
        </w:rPr>
        <w:t>…………………...</w:t>
      </w:r>
      <w:r w:rsidR="00F24329" w:rsidRPr="00E779AC">
        <w:rPr>
          <w:sz w:val="26"/>
          <w:szCs w:val="26"/>
        </w:rPr>
        <w:t>….</w:t>
      </w:r>
      <w:r w:rsidR="00F24329">
        <w:rPr>
          <w:sz w:val="26"/>
          <w:szCs w:val="26"/>
        </w:rPr>
        <w:t>.</w:t>
      </w:r>
      <w:r w:rsidR="00F24329" w:rsidRPr="00E779AC">
        <w:rPr>
          <w:sz w:val="26"/>
          <w:szCs w:val="26"/>
        </w:rPr>
        <w:t>..</w:t>
      </w:r>
      <w:r w:rsidR="006A45B8">
        <w:rPr>
          <w:sz w:val="26"/>
          <w:szCs w:val="26"/>
        </w:rPr>
        <w:t>30</w:t>
      </w:r>
    </w:p>
    <w:p w14:paraId="70293915" w14:textId="77777777" w:rsidR="00917841" w:rsidRDefault="002D335D" w:rsidP="004B7C3D">
      <w:pPr>
        <w:pStyle w:val="ListParagraph"/>
        <w:numPr>
          <w:ilvl w:val="1"/>
          <w:numId w:val="1"/>
        </w:numPr>
        <w:tabs>
          <w:tab w:val="left" w:pos="720"/>
        </w:tabs>
        <w:ind w:left="630" w:hanging="450"/>
        <w:jc w:val="both"/>
        <w:rPr>
          <w:sz w:val="26"/>
          <w:szCs w:val="26"/>
        </w:rPr>
      </w:pPr>
      <w:r w:rsidRPr="00C92363">
        <w:rPr>
          <w:sz w:val="26"/>
          <w:szCs w:val="26"/>
        </w:rPr>
        <w:t>Thêm mới module Phân tích kịch bản</w:t>
      </w:r>
      <w:r w:rsidR="00917841">
        <w:rPr>
          <w:sz w:val="26"/>
          <w:szCs w:val="26"/>
        </w:rPr>
        <w:t>…………………………...…..…….</w:t>
      </w:r>
      <w:r w:rsidR="00917841" w:rsidRPr="00E779AC">
        <w:rPr>
          <w:sz w:val="26"/>
          <w:szCs w:val="26"/>
        </w:rPr>
        <w:t>…</w:t>
      </w:r>
      <w:r w:rsidR="00917841">
        <w:rPr>
          <w:sz w:val="26"/>
          <w:szCs w:val="26"/>
        </w:rPr>
        <w:t>.</w:t>
      </w:r>
      <w:r w:rsidR="00917841" w:rsidRPr="00E779AC">
        <w:rPr>
          <w:sz w:val="26"/>
          <w:szCs w:val="26"/>
        </w:rPr>
        <w:t>.</w:t>
      </w:r>
      <w:r w:rsidR="00917841">
        <w:rPr>
          <w:sz w:val="26"/>
          <w:szCs w:val="26"/>
        </w:rPr>
        <w:t>.</w:t>
      </w:r>
      <w:r w:rsidR="00917841" w:rsidRPr="00E779AC">
        <w:rPr>
          <w:sz w:val="26"/>
          <w:szCs w:val="26"/>
        </w:rPr>
        <w:t>..</w:t>
      </w:r>
      <w:r w:rsidR="006A45B8">
        <w:rPr>
          <w:sz w:val="26"/>
          <w:szCs w:val="26"/>
        </w:rPr>
        <w:t>35</w:t>
      </w:r>
    </w:p>
    <w:p w14:paraId="787FD00A" w14:textId="77777777" w:rsidR="002D335D" w:rsidRPr="00C92363" w:rsidRDefault="00917841" w:rsidP="004B7C3D">
      <w:pPr>
        <w:pStyle w:val="ListParagraph"/>
        <w:numPr>
          <w:ilvl w:val="1"/>
          <w:numId w:val="1"/>
        </w:numPr>
        <w:tabs>
          <w:tab w:val="left" w:pos="720"/>
        </w:tabs>
        <w:ind w:left="630" w:hanging="450"/>
        <w:jc w:val="both"/>
        <w:rPr>
          <w:sz w:val="26"/>
          <w:szCs w:val="26"/>
        </w:rPr>
      </w:pPr>
      <w:r>
        <w:rPr>
          <w:sz w:val="26"/>
          <w:szCs w:val="26"/>
        </w:rPr>
        <w:t>Thêm dữ liệu module Quản lý hệ thống………………………</w:t>
      </w:r>
      <w:r w:rsidR="00F24329">
        <w:rPr>
          <w:sz w:val="26"/>
          <w:szCs w:val="26"/>
        </w:rPr>
        <w:t>…...</w:t>
      </w:r>
      <w:r w:rsidR="00CA10FE">
        <w:rPr>
          <w:sz w:val="26"/>
          <w:szCs w:val="26"/>
        </w:rPr>
        <w:t>………</w:t>
      </w:r>
      <w:r w:rsidR="00B12BB0">
        <w:rPr>
          <w:sz w:val="26"/>
          <w:szCs w:val="26"/>
        </w:rPr>
        <w:t>.</w:t>
      </w:r>
      <w:r w:rsidR="00F24329" w:rsidRPr="00E779AC">
        <w:rPr>
          <w:sz w:val="26"/>
          <w:szCs w:val="26"/>
        </w:rPr>
        <w:t>…</w:t>
      </w:r>
      <w:r w:rsidR="004B7C3D">
        <w:rPr>
          <w:sz w:val="26"/>
          <w:szCs w:val="26"/>
        </w:rPr>
        <w:t>.</w:t>
      </w:r>
      <w:r w:rsidR="00F24329" w:rsidRPr="00E779AC">
        <w:rPr>
          <w:sz w:val="26"/>
          <w:szCs w:val="26"/>
        </w:rPr>
        <w:t>.</w:t>
      </w:r>
      <w:r w:rsidR="00F24329">
        <w:rPr>
          <w:sz w:val="26"/>
          <w:szCs w:val="26"/>
        </w:rPr>
        <w:t>.</w:t>
      </w:r>
      <w:r w:rsidR="00F24329" w:rsidRPr="00E779AC">
        <w:rPr>
          <w:sz w:val="26"/>
          <w:szCs w:val="26"/>
        </w:rPr>
        <w:t>..</w:t>
      </w:r>
      <w:r w:rsidR="006A45B8">
        <w:rPr>
          <w:sz w:val="26"/>
          <w:szCs w:val="26"/>
        </w:rPr>
        <w:t>38</w:t>
      </w:r>
    </w:p>
    <w:p w14:paraId="5A5D01BF" w14:textId="77777777" w:rsidR="002D335D" w:rsidRPr="00C92363" w:rsidRDefault="002D335D" w:rsidP="004B7C3D">
      <w:pPr>
        <w:pStyle w:val="ListParagraph"/>
        <w:numPr>
          <w:ilvl w:val="0"/>
          <w:numId w:val="1"/>
        </w:numPr>
        <w:tabs>
          <w:tab w:val="left" w:pos="720"/>
          <w:tab w:val="left" w:pos="4191"/>
        </w:tabs>
        <w:ind w:left="450" w:hanging="450"/>
        <w:jc w:val="both"/>
        <w:rPr>
          <w:b/>
          <w:sz w:val="26"/>
          <w:szCs w:val="26"/>
        </w:rPr>
      </w:pPr>
      <w:r w:rsidRPr="00C92363">
        <w:rPr>
          <w:b/>
          <w:sz w:val="26"/>
          <w:szCs w:val="26"/>
        </w:rPr>
        <w:t>Yêu cầu khác đối với phần mềm:</w:t>
      </w:r>
      <w:r w:rsidR="00F24329" w:rsidRPr="00F24329">
        <w:rPr>
          <w:sz w:val="26"/>
          <w:szCs w:val="26"/>
        </w:rPr>
        <w:t xml:space="preserve"> </w:t>
      </w:r>
      <w:r w:rsidR="00F24329" w:rsidRPr="00E779AC">
        <w:rPr>
          <w:sz w:val="26"/>
          <w:szCs w:val="26"/>
        </w:rPr>
        <w:t>………………………………</w:t>
      </w:r>
      <w:r w:rsidR="00F24329">
        <w:rPr>
          <w:sz w:val="26"/>
          <w:szCs w:val="26"/>
        </w:rPr>
        <w:t>.</w:t>
      </w:r>
      <w:r w:rsidR="00CA10FE">
        <w:rPr>
          <w:sz w:val="26"/>
          <w:szCs w:val="26"/>
        </w:rPr>
        <w:t>………</w:t>
      </w:r>
      <w:r w:rsidR="00B12BB0">
        <w:rPr>
          <w:sz w:val="26"/>
          <w:szCs w:val="26"/>
        </w:rPr>
        <w:t>.</w:t>
      </w:r>
      <w:r w:rsidR="00CA10FE">
        <w:rPr>
          <w:sz w:val="26"/>
          <w:szCs w:val="26"/>
        </w:rPr>
        <w:t>……</w:t>
      </w:r>
      <w:r w:rsidR="004B7C3D">
        <w:rPr>
          <w:sz w:val="26"/>
          <w:szCs w:val="26"/>
        </w:rPr>
        <w:t>.</w:t>
      </w:r>
      <w:r w:rsidR="00F24329" w:rsidRPr="00E779AC">
        <w:rPr>
          <w:sz w:val="26"/>
          <w:szCs w:val="26"/>
        </w:rPr>
        <w:t>.</w:t>
      </w:r>
      <w:r w:rsidR="00F24329">
        <w:rPr>
          <w:sz w:val="26"/>
          <w:szCs w:val="26"/>
        </w:rPr>
        <w:t>.</w:t>
      </w:r>
      <w:r w:rsidR="00F24329" w:rsidRPr="00E779AC">
        <w:rPr>
          <w:sz w:val="26"/>
          <w:szCs w:val="26"/>
        </w:rPr>
        <w:t>..</w:t>
      </w:r>
      <w:r w:rsidR="006A45B8">
        <w:rPr>
          <w:sz w:val="26"/>
          <w:szCs w:val="26"/>
        </w:rPr>
        <w:t>38</w:t>
      </w:r>
    </w:p>
    <w:p w14:paraId="3D18EECD" w14:textId="77777777" w:rsidR="002D335D" w:rsidRPr="00C92363" w:rsidRDefault="002D335D" w:rsidP="004B7C3D">
      <w:pPr>
        <w:pStyle w:val="ListParagraph"/>
        <w:numPr>
          <w:ilvl w:val="1"/>
          <w:numId w:val="1"/>
        </w:numPr>
        <w:tabs>
          <w:tab w:val="left" w:pos="4191"/>
        </w:tabs>
        <w:ind w:left="630" w:hanging="450"/>
        <w:jc w:val="both"/>
        <w:rPr>
          <w:sz w:val="26"/>
          <w:szCs w:val="26"/>
        </w:rPr>
      </w:pPr>
      <w:r w:rsidRPr="00C92363">
        <w:rPr>
          <w:sz w:val="26"/>
          <w:szCs w:val="26"/>
        </w:rPr>
        <w:t>Yêu cầu hệ thống</w:t>
      </w:r>
      <w:r w:rsidR="00F24329" w:rsidRPr="00E779AC">
        <w:rPr>
          <w:sz w:val="26"/>
          <w:szCs w:val="26"/>
        </w:rPr>
        <w:t>…………………………………</w:t>
      </w:r>
      <w:r w:rsidR="00F24329">
        <w:rPr>
          <w:sz w:val="26"/>
          <w:szCs w:val="26"/>
        </w:rPr>
        <w:t>…</w:t>
      </w:r>
      <w:r w:rsidR="00F24329" w:rsidRPr="00E779AC">
        <w:rPr>
          <w:sz w:val="26"/>
          <w:szCs w:val="26"/>
        </w:rPr>
        <w:t>……………………………..</w:t>
      </w:r>
      <w:r w:rsidR="006A45B8">
        <w:rPr>
          <w:sz w:val="26"/>
          <w:szCs w:val="26"/>
        </w:rPr>
        <w:t>38</w:t>
      </w:r>
    </w:p>
    <w:p w14:paraId="008E1654" w14:textId="77777777" w:rsidR="002D335D" w:rsidRPr="00C92363" w:rsidRDefault="002D335D" w:rsidP="004B7C3D">
      <w:pPr>
        <w:pStyle w:val="ListParagraph"/>
        <w:numPr>
          <w:ilvl w:val="1"/>
          <w:numId w:val="1"/>
        </w:numPr>
        <w:tabs>
          <w:tab w:val="left" w:pos="4191"/>
        </w:tabs>
        <w:ind w:left="630" w:hanging="450"/>
        <w:jc w:val="both"/>
        <w:rPr>
          <w:sz w:val="26"/>
          <w:szCs w:val="26"/>
        </w:rPr>
      </w:pPr>
      <w:r w:rsidRPr="00C92363">
        <w:rPr>
          <w:sz w:val="26"/>
          <w:szCs w:val="26"/>
        </w:rPr>
        <w:t>Yêu càu hiệu suất</w:t>
      </w:r>
      <w:r w:rsidR="00F24329" w:rsidRPr="00E779AC">
        <w:rPr>
          <w:sz w:val="26"/>
          <w:szCs w:val="26"/>
        </w:rPr>
        <w:t>………………………………………</w:t>
      </w:r>
      <w:r w:rsidR="00F24329">
        <w:rPr>
          <w:sz w:val="26"/>
          <w:szCs w:val="26"/>
        </w:rPr>
        <w:t>...</w:t>
      </w:r>
      <w:r w:rsidR="00CA10FE">
        <w:rPr>
          <w:sz w:val="26"/>
          <w:szCs w:val="26"/>
        </w:rPr>
        <w:t>…………………..</w:t>
      </w:r>
      <w:r w:rsidR="00F24329" w:rsidRPr="00E779AC">
        <w:rPr>
          <w:sz w:val="26"/>
          <w:szCs w:val="26"/>
        </w:rPr>
        <w:t>….</w:t>
      </w:r>
      <w:r w:rsidR="00F24329">
        <w:rPr>
          <w:sz w:val="26"/>
          <w:szCs w:val="26"/>
        </w:rPr>
        <w:t>.</w:t>
      </w:r>
      <w:r w:rsidR="00F24329" w:rsidRPr="00E779AC">
        <w:rPr>
          <w:sz w:val="26"/>
          <w:szCs w:val="26"/>
        </w:rPr>
        <w:t>..</w:t>
      </w:r>
      <w:r w:rsidR="006A45B8">
        <w:rPr>
          <w:sz w:val="26"/>
          <w:szCs w:val="26"/>
        </w:rPr>
        <w:t>38</w:t>
      </w:r>
    </w:p>
    <w:p w14:paraId="65FB3E8C" w14:textId="77777777" w:rsidR="002D335D" w:rsidRPr="00C92363" w:rsidRDefault="002D335D" w:rsidP="004B7C3D">
      <w:pPr>
        <w:pStyle w:val="ListParagraph"/>
        <w:numPr>
          <w:ilvl w:val="1"/>
          <w:numId w:val="1"/>
        </w:numPr>
        <w:tabs>
          <w:tab w:val="left" w:pos="4191"/>
        </w:tabs>
        <w:ind w:left="630" w:hanging="450"/>
        <w:jc w:val="both"/>
        <w:rPr>
          <w:sz w:val="26"/>
          <w:szCs w:val="26"/>
        </w:rPr>
      </w:pPr>
      <w:r w:rsidRPr="00C92363">
        <w:rPr>
          <w:sz w:val="26"/>
          <w:szCs w:val="26"/>
        </w:rPr>
        <w:t>Yêu cầu môi trường</w:t>
      </w:r>
      <w:r w:rsidR="00CA10FE">
        <w:rPr>
          <w:sz w:val="26"/>
          <w:szCs w:val="26"/>
        </w:rPr>
        <w:t>……………………………………………………</w:t>
      </w:r>
      <w:r w:rsidR="00F24329" w:rsidRPr="00E779AC">
        <w:rPr>
          <w:sz w:val="26"/>
          <w:szCs w:val="26"/>
        </w:rPr>
        <w:t>………</w:t>
      </w:r>
      <w:r w:rsidR="004B7C3D">
        <w:rPr>
          <w:sz w:val="26"/>
          <w:szCs w:val="26"/>
        </w:rPr>
        <w:t>.</w:t>
      </w:r>
      <w:r w:rsidR="00F24329" w:rsidRPr="00E779AC">
        <w:rPr>
          <w:sz w:val="26"/>
          <w:szCs w:val="26"/>
        </w:rPr>
        <w:t>.</w:t>
      </w:r>
      <w:r w:rsidR="00B12BB0">
        <w:rPr>
          <w:sz w:val="26"/>
          <w:szCs w:val="26"/>
        </w:rPr>
        <w:t>.</w:t>
      </w:r>
      <w:r w:rsidR="00F24329">
        <w:rPr>
          <w:sz w:val="26"/>
          <w:szCs w:val="26"/>
        </w:rPr>
        <w:t>.</w:t>
      </w:r>
      <w:r w:rsidR="00F24329" w:rsidRPr="00E779AC">
        <w:rPr>
          <w:sz w:val="26"/>
          <w:szCs w:val="26"/>
        </w:rPr>
        <w:t>..</w:t>
      </w:r>
      <w:r w:rsidR="006A45B8">
        <w:rPr>
          <w:sz w:val="26"/>
          <w:szCs w:val="26"/>
        </w:rPr>
        <w:t>38</w:t>
      </w:r>
    </w:p>
    <w:p w14:paraId="729B7D3D" w14:textId="77777777" w:rsidR="00C92363" w:rsidRPr="00CA10FE" w:rsidRDefault="002D335D" w:rsidP="004B7C3D">
      <w:pPr>
        <w:pStyle w:val="ListParagraph"/>
        <w:numPr>
          <w:ilvl w:val="0"/>
          <w:numId w:val="1"/>
        </w:numPr>
        <w:tabs>
          <w:tab w:val="left" w:pos="450"/>
          <w:tab w:val="left" w:pos="4191"/>
        </w:tabs>
        <w:ind w:left="720"/>
        <w:jc w:val="both"/>
        <w:rPr>
          <w:b/>
          <w:sz w:val="26"/>
          <w:szCs w:val="26"/>
        </w:rPr>
      </w:pPr>
      <w:r w:rsidRPr="00C92363">
        <w:rPr>
          <w:b/>
          <w:sz w:val="26"/>
          <w:szCs w:val="26"/>
        </w:rPr>
        <w:t>Tổng hợp và mức độ ưu tiên của các yêu cầu</w:t>
      </w:r>
      <w:r w:rsidR="00F24329" w:rsidRPr="00E779AC">
        <w:rPr>
          <w:sz w:val="26"/>
          <w:szCs w:val="26"/>
        </w:rPr>
        <w:t>…………</w:t>
      </w:r>
      <w:r w:rsidR="00F24329">
        <w:rPr>
          <w:sz w:val="26"/>
          <w:szCs w:val="26"/>
        </w:rPr>
        <w:t>..</w:t>
      </w:r>
      <w:r w:rsidR="00CA10FE">
        <w:rPr>
          <w:sz w:val="26"/>
          <w:szCs w:val="26"/>
        </w:rPr>
        <w:t>…………………</w:t>
      </w:r>
      <w:r w:rsidR="004B7C3D">
        <w:rPr>
          <w:sz w:val="26"/>
          <w:szCs w:val="26"/>
        </w:rPr>
        <w:t>.</w:t>
      </w:r>
      <w:r w:rsidR="00CA10FE">
        <w:rPr>
          <w:sz w:val="26"/>
          <w:szCs w:val="26"/>
        </w:rPr>
        <w:t>…</w:t>
      </w:r>
      <w:r w:rsidR="00F24329" w:rsidRPr="00E779AC">
        <w:rPr>
          <w:sz w:val="26"/>
          <w:szCs w:val="26"/>
        </w:rPr>
        <w:t>.</w:t>
      </w:r>
      <w:r w:rsidR="00B12BB0">
        <w:rPr>
          <w:sz w:val="26"/>
          <w:szCs w:val="26"/>
        </w:rPr>
        <w:t>.</w:t>
      </w:r>
      <w:r w:rsidR="00F24329">
        <w:rPr>
          <w:sz w:val="26"/>
          <w:szCs w:val="26"/>
        </w:rPr>
        <w:t>.</w:t>
      </w:r>
      <w:r w:rsidR="00F24329" w:rsidRPr="00E779AC">
        <w:rPr>
          <w:sz w:val="26"/>
          <w:szCs w:val="26"/>
        </w:rPr>
        <w:t>..</w:t>
      </w:r>
      <w:r w:rsidR="006A45B8">
        <w:rPr>
          <w:sz w:val="26"/>
          <w:szCs w:val="26"/>
        </w:rPr>
        <w:t>39</w:t>
      </w:r>
    </w:p>
    <w:p w14:paraId="5220868B" w14:textId="77777777" w:rsidR="00CA10FE" w:rsidRDefault="00CA10FE" w:rsidP="00CA10FE">
      <w:pPr>
        <w:tabs>
          <w:tab w:val="left" w:pos="450"/>
          <w:tab w:val="left" w:pos="4191"/>
        </w:tabs>
        <w:jc w:val="both"/>
        <w:rPr>
          <w:b/>
          <w:sz w:val="26"/>
          <w:szCs w:val="26"/>
        </w:rPr>
      </w:pPr>
    </w:p>
    <w:p w14:paraId="44D6663A" w14:textId="77777777" w:rsidR="00CA10FE" w:rsidRDefault="00CA10FE" w:rsidP="00CA10FE">
      <w:pPr>
        <w:tabs>
          <w:tab w:val="left" w:pos="450"/>
          <w:tab w:val="left" w:pos="4191"/>
        </w:tabs>
        <w:jc w:val="both"/>
        <w:rPr>
          <w:b/>
          <w:sz w:val="26"/>
          <w:szCs w:val="26"/>
        </w:rPr>
      </w:pPr>
    </w:p>
    <w:p w14:paraId="701C8FD7" w14:textId="77777777" w:rsidR="004B7C3D" w:rsidRPr="00CA10FE" w:rsidRDefault="004B7C3D" w:rsidP="00CA10FE">
      <w:pPr>
        <w:tabs>
          <w:tab w:val="left" w:pos="450"/>
          <w:tab w:val="left" w:pos="4191"/>
        </w:tabs>
        <w:jc w:val="both"/>
        <w:rPr>
          <w:b/>
          <w:sz w:val="26"/>
          <w:szCs w:val="26"/>
        </w:rPr>
      </w:pPr>
    </w:p>
    <w:p w14:paraId="12C723F8" w14:textId="77777777" w:rsidR="00C92363" w:rsidRDefault="00C73489" w:rsidP="006C05DE">
      <w:pPr>
        <w:pStyle w:val="ListParagraph"/>
        <w:numPr>
          <w:ilvl w:val="0"/>
          <w:numId w:val="15"/>
        </w:numPr>
        <w:tabs>
          <w:tab w:val="left" w:pos="4191"/>
        </w:tabs>
        <w:rPr>
          <w:b/>
          <w:sz w:val="26"/>
          <w:szCs w:val="26"/>
        </w:rPr>
      </w:pPr>
      <w:r>
        <w:rPr>
          <w:b/>
          <w:sz w:val="26"/>
          <w:szCs w:val="26"/>
        </w:rPr>
        <w:t>Giới thiệu</w:t>
      </w:r>
      <w:r w:rsidR="002B698E" w:rsidRPr="00F24329">
        <w:rPr>
          <w:b/>
          <w:sz w:val="26"/>
          <w:szCs w:val="26"/>
        </w:rPr>
        <w:t xml:space="preserve">: </w:t>
      </w:r>
    </w:p>
    <w:p w14:paraId="7CBB941E" w14:textId="77777777" w:rsidR="00C73489" w:rsidRPr="00C73489" w:rsidRDefault="00C73489" w:rsidP="006C05DE">
      <w:pPr>
        <w:pStyle w:val="ListParagraph"/>
        <w:numPr>
          <w:ilvl w:val="1"/>
          <w:numId w:val="15"/>
        </w:numPr>
        <w:tabs>
          <w:tab w:val="left" w:pos="4191"/>
        </w:tabs>
        <w:ind w:left="900" w:hanging="540"/>
        <w:rPr>
          <w:b/>
          <w:sz w:val="26"/>
          <w:szCs w:val="26"/>
        </w:rPr>
      </w:pPr>
      <w:r>
        <w:rPr>
          <w:b/>
          <w:sz w:val="26"/>
          <w:szCs w:val="26"/>
        </w:rPr>
        <w:t>Tổng quan</w:t>
      </w:r>
      <w:r w:rsidRPr="002B698E">
        <w:rPr>
          <w:b/>
          <w:sz w:val="26"/>
          <w:szCs w:val="26"/>
        </w:rPr>
        <w:t>:</w:t>
      </w:r>
    </w:p>
    <w:p w14:paraId="432E377D" w14:textId="77777777" w:rsidR="002B698E" w:rsidRDefault="002B698E" w:rsidP="00B76957">
      <w:pPr>
        <w:pStyle w:val="ListParagraph"/>
        <w:numPr>
          <w:ilvl w:val="0"/>
          <w:numId w:val="20"/>
        </w:numPr>
        <w:tabs>
          <w:tab w:val="left" w:pos="4191"/>
        </w:tabs>
        <w:spacing w:before="60"/>
        <w:rPr>
          <w:sz w:val="26"/>
          <w:szCs w:val="26"/>
        </w:rPr>
      </w:pPr>
      <w:r w:rsidRPr="002B698E">
        <w:rPr>
          <w:sz w:val="26"/>
          <w:szCs w:val="26"/>
        </w:rPr>
        <w:t>Tài liệu yêu cầu người dùng được xây dựng trên cơ sở các thông tin về yêu cầu và tính năng của hệ thống phần mềm.</w:t>
      </w:r>
    </w:p>
    <w:p w14:paraId="5F138229" w14:textId="77777777" w:rsidR="002B698E" w:rsidRDefault="002B698E" w:rsidP="00B76957">
      <w:pPr>
        <w:pStyle w:val="ListParagraph"/>
        <w:numPr>
          <w:ilvl w:val="0"/>
          <w:numId w:val="21"/>
        </w:numPr>
        <w:tabs>
          <w:tab w:val="left" w:pos="4191"/>
        </w:tabs>
        <w:spacing w:before="60"/>
        <w:rPr>
          <w:sz w:val="26"/>
          <w:szCs w:val="26"/>
        </w:rPr>
      </w:pPr>
      <w:r>
        <w:rPr>
          <w:sz w:val="26"/>
          <w:szCs w:val="26"/>
        </w:rPr>
        <w:t xml:space="preserve">Tài liệu được cấu trúc thành </w:t>
      </w:r>
      <w:r w:rsidR="000A3071">
        <w:rPr>
          <w:sz w:val="26"/>
          <w:szCs w:val="26"/>
        </w:rPr>
        <w:t>6</w:t>
      </w:r>
      <w:r>
        <w:rPr>
          <w:sz w:val="26"/>
          <w:szCs w:val="26"/>
        </w:rPr>
        <w:t xml:space="preserve"> phần chính, trong đó: </w:t>
      </w:r>
    </w:p>
    <w:p w14:paraId="0A75513D" w14:textId="77777777" w:rsidR="002B698E" w:rsidRDefault="002B698E" w:rsidP="00B76957">
      <w:pPr>
        <w:pStyle w:val="ListParagraph"/>
        <w:numPr>
          <w:ilvl w:val="0"/>
          <w:numId w:val="22"/>
        </w:numPr>
        <w:tabs>
          <w:tab w:val="left" w:pos="4191"/>
        </w:tabs>
        <w:spacing w:before="60"/>
        <w:ind w:left="1080"/>
        <w:rPr>
          <w:sz w:val="26"/>
          <w:szCs w:val="26"/>
        </w:rPr>
      </w:pPr>
      <w:r w:rsidRPr="000A3071">
        <w:rPr>
          <w:b/>
          <w:sz w:val="26"/>
          <w:szCs w:val="26"/>
        </w:rPr>
        <w:t>Giới thiệu</w:t>
      </w:r>
      <w:r>
        <w:rPr>
          <w:sz w:val="26"/>
          <w:szCs w:val="26"/>
        </w:rPr>
        <w:t xml:space="preserve">: </w:t>
      </w:r>
      <w:r w:rsidR="00565372" w:rsidRPr="00565372">
        <w:rPr>
          <w:sz w:val="26"/>
          <w:szCs w:val="26"/>
        </w:rPr>
        <w:t>giới thiệu chung về Tài liệu URD cho hệ thống Quản lý rủi ro MSB, mục đích – phạm vi và các thuật ngữ dùng trong tài liệu</w:t>
      </w:r>
      <w:r w:rsidR="00565372">
        <w:rPr>
          <w:sz w:val="26"/>
          <w:szCs w:val="26"/>
        </w:rPr>
        <w:t>.</w:t>
      </w:r>
    </w:p>
    <w:p w14:paraId="51BA4BAE" w14:textId="77777777" w:rsidR="002B698E" w:rsidRDefault="002B698E" w:rsidP="00B76957">
      <w:pPr>
        <w:pStyle w:val="ListParagraph"/>
        <w:numPr>
          <w:ilvl w:val="0"/>
          <w:numId w:val="22"/>
        </w:numPr>
        <w:tabs>
          <w:tab w:val="left" w:pos="4191"/>
        </w:tabs>
        <w:spacing w:before="60"/>
        <w:ind w:left="1080"/>
        <w:rPr>
          <w:sz w:val="26"/>
          <w:szCs w:val="26"/>
        </w:rPr>
      </w:pPr>
      <w:r w:rsidRPr="000A3071">
        <w:rPr>
          <w:b/>
          <w:sz w:val="26"/>
          <w:szCs w:val="26"/>
        </w:rPr>
        <w:t>Vị trí của hệ thống phần mềm)</w:t>
      </w:r>
      <w:r>
        <w:rPr>
          <w:sz w:val="26"/>
          <w:szCs w:val="26"/>
        </w:rPr>
        <w:t xml:space="preserve">: giới thiệu các lợi ích </w:t>
      </w:r>
      <w:r w:rsidR="003B1E59">
        <w:rPr>
          <w:sz w:val="26"/>
          <w:szCs w:val="26"/>
        </w:rPr>
        <w:t>của hệ thống phần mềm Quản lý rủi ro MSB.</w:t>
      </w:r>
    </w:p>
    <w:p w14:paraId="72F626BA" w14:textId="77777777" w:rsidR="003B1E59" w:rsidRPr="003B1E59" w:rsidRDefault="002B698E" w:rsidP="00B76957">
      <w:pPr>
        <w:pStyle w:val="ListParagraph"/>
        <w:numPr>
          <w:ilvl w:val="0"/>
          <w:numId w:val="22"/>
        </w:numPr>
        <w:tabs>
          <w:tab w:val="left" w:pos="4191"/>
        </w:tabs>
        <w:spacing w:before="60"/>
        <w:ind w:left="1080"/>
        <w:rPr>
          <w:sz w:val="26"/>
          <w:szCs w:val="26"/>
        </w:rPr>
      </w:pPr>
      <w:r w:rsidRPr="003B1E59">
        <w:rPr>
          <w:b/>
          <w:sz w:val="26"/>
          <w:szCs w:val="26"/>
        </w:rPr>
        <w:t>Đối tượng hưởng lợi và sử dụng</w:t>
      </w:r>
      <w:r w:rsidRPr="003B1E59">
        <w:rPr>
          <w:sz w:val="26"/>
          <w:szCs w:val="26"/>
        </w:rPr>
        <w:t xml:space="preserve">: </w:t>
      </w:r>
      <w:r w:rsidR="003B1E59" w:rsidRPr="003B1E59">
        <w:rPr>
          <w:rFonts w:eastAsia="Calibri" w:cs="Times New Roman"/>
          <w:sz w:val="26"/>
          <w:szCs w:val="26"/>
        </w:rPr>
        <w:t>mô tả các đối tượng được hưởng lợi từ hệ thống và các đối tượng tham gia sử dụng hệ thống</w:t>
      </w:r>
      <w:r w:rsidR="00565372" w:rsidRPr="00565372">
        <w:rPr>
          <w:sz w:val="26"/>
          <w:szCs w:val="26"/>
        </w:rPr>
        <w:t>.</w:t>
      </w:r>
    </w:p>
    <w:p w14:paraId="6838A993" w14:textId="77777777" w:rsidR="003B1E59" w:rsidRPr="003B1E59" w:rsidRDefault="003B1E59" w:rsidP="00B76957">
      <w:pPr>
        <w:pStyle w:val="ListParagraph"/>
        <w:numPr>
          <w:ilvl w:val="0"/>
          <w:numId w:val="22"/>
        </w:numPr>
        <w:tabs>
          <w:tab w:val="left" w:pos="4191"/>
        </w:tabs>
        <w:spacing w:before="60"/>
        <w:ind w:left="1080"/>
        <w:rPr>
          <w:sz w:val="26"/>
          <w:szCs w:val="26"/>
        </w:rPr>
      </w:pPr>
      <w:r w:rsidRPr="003B1E59">
        <w:rPr>
          <w:rFonts w:eastAsia="Calibri" w:cs="Times New Roman"/>
          <w:b/>
          <w:sz w:val="26"/>
          <w:szCs w:val="26"/>
        </w:rPr>
        <w:t>Tổng quan hệ thống phần mềm</w:t>
      </w:r>
      <w:r w:rsidRPr="003B1E59">
        <w:rPr>
          <w:rFonts w:eastAsia="Calibri" w:cs="Times New Roman"/>
          <w:sz w:val="26"/>
          <w:szCs w:val="26"/>
        </w:rPr>
        <w:t>: mô tả mô hình, các tính năng có trong hệ thống phần mềm Quản lý rủi ro hoạt động MSB</w:t>
      </w:r>
      <w:r w:rsidR="00565372">
        <w:rPr>
          <w:rFonts w:eastAsia="Calibri" w:cs="Times New Roman"/>
          <w:sz w:val="26"/>
          <w:szCs w:val="26"/>
        </w:rPr>
        <w:t>.</w:t>
      </w:r>
    </w:p>
    <w:p w14:paraId="60CE5DEB" w14:textId="77777777" w:rsidR="002B698E" w:rsidRPr="003B1E59" w:rsidRDefault="002B698E" w:rsidP="00B76957">
      <w:pPr>
        <w:pStyle w:val="ListParagraph"/>
        <w:numPr>
          <w:ilvl w:val="0"/>
          <w:numId w:val="22"/>
        </w:numPr>
        <w:tabs>
          <w:tab w:val="left" w:pos="4191"/>
        </w:tabs>
        <w:spacing w:before="60"/>
        <w:ind w:left="1080"/>
        <w:rPr>
          <w:sz w:val="26"/>
          <w:szCs w:val="26"/>
        </w:rPr>
      </w:pPr>
      <w:r w:rsidRPr="003B1E59">
        <w:rPr>
          <w:b/>
          <w:sz w:val="26"/>
          <w:szCs w:val="26"/>
        </w:rPr>
        <w:t>Yêu cầu tính năng</w:t>
      </w:r>
      <w:r w:rsidRPr="003B1E59">
        <w:rPr>
          <w:sz w:val="26"/>
          <w:szCs w:val="26"/>
        </w:rPr>
        <w:t xml:space="preserve">: </w:t>
      </w:r>
      <w:r w:rsidR="003B1E59" w:rsidRPr="003B1E59">
        <w:rPr>
          <w:rFonts w:eastAsia="Calibri" w:cs="Times New Roman"/>
          <w:sz w:val="26"/>
          <w:szCs w:val="26"/>
        </w:rPr>
        <w:t>mô tả chi tiết các tính năng, màn hình thiết kế sơ bộ cho các chức năng chính của chương trình.</w:t>
      </w:r>
    </w:p>
    <w:p w14:paraId="67F5E154" w14:textId="77777777" w:rsidR="003B1E59" w:rsidRPr="003B1E59" w:rsidRDefault="002B698E" w:rsidP="00B76957">
      <w:pPr>
        <w:pStyle w:val="ListParagraph"/>
        <w:numPr>
          <w:ilvl w:val="0"/>
          <w:numId w:val="22"/>
        </w:numPr>
        <w:tabs>
          <w:tab w:val="left" w:pos="4191"/>
        </w:tabs>
        <w:spacing w:before="60"/>
        <w:ind w:left="1080"/>
        <w:rPr>
          <w:sz w:val="26"/>
          <w:szCs w:val="26"/>
        </w:rPr>
      </w:pPr>
      <w:r w:rsidRPr="003B1E59">
        <w:rPr>
          <w:b/>
          <w:sz w:val="26"/>
          <w:szCs w:val="26"/>
        </w:rPr>
        <w:t>Yêu cầu khác với phần mềm</w:t>
      </w:r>
      <w:r w:rsidRPr="003B1E59">
        <w:rPr>
          <w:sz w:val="26"/>
          <w:szCs w:val="26"/>
        </w:rPr>
        <w:t xml:space="preserve">: </w:t>
      </w:r>
      <w:r w:rsidR="003B1E59" w:rsidRPr="003B1E59">
        <w:rPr>
          <w:rFonts w:eastAsia="Calibri" w:cs="Times New Roman"/>
          <w:sz w:val="26"/>
          <w:szCs w:val="26"/>
        </w:rPr>
        <w:t>mô tả về các yêu cầu đối với hệ thống phần mềm ở phạm vi nằm ngoài các yêu cầu chức năng cụ thể.</w:t>
      </w:r>
    </w:p>
    <w:p w14:paraId="5ED22F00" w14:textId="77777777" w:rsidR="003B1E59" w:rsidRPr="003B1E59" w:rsidRDefault="003B1E59" w:rsidP="00B76957">
      <w:pPr>
        <w:pStyle w:val="ListParagraph"/>
        <w:numPr>
          <w:ilvl w:val="0"/>
          <w:numId w:val="22"/>
        </w:numPr>
        <w:tabs>
          <w:tab w:val="left" w:pos="4191"/>
        </w:tabs>
        <w:spacing w:before="60"/>
        <w:ind w:left="1080"/>
        <w:rPr>
          <w:sz w:val="26"/>
          <w:szCs w:val="26"/>
        </w:rPr>
      </w:pPr>
      <w:r w:rsidRPr="003B1E59">
        <w:rPr>
          <w:rFonts w:eastAsia="Calibri" w:cs="Times New Roman"/>
          <w:b/>
          <w:sz w:val="26"/>
          <w:szCs w:val="26"/>
        </w:rPr>
        <w:t>Yêu cầu tài liệu</w:t>
      </w:r>
      <w:r w:rsidRPr="003B1E59">
        <w:rPr>
          <w:rFonts w:eastAsia="Calibri" w:cs="Times New Roman"/>
          <w:sz w:val="26"/>
          <w:szCs w:val="26"/>
        </w:rPr>
        <w:t>: mô tả các yêu cầu về tài liệu liên quan đến hệ thống, ví dụ: tài liệu hướng dẫn sử dụng, tài liệu cài đặt….</w:t>
      </w:r>
    </w:p>
    <w:p w14:paraId="40620AE3" w14:textId="77777777" w:rsidR="002B698E" w:rsidRDefault="002B698E" w:rsidP="00B76957">
      <w:pPr>
        <w:pStyle w:val="ListParagraph"/>
        <w:numPr>
          <w:ilvl w:val="0"/>
          <w:numId w:val="22"/>
        </w:numPr>
        <w:tabs>
          <w:tab w:val="left" w:pos="4191"/>
        </w:tabs>
        <w:spacing w:before="60"/>
        <w:ind w:left="1080"/>
        <w:rPr>
          <w:sz w:val="26"/>
          <w:szCs w:val="26"/>
        </w:rPr>
      </w:pPr>
      <w:r w:rsidRPr="000A3071">
        <w:rPr>
          <w:b/>
          <w:sz w:val="26"/>
          <w:szCs w:val="26"/>
        </w:rPr>
        <w:t>Tổng hợp và mức độ ưu tiên của các yêu cầu</w:t>
      </w:r>
      <w:r>
        <w:rPr>
          <w:sz w:val="26"/>
          <w:szCs w:val="26"/>
        </w:rPr>
        <w:t xml:space="preserve">: </w:t>
      </w:r>
      <w:r w:rsidR="003B1E59" w:rsidRPr="003B1E59">
        <w:rPr>
          <w:rFonts w:eastAsia="Calibri" w:cs="Times New Roman"/>
          <w:sz w:val="26"/>
          <w:szCs w:val="26"/>
        </w:rPr>
        <w:t>trong trường hợp có nhiều yêu cầu với nhiều thời hạn triển khai khác nhau – phụ thuộc vào kế hoạch của dự án, các yêu cầu với mức độ ưu tiên được mô tả trong mục này sẽ được dụng làm căn cứ để xét thứ tự triển khai cho từng chức năng của hệ thống Quản lý hồ sơ tài sản bảo đảm MSB.</w:t>
      </w:r>
    </w:p>
    <w:p w14:paraId="0C4871EC" w14:textId="77777777" w:rsidR="002B698E" w:rsidRDefault="002B698E" w:rsidP="002D00E6">
      <w:pPr>
        <w:pStyle w:val="ListParagraph"/>
        <w:tabs>
          <w:tab w:val="left" w:pos="4191"/>
        </w:tabs>
        <w:ind w:left="1440"/>
        <w:rPr>
          <w:sz w:val="26"/>
          <w:szCs w:val="26"/>
        </w:rPr>
      </w:pPr>
    </w:p>
    <w:p w14:paraId="52471AD6" w14:textId="77777777" w:rsidR="005B1032" w:rsidRDefault="005B1032" w:rsidP="006C05DE">
      <w:pPr>
        <w:pStyle w:val="ListParagraph"/>
        <w:numPr>
          <w:ilvl w:val="1"/>
          <w:numId w:val="15"/>
        </w:numPr>
        <w:tabs>
          <w:tab w:val="left" w:pos="450"/>
          <w:tab w:val="left" w:pos="4191"/>
        </w:tabs>
        <w:ind w:left="900" w:hanging="540"/>
        <w:rPr>
          <w:sz w:val="26"/>
          <w:szCs w:val="26"/>
        </w:rPr>
      </w:pPr>
      <w:r w:rsidRPr="00C73489">
        <w:rPr>
          <w:b/>
          <w:sz w:val="26"/>
          <w:szCs w:val="26"/>
        </w:rPr>
        <w:t>Mục đích:</w:t>
      </w:r>
      <w:r w:rsidRPr="005B1032">
        <w:rPr>
          <w:sz w:val="26"/>
          <w:szCs w:val="26"/>
        </w:rPr>
        <w:t xml:space="preserve"> </w:t>
      </w:r>
    </w:p>
    <w:p w14:paraId="0CDD751D" w14:textId="77777777" w:rsidR="00C73489" w:rsidRDefault="003B1E59" w:rsidP="003B1E59">
      <w:pPr>
        <w:pStyle w:val="Header"/>
        <w:spacing w:line="276" w:lineRule="auto"/>
        <w:ind w:left="720"/>
        <w:jc w:val="both"/>
        <w:rPr>
          <w:sz w:val="26"/>
          <w:szCs w:val="26"/>
          <w:lang w:eastAsia="ja-JP"/>
        </w:rPr>
      </w:pPr>
      <w:r w:rsidRPr="003B1E59">
        <w:rPr>
          <w:rFonts w:eastAsia="Calibri" w:cs="Times New Roman"/>
          <w:sz w:val="26"/>
          <w:szCs w:val="26"/>
          <w:lang w:eastAsia="ja-JP"/>
        </w:rPr>
        <w:t xml:space="preserve">Mục đích của tài liệu này là thu thập, phân tích, và định nghĩa các yêu cầu mức cao và các tính năng của </w:t>
      </w:r>
      <w:r w:rsidRPr="003B1E59">
        <w:rPr>
          <w:rFonts w:eastAsia="Calibri" w:cs="Times New Roman"/>
          <w:b/>
          <w:sz w:val="26"/>
          <w:szCs w:val="26"/>
          <w:effect w:val="none"/>
          <w:lang w:eastAsia="ja-JP"/>
        </w:rPr>
        <w:t>Hệ thống quản lý rủi ro hoạt động MSB</w:t>
      </w:r>
      <w:r w:rsidRPr="003B1E59">
        <w:rPr>
          <w:rFonts w:eastAsia="Calibri" w:cs="Times New Roman"/>
          <w:sz w:val="26"/>
          <w:szCs w:val="26"/>
          <w:lang w:eastAsia="ja-JP"/>
        </w:rPr>
        <w:t xml:space="preserve">. Tài liệu đề cập tới tính năng được mong muốn bởi khách hàng, và đối tượng sử dụng mục tiêu, và tại sao lại phát sinh mong muốn đó. Chi tiết </w:t>
      </w:r>
      <w:r w:rsidRPr="003B1E59">
        <w:rPr>
          <w:rFonts w:eastAsia="Calibri" w:cs="Times New Roman"/>
          <w:b/>
          <w:sz w:val="26"/>
          <w:szCs w:val="26"/>
          <w:effect w:val="none"/>
          <w:lang w:eastAsia="ja-JP"/>
        </w:rPr>
        <w:t>Hệ thống quản lý rủi ro hoạt động MSB</w:t>
      </w:r>
      <w:r w:rsidRPr="003B1E59">
        <w:rPr>
          <w:rFonts w:eastAsia="Calibri" w:cs="Times New Roman"/>
          <w:sz w:val="26"/>
          <w:szCs w:val="26"/>
          <w:lang w:eastAsia="ja-JP"/>
        </w:rPr>
        <w:t xml:space="preserve"> đáp ứng các yêu cầu được mô tả chi tiết trong các tình huống sử dụng và các đặc tả phi chức năng.</w:t>
      </w:r>
    </w:p>
    <w:p w14:paraId="26E28632" w14:textId="77777777" w:rsidR="003B1E59" w:rsidRPr="003B1E59" w:rsidRDefault="003B1E59" w:rsidP="003B1E59">
      <w:pPr>
        <w:pStyle w:val="Header"/>
        <w:spacing w:line="276" w:lineRule="auto"/>
        <w:ind w:left="720"/>
        <w:jc w:val="both"/>
        <w:rPr>
          <w:sz w:val="26"/>
          <w:szCs w:val="26"/>
        </w:rPr>
      </w:pPr>
    </w:p>
    <w:p w14:paraId="5B42E987" w14:textId="77777777" w:rsidR="003B1E59" w:rsidRPr="003B1E59" w:rsidRDefault="000A3071" w:rsidP="006C05DE">
      <w:pPr>
        <w:pStyle w:val="ListParagraph"/>
        <w:numPr>
          <w:ilvl w:val="1"/>
          <w:numId w:val="15"/>
        </w:numPr>
        <w:tabs>
          <w:tab w:val="left" w:pos="4191"/>
        </w:tabs>
        <w:ind w:left="900" w:hanging="540"/>
        <w:rPr>
          <w:sz w:val="26"/>
          <w:szCs w:val="26"/>
        </w:rPr>
      </w:pPr>
      <w:r w:rsidRPr="00C73489">
        <w:rPr>
          <w:b/>
          <w:sz w:val="26"/>
          <w:szCs w:val="26"/>
        </w:rPr>
        <w:t>Phạm vi</w:t>
      </w:r>
      <w:r>
        <w:rPr>
          <w:sz w:val="26"/>
          <w:szCs w:val="26"/>
        </w:rPr>
        <w:t>:</w:t>
      </w:r>
    </w:p>
    <w:p w14:paraId="3105D72E" w14:textId="77777777" w:rsidR="003B1E59" w:rsidRPr="003B1E59" w:rsidRDefault="003B1E59" w:rsidP="003B1E59">
      <w:pPr>
        <w:pStyle w:val="Header"/>
        <w:spacing w:line="360" w:lineRule="auto"/>
        <w:ind w:left="510"/>
        <w:jc w:val="both"/>
        <w:rPr>
          <w:rFonts w:eastAsia="Calibri" w:cs="Times New Roman"/>
          <w:sz w:val="26"/>
          <w:szCs w:val="26"/>
        </w:rPr>
      </w:pPr>
      <w:r w:rsidRPr="003B1E59">
        <w:rPr>
          <w:rFonts w:eastAsia="Calibri" w:cs="Times New Roman"/>
          <w:sz w:val="26"/>
          <w:szCs w:val="26"/>
        </w:rPr>
        <w:t>Phạm vi của tài liệu bao gồm:</w:t>
      </w:r>
    </w:p>
    <w:p w14:paraId="481CD235" w14:textId="77777777" w:rsidR="003B1E59" w:rsidRPr="003B1E59" w:rsidRDefault="003B1E59" w:rsidP="006C05DE">
      <w:pPr>
        <w:numPr>
          <w:ilvl w:val="0"/>
          <w:numId w:val="23"/>
        </w:numPr>
        <w:spacing w:after="0" w:line="240" w:lineRule="auto"/>
        <w:rPr>
          <w:rFonts w:eastAsia="Calibri" w:cs="Times New Roman"/>
          <w:sz w:val="26"/>
          <w:szCs w:val="26"/>
        </w:rPr>
      </w:pPr>
      <w:r w:rsidRPr="003B1E59">
        <w:rPr>
          <w:rFonts w:eastAsia="Calibri" w:cs="Times New Roman"/>
          <w:sz w:val="26"/>
          <w:szCs w:val="26"/>
        </w:rPr>
        <w:lastRenderedPageBreak/>
        <w:t>Mô tả yêu cầu các tính năng người sử dụng mong muốn đối với Hệ thống quản lý rủi ro MSB.</w:t>
      </w:r>
    </w:p>
    <w:p w14:paraId="14B91492" w14:textId="77777777" w:rsidR="003B1E59" w:rsidRPr="003B1E59" w:rsidRDefault="003B1E59" w:rsidP="006C05DE">
      <w:pPr>
        <w:numPr>
          <w:ilvl w:val="0"/>
          <w:numId w:val="23"/>
        </w:numPr>
        <w:spacing w:after="0" w:line="240" w:lineRule="auto"/>
        <w:rPr>
          <w:rFonts w:eastAsia="Calibri" w:cs="Times New Roman"/>
          <w:sz w:val="26"/>
          <w:szCs w:val="26"/>
        </w:rPr>
      </w:pPr>
      <w:r w:rsidRPr="003B1E59">
        <w:rPr>
          <w:rFonts w:eastAsia="Calibri" w:cs="Times New Roman"/>
          <w:sz w:val="26"/>
          <w:szCs w:val="26"/>
        </w:rPr>
        <w:t>Tài liệu Yêu cầu người sử dụng này sau khi được xác nhận bởi các bộ phận liên quan sẽ được sử dụng làm căn cứ cho:</w:t>
      </w:r>
    </w:p>
    <w:p w14:paraId="1B56EC4C" w14:textId="77777777" w:rsidR="003B1E59" w:rsidRPr="003B1E59" w:rsidRDefault="003B1E59" w:rsidP="006C05DE">
      <w:pPr>
        <w:numPr>
          <w:ilvl w:val="1"/>
          <w:numId w:val="23"/>
        </w:numPr>
        <w:spacing w:after="0" w:line="240" w:lineRule="auto"/>
        <w:ind w:left="1080"/>
        <w:rPr>
          <w:rFonts w:eastAsia="Calibri" w:cs="Times New Roman"/>
          <w:sz w:val="26"/>
          <w:szCs w:val="26"/>
        </w:rPr>
      </w:pPr>
      <w:r w:rsidRPr="003B1E59">
        <w:rPr>
          <w:rFonts w:eastAsia="Calibri" w:cs="Times New Roman"/>
          <w:sz w:val="26"/>
          <w:szCs w:val="26"/>
        </w:rPr>
        <w:t>Phạm vi triển khai của hệ thống – bao gồm các tính năng được đề cập đến trong tài liệu</w:t>
      </w:r>
    </w:p>
    <w:p w14:paraId="70B3EF7B" w14:textId="77777777" w:rsidR="003B1E59" w:rsidRPr="003B1E59" w:rsidRDefault="003B1E59" w:rsidP="006C05DE">
      <w:pPr>
        <w:numPr>
          <w:ilvl w:val="1"/>
          <w:numId w:val="23"/>
        </w:numPr>
        <w:spacing w:after="0" w:line="240" w:lineRule="auto"/>
        <w:ind w:left="1080"/>
        <w:rPr>
          <w:rFonts w:eastAsia="Calibri" w:cs="Times New Roman"/>
          <w:sz w:val="26"/>
          <w:szCs w:val="26"/>
        </w:rPr>
      </w:pPr>
      <w:r w:rsidRPr="003B1E59">
        <w:rPr>
          <w:rFonts w:eastAsia="Calibri" w:cs="Times New Roman"/>
          <w:sz w:val="26"/>
          <w:szCs w:val="26"/>
        </w:rPr>
        <w:t>Cơ sở viết và thực hiện kịch bản kiểm thử hệ thống</w:t>
      </w:r>
    </w:p>
    <w:p w14:paraId="41F733A6" w14:textId="77777777" w:rsidR="003B1E59" w:rsidRPr="003B1E59" w:rsidRDefault="003B1E59" w:rsidP="006C05DE">
      <w:pPr>
        <w:numPr>
          <w:ilvl w:val="1"/>
          <w:numId w:val="23"/>
        </w:numPr>
        <w:spacing w:after="0" w:line="240" w:lineRule="auto"/>
        <w:ind w:left="1080"/>
        <w:rPr>
          <w:rFonts w:eastAsia="Calibri" w:cs="Times New Roman"/>
          <w:sz w:val="26"/>
          <w:szCs w:val="26"/>
        </w:rPr>
      </w:pPr>
      <w:r w:rsidRPr="003B1E59">
        <w:rPr>
          <w:rFonts w:eastAsia="Calibri" w:cs="Times New Roman"/>
          <w:sz w:val="26"/>
          <w:szCs w:val="26"/>
        </w:rPr>
        <w:t>Cơ sở nghiệm thu hệ thống.</w:t>
      </w:r>
    </w:p>
    <w:p w14:paraId="43854BC9" w14:textId="77777777" w:rsidR="003B1E59" w:rsidRPr="003B1E59" w:rsidRDefault="003B1E59" w:rsidP="006C05DE">
      <w:pPr>
        <w:numPr>
          <w:ilvl w:val="1"/>
          <w:numId w:val="23"/>
        </w:numPr>
        <w:spacing w:after="0" w:line="240" w:lineRule="auto"/>
        <w:ind w:left="1080"/>
        <w:rPr>
          <w:rFonts w:eastAsia="Calibri" w:cs="Times New Roman"/>
          <w:sz w:val="26"/>
          <w:szCs w:val="26"/>
        </w:rPr>
      </w:pPr>
      <w:r w:rsidRPr="003B1E59">
        <w:rPr>
          <w:rFonts w:eastAsia="Calibri" w:cs="Times New Roman"/>
          <w:sz w:val="26"/>
          <w:szCs w:val="26"/>
        </w:rPr>
        <w:t>Cơ sở nâng cấp hệ thống trong trường hợp có nhu cầu phát sinh thêm các chức năng không được đề cập tới trong tài liệu này.</w:t>
      </w:r>
    </w:p>
    <w:p w14:paraId="6BB927BF" w14:textId="77777777" w:rsidR="00C73489" w:rsidRPr="00C73489" w:rsidRDefault="00C73489" w:rsidP="00C73489">
      <w:pPr>
        <w:pStyle w:val="ListParagraph"/>
        <w:tabs>
          <w:tab w:val="left" w:pos="720"/>
          <w:tab w:val="left" w:pos="4191"/>
        </w:tabs>
        <w:ind w:left="1080"/>
        <w:rPr>
          <w:b/>
          <w:sz w:val="26"/>
          <w:szCs w:val="26"/>
        </w:rPr>
      </w:pPr>
    </w:p>
    <w:p w14:paraId="3936C066" w14:textId="77777777" w:rsidR="000A3071" w:rsidRDefault="000A3071" w:rsidP="006C05DE">
      <w:pPr>
        <w:pStyle w:val="ListParagraph"/>
        <w:numPr>
          <w:ilvl w:val="1"/>
          <w:numId w:val="15"/>
        </w:numPr>
        <w:tabs>
          <w:tab w:val="left" w:pos="900"/>
          <w:tab w:val="left" w:pos="4191"/>
        </w:tabs>
        <w:spacing w:before="60"/>
        <w:ind w:left="900" w:hanging="540"/>
        <w:rPr>
          <w:b/>
          <w:sz w:val="26"/>
          <w:szCs w:val="26"/>
        </w:rPr>
      </w:pPr>
      <w:r w:rsidRPr="00C73489">
        <w:rPr>
          <w:b/>
          <w:sz w:val="26"/>
          <w:szCs w:val="26"/>
        </w:rPr>
        <w:t>Thuật ngữ và từ viết tắt:</w:t>
      </w:r>
    </w:p>
    <w:p w14:paraId="047FE632" w14:textId="77777777" w:rsidR="00C73489" w:rsidRPr="00C73489" w:rsidRDefault="00C73489" w:rsidP="00C73489">
      <w:pPr>
        <w:pStyle w:val="ListParagraph"/>
        <w:tabs>
          <w:tab w:val="left" w:pos="900"/>
          <w:tab w:val="left" w:pos="4191"/>
        </w:tabs>
        <w:spacing w:before="60"/>
        <w:ind w:left="900"/>
        <w:rPr>
          <w:b/>
          <w:sz w:val="26"/>
          <w:szCs w:val="26"/>
        </w:rPr>
      </w:pPr>
    </w:p>
    <w:tbl>
      <w:tblPr>
        <w:tblStyle w:val="TableGrid"/>
        <w:tblW w:w="0" w:type="auto"/>
        <w:tblInd w:w="468" w:type="dxa"/>
        <w:tblLook w:val="04A0" w:firstRow="1" w:lastRow="0" w:firstColumn="1" w:lastColumn="0" w:noHBand="0" w:noVBand="1"/>
      </w:tblPr>
      <w:tblGrid>
        <w:gridCol w:w="2970"/>
        <w:gridCol w:w="6138"/>
      </w:tblGrid>
      <w:tr w:rsidR="000A3071" w:rsidRPr="000A3071" w14:paraId="25CC5AFF" w14:textId="77777777" w:rsidTr="000A3071">
        <w:tc>
          <w:tcPr>
            <w:tcW w:w="2970" w:type="dxa"/>
            <w:shd w:val="clear" w:color="auto" w:fill="DA251C"/>
          </w:tcPr>
          <w:p w14:paraId="39AEB72C" w14:textId="77777777" w:rsidR="000A3071" w:rsidRPr="000A3071" w:rsidRDefault="000A3071" w:rsidP="000A3071">
            <w:pPr>
              <w:pStyle w:val="ListParagraph"/>
              <w:tabs>
                <w:tab w:val="left" w:pos="4191"/>
              </w:tabs>
              <w:spacing w:before="60"/>
              <w:ind w:left="0"/>
              <w:jc w:val="center"/>
              <w:rPr>
                <w:b/>
                <w:color w:val="FFFFFF" w:themeColor="background1"/>
                <w:sz w:val="26"/>
                <w:szCs w:val="26"/>
              </w:rPr>
            </w:pPr>
            <w:r w:rsidRPr="000A3071">
              <w:rPr>
                <w:b/>
                <w:color w:val="FFFFFF" w:themeColor="background1"/>
                <w:sz w:val="26"/>
                <w:szCs w:val="26"/>
              </w:rPr>
              <w:t>Thuật ngữ</w:t>
            </w:r>
          </w:p>
        </w:tc>
        <w:tc>
          <w:tcPr>
            <w:tcW w:w="6138" w:type="dxa"/>
            <w:shd w:val="clear" w:color="auto" w:fill="DA251C"/>
          </w:tcPr>
          <w:p w14:paraId="7EB5F6DC" w14:textId="77777777" w:rsidR="000A3071" w:rsidRPr="000A3071" w:rsidRDefault="000A3071" w:rsidP="000A3071">
            <w:pPr>
              <w:pStyle w:val="ListParagraph"/>
              <w:tabs>
                <w:tab w:val="left" w:pos="4191"/>
              </w:tabs>
              <w:spacing w:before="60"/>
              <w:ind w:left="0"/>
              <w:jc w:val="center"/>
              <w:rPr>
                <w:b/>
                <w:color w:val="FFFFFF" w:themeColor="background1"/>
                <w:sz w:val="26"/>
                <w:szCs w:val="26"/>
              </w:rPr>
            </w:pPr>
            <w:r w:rsidRPr="000A3071">
              <w:rPr>
                <w:b/>
                <w:color w:val="FFFFFF" w:themeColor="background1"/>
                <w:sz w:val="26"/>
                <w:szCs w:val="26"/>
              </w:rPr>
              <w:t>Mô tả</w:t>
            </w:r>
          </w:p>
        </w:tc>
      </w:tr>
      <w:tr w:rsidR="003B1E59" w14:paraId="09344769" w14:textId="77777777" w:rsidTr="000A3071">
        <w:tc>
          <w:tcPr>
            <w:tcW w:w="2970" w:type="dxa"/>
          </w:tcPr>
          <w:p w14:paraId="2BCBB2E4" w14:textId="77777777" w:rsidR="003B1E59" w:rsidRPr="00502F33" w:rsidRDefault="003B1E59" w:rsidP="00AA3B1A">
            <w:pPr>
              <w:pStyle w:val="StyleTabletextBoldLinespacingAtleast15pt"/>
              <w:adjustRightInd w:val="0"/>
              <w:spacing w:before="0" w:beforeAutospacing="0" w:line="360" w:lineRule="auto"/>
              <w:contextualSpacing/>
              <w:rPr>
                <w:rFonts w:ascii="Times New Roman" w:hAnsi="Times New Roman"/>
                <w:b w:val="0"/>
                <w:color w:val="000000"/>
                <w:sz w:val="24"/>
                <w:szCs w:val="24"/>
              </w:rPr>
            </w:pPr>
            <w:r w:rsidRPr="00502F33">
              <w:rPr>
                <w:rFonts w:ascii="Times New Roman" w:hAnsi="Times New Roman"/>
                <w:b w:val="0"/>
                <w:color w:val="000000"/>
                <w:sz w:val="24"/>
                <w:szCs w:val="24"/>
              </w:rPr>
              <w:t>URD</w:t>
            </w:r>
          </w:p>
        </w:tc>
        <w:tc>
          <w:tcPr>
            <w:tcW w:w="6138" w:type="dxa"/>
          </w:tcPr>
          <w:p w14:paraId="409AAEE4" w14:textId="77777777" w:rsidR="003B1E59" w:rsidRPr="00502F33" w:rsidRDefault="003B1E59"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sidRPr="00502F33">
              <w:rPr>
                <w:rFonts w:ascii="Times New Roman" w:hAnsi="Times New Roman"/>
                <w:i w:val="0"/>
                <w:color w:val="000000"/>
                <w:sz w:val="24"/>
                <w:szCs w:val="24"/>
              </w:rPr>
              <w:t>Tài liệu đặc tả yêu cầu người sử dụng</w:t>
            </w:r>
          </w:p>
        </w:tc>
      </w:tr>
      <w:tr w:rsidR="003B1E59" w14:paraId="61A63B69" w14:textId="77777777" w:rsidTr="000A3071">
        <w:tc>
          <w:tcPr>
            <w:tcW w:w="2970" w:type="dxa"/>
          </w:tcPr>
          <w:p w14:paraId="35A42DCF" w14:textId="77777777" w:rsidR="003B1E59" w:rsidRPr="00502F33" w:rsidRDefault="003B1E59"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sidRPr="00502F33">
              <w:rPr>
                <w:rFonts w:ascii="Times New Roman" w:hAnsi="Times New Roman"/>
                <w:b w:val="0"/>
                <w:color w:val="000000"/>
                <w:sz w:val="24"/>
                <w:szCs w:val="24"/>
              </w:rPr>
              <w:t>RR</w:t>
            </w:r>
          </w:p>
        </w:tc>
        <w:tc>
          <w:tcPr>
            <w:tcW w:w="6138" w:type="dxa"/>
          </w:tcPr>
          <w:p w14:paraId="767E2D8C" w14:textId="77777777" w:rsidR="003B1E59" w:rsidRPr="00502F33" w:rsidRDefault="003B1E59"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sidRPr="00502F33">
              <w:rPr>
                <w:rFonts w:ascii="Times New Roman" w:hAnsi="Times New Roman"/>
                <w:i w:val="0"/>
                <w:color w:val="000000"/>
                <w:sz w:val="24"/>
                <w:szCs w:val="24"/>
              </w:rPr>
              <w:t>Rủi ro</w:t>
            </w:r>
          </w:p>
        </w:tc>
      </w:tr>
      <w:tr w:rsidR="003B1E59" w14:paraId="58C320FC" w14:textId="77777777" w:rsidTr="000A3071">
        <w:tc>
          <w:tcPr>
            <w:tcW w:w="2970" w:type="dxa"/>
          </w:tcPr>
          <w:p w14:paraId="4142062F" w14:textId="77777777" w:rsidR="003B1E59" w:rsidRPr="00352964" w:rsidRDefault="003B1E59"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KS</w:t>
            </w:r>
          </w:p>
        </w:tc>
        <w:tc>
          <w:tcPr>
            <w:tcW w:w="6138" w:type="dxa"/>
          </w:tcPr>
          <w:p w14:paraId="1CF40727" w14:textId="77777777" w:rsidR="003B1E59" w:rsidRPr="00352964" w:rsidRDefault="003B1E59"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Kiểm soát</w:t>
            </w:r>
          </w:p>
        </w:tc>
      </w:tr>
      <w:tr w:rsidR="003B1E59" w14:paraId="28CFD0CE" w14:textId="77777777" w:rsidTr="003B1E59">
        <w:trPr>
          <w:trHeight w:val="85"/>
        </w:trPr>
        <w:tc>
          <w:tcPr>
            <w:tcW w:w="2970" w:type="dxa"/>
          </w:tcPr>
          <w:p w14:paraId="50D537C4" w14:textId="77777777" w:rsidR="003B1E59" w:rsidRDefault="003B1E59"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QT RR</w:t>
            </w:r>
          </w:p>
        </w:tc>
        <w:tc>
          <w:tcPr>
            <w:tcW w:w="6138" w:type="dxa"/>
          </w:tcPr>
          <w:p w14:paraId="1EC93A57" w14:textId="77777777" w:rsidR="003B1E59" w:rsidRDefault="003B1E59"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Quy trình rủi ro</w:t>
            </w:r>
          </w:p>
        </w:tc>
      </w:tr>
      <w:tr w:rsidR="003B1E59" w14:paraId="722EE3AC" w14:textId="77777777" w:rsidTr="000A3071">
        <w:tc>
          <w:tcPr>
            <w:tcW w:w="2970" w:type="dxa"/>
          </w:tcPr>
          <w:p w14:paraId="478A4753" w14:textId="77777777" w:rsidR="003B1E59" w:rsidRDefault="003B1E59"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RRHĐ</w:t>
            </w:r>
          </w:p>
        </w:tc>
        <w:tc>
          <w:tcPr>
            <w:tcW w:w="6138" w:type="dxa"/>
          </w:tcPr>
          <w:p w14:paraId="1EDF28DA" w14:textId="77777777" w:rsidR="003B1E59" w:rsidRDefault="003B1E59"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Rủi ro hoạt động</w:t>
            </w:r>
          </w:p>
        </w:tc>
      </w:tr>
      <w:tr w:rsidR="003B1E59" w14:paraId="612B5497" w14:textId="77777777" w:rsidTr="000A3071">
        <w:tc>
          <w:tcPr>
            <w:tcW w:w="2970" w:type="dxa"/>
          </w:tcPr>
          <w:p w14:paraId="0BE12B55" w14:textId="77777777" w:rsidR="003B1E59" w:rsidRDefault="003B1E59"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CSDL</w:t>
            </w:r>
          </w:p>
        </w:tc>
        <w:tc>
          <w:tcPr>
            <w:tcW w:w="6138" w:type="dxa"/>
          </w:tcPr>
          <w:p w14:paraId="58481A71" w14:textId="77777777" w:rsidR="003B1E59" w:rsidRDefault="003B1E59"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Cơ sở dữ liệu</w:t>
            </w:r>
          </w:p>
        </w:tc>
      </w:tr>
      <w:tr w:rsidR="003B1E59" w14:paraId="2732F79B" w14:textId="77777777" w:rsidTr="000A3071">
        <w:tc>
          <w:tcPr>
            <w:tcW w:w="2970" w:type="dxa"/>
          </w:tcPr>
          <w:p w14:paraId="56590224" w14:textId="77777777" w:rsidR="003B1E59" w:rsidRDefault="003B1E59"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B/C</w:t>
            </w:r>
          </w:p>
        </w:tc>
        <w:tc>
          <w:tcPr>
            <w:tcW w:w="6138" w:type="dxa"/>
          </w:tcPr>
          <w:p w14:paraId="2FB3FE63" w14:textId="77777777" w:rsidR="003B1E59" w:rsidRDefault="003B1E59"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Báo cáo</w:t>
            </w:r>
          </w:p>
        </w:tc>
      </w:tr>
      <w:tr w:rsidR="00D70337" w14:paraId="7A267D7D" w14:textId="77777777" w:rsidTr="000A3071">
        <w:tc>
          <w:tcPr>
            <w:tcW w:w="2970" w:type="dxa"/>
          </w:tcPr>
          <w:p w14:paraId="6951AE67" w14:textId="77777777" w:rsidR="00D70337" w:rsidRDefault="00D70337"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MSB</w:t>
            </w:r>
          </w:p>
        </w:tc>
        <w:tc>
          <w:tcPr>
            <w:tcW w:w="6138" w:type="dxa"/>
          </w:tcPr>
          <w:p w14:paraId="7D9C8EFD" w14:textId="77777777" w:rsidR="00D70337" w:rsidRDefault="00D70337"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Maritime Bank</w:t>
            </w:r>
          </w:p>
        </w:tc>
      </w:tr>
      <w:tr w:rsidR="00D70337" w14:paraId="4D7F4CF1" w14:textId="77777777" w:rsidTr="000A3071">
        <w:tc>
          <w:tcPr>
            <w:tcW w:w="2970" w:type="dxa"/>
          </w:tcPr>
          <w:p w14:paraId="31A90EBC" w14:textId="77777777" w:rsidR="00D70337" w:rsidRDefault="00D70337"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TNG</w:t>
            </w:r>
          </w:p>
        </w:tc>
        <w:tc>
          <w:tcPr>
            <w:tcW w:w="6138" w:type="dxa"/>
          </w:tcPr>
          <w:p w14:paraId="3DA7128C" w14:textId="77777777" w:rsidR="00D70337" w:rsidRDefault="00D70337"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Trần Nguyễn Group</w:t>
            </w:r>
          </w:p>
        </w:tc>
      </w:tr>
      <w:tr w:rsidR="00D70337" w14:paraId="3F88AD0A" w14:textId="77777777" w:rsidTr="000A3071">
        <w:tc>
          <w:tcPr>
            <w:tcW w:w="2970" w:type="dxa"/>
          </w:tcPr>
          <w:p w14:paraId="27B7895A" w14:textId="77777777" w:rsidR="00D70337" w:rsidRDefault="00C050FD"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PGD</w:t>
            </w:r>
          </w:p>
        </w:tc>
        <w:tc>
          <w:tcPr>
            <w:tcW w:w="6138" w:type="dxa"/>
          </w:tcPr>
          <w:p w14:paraId="471D0654" w14:textId="77777777" w:rsidR="00D70337" w:rsidRDefault="00C050FD"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Phòng giao dịch</w:t>
            </w:r>
          </w:p>
        </w:tc>
      </w:tr>
      <w:tr w:rsidR="00C050FD" w14:paraId="1EFDD332" w14:textId="77777777" w:rsidTr="000A3071">
        <w:tc>
          <w:tcPr>
            <w:tcW w:w="2970" w:type="dxa"/>
          </w:tcPr>
          <w:p w14:paraId="79634161" w14:textId="77777777" w:rsidR="00C050FD" w:rsidRDefault="00C050FD"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r>
              <w:rPr>
                <w:rFonts w:ascii="Times New Roman" w:hAnsi="Times New Roman"/>
                <w:b w:val="0"/>
                <w:color w:val="000000"/>
                <w:sz w:val="24"/>
                <w:szCs w:val="24"/>
              </w:rPr>
              <w:t>CN</w:t>
            </w:r>
          </w:p>
        </w:tc>
        <w:tc>
          <w:tcPr>
            <w:tcW w:w="6138" w:type="dxa"/>
          </w:tcPr>
          <w:p w14:paraId="6FD023E4" w14:textId="77777777" w:rsidR="00C050FD" w:rsidRDefault="00C050FD"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r>
              <w:rPr>
                <w:rFonts w:ascii="Times New Roman" w:hAnsi="Times New Roman"/>
                <w:i w:val="0"/>
                <w:color w:val="000000"/>
                <w:sz w:val="24"/>
                <w:szCs w:val="24"/>
              </w:rPr>
              <w:t>Chi nhánh</w:t>
            </w:r>
          </w:p>
        </w:tc>
      </w:tr>
      <w:tr w:rsidR="00C050FD" w14:paraId="57914780" w14:textId="77777777" w:rsidTr="000A3071">
        <w:tc>
          <w:tcPr>
            <w:tcW w:w="2970" w:type="dxa"/>
          </w:tcPr>
          <w:p w14:paraId="0A9BF843" w14:textId="77777777" w:rsidR="00C050FD" w:rsidRDefault="00C050FD" w:rsidP="00AA3B1A">
            <w:pPr>
              <w:pStyle w:val="StyleTabletextBoldLinespacingAtleast15pt"/>
              <w:adjustRightInd w:val="0"/>
              <w:spacing w:before="0" w:beforeAutospacing="0" w:line="360" w:lineRule="auto"/>
              <w:contextualSpacing/>
              <w:jc w:val="both"/>
              <w:rPr>
                <w:rFonts w:ascii="Times New Roman" w:hAnsi="Times New Roman"/>
                <w:b w:val="0"/>
                <w:color w:val="000000"/>
                <w:sz w:val="24"/>
                <w:szCs w:val="24"/>
              </w:rPr>
            </w:pPr>
          </w:p>
        </w:tc>
        <w:tc>
          <w:tcPr>
            <w:tcW w:w="6138" w:type="dxa"/>
          </w:tcPr>
          <w:p w14:paraId="1C8FE6AD" w14:textId="77777777" w:rsidR="00C050FD" w:rsidRDefault="00C050FD" w:rsidP="00AA3B1A">
            <w:pPr>
              <w:pStyle w:val="StyleTabletextItalicBlueLinespacingAtleast15pt"/>
              <w:adjustRightInd w:val="0"/>
              <w:spacing w:before="0" w:beforeAutospacing="0" w:line="360" w:lineRule="auto"/>
              <w:contextualSpacing/>
              <w:jc w:val="both"/>
              <w:rPr>
                <w:rFonts w:ascii="Times New Roman" w:hAnsi="Times New Roman"/>
                <w:i w:val="0"/>
                <w:color w:val="000000"/>
                <w:sz w:val="24"/>
                <w:szCs w:val="24"/>
              </w:rPr>
            </w:pPr>
          </w:p>
        </w:tc>
      </w:tr>
    </w:tbl>
    <w:p w14:paraId="7B70CC5E" w14:textId="77777777" w:rsidR="002B698E" w:rsidRDefault="002B698E" w:rsidP="002B698E">
      <w:pPr>
        <w:pStyle w:val="ListParagraph"/>
        <w:tabs>
          <w:tab w:val="left" w:pos="4191"/>
        </w:tabs>
        <w:ind w:left="1800"/>
        <w:rPr>
          <w:sz w:val="26"/>
          <w:szCs w:val="26"/>
        </w:rPr>
      </w:pPr>
    </w:p>
    <w:p w14:paraId="315D2E4E" w14:textId="77777777" w:rsidR="00D02F24" w:rsidRDefault="00D02F24" w:rsidP="006C05DE">
      <w:pPr>
        <w:pStyle w:val="ListParagraph"/>
        <w:numPr>
          <w:ilvl w:val="1"/>
          <w:numId w:val="15"/>
        </w:numPr>
        <w:tabs>
          <w:tab w:val="left" w:pos="900"/>
          <w:tab w:val="left" w:pos="4191"/>
        </w:tabs>
        <w:ind w:left="900" w:hanging="540"/>
        <w:rPr>
          <w:b/>
          <w:sz w:val="26"/>
          <w:szCs w:val="26"/>
        </w:rPr>
      </w:pPr>
      <w:r w:rsidRPr="00C73489">
        <w:rPr>
          <w:b/>
          <w:sz w:val="26"/>
          <w:szCs w:val="26"/>
        </w:rPr>
        <w:t xml:space="preserve">Tài liệu tham khảo: </w:t>
      </w:r>
    </w:p>
    <w:p w14:paraId="5EC63F6D" w14:textId="77777777" w:rsidR="00C73489" w:rsidRPr="00C73489" w:rsidRDefault="00C73489" w:rsidP="00C73489">
      <w:pPr>
        <w:pStyle w:val="ListParagraph"/>
        <w:tabs>
          <w:tab w:val="left" w:pos="900"/>
          <w:tab w:val="left" w:pos="4191"/>
        </w:tabs>
        <w:ind w:left="900"/>
        <w:rPr>
          <w:b/>
          <w:sz w:val="26"/>
          <w:szCs w:val="26"/>
        </w:rPr>
      </w:pPr>
    </w:p>
    <w:tbl>
      <w:tblPr>
        <w:tblStyle w:val="TableGrid"/>
        <w:tblW w:w="0" w:type="auto"/>
        <w:tblInd w:w="468" w:type="dxa"/>
        <w:tblLook w:val="04A0" w:firstRow="1" w:lastRow="0" w:firstColumn="1" w:lastColumn="0" w:noHBand="0" w:noVBand="1"/>
      </w:tblPr>
      <w:tblGrid>
        <w:gridCol w:w="3150"/>
        <w:gridCol w:w="1530"/>
        <w:gridCol w:w="2340"/>
        <w:gridCol w:w="2088"/>
      </w:tblGrid>
      <w:tr w:rsidR="00B30CEF" w14:paraId="57E437A4" w14:textId="77777777" w:rsidTr="00B30CEF">
        <w:tc>
          <w:tcPr>
            <w:tcW w:w="3150" w:type="dxa"/>
            <w:shd w:val="clear" w:color="auto" w:fill="DA251C"/>
          </w:tcPr>
          <w:p w14:paraId="767C114F" w14:textId="77777777" w:rsidR="00B30CEF" w:rsidRPr="00B30CEF" w:rsidRDefault="00B30CEF" w:rsidP="00B30CEF">
            <w:pPr>
              <w:pStyle w:val="ListParagraph"/>
              <w:tabs>
                <w:tab w:val="left" w:pos="4191"/>
              </w:tabs>
              <w:ind w:left="0"/>
              <w:jc w:val="center"/>
              <w:rPr>
                <w:b/>
                <w:color w:val="FFFFFF" w:themeColor="background1"/>
                <w:sz w:val="26"/>
                <w:szCs w:val="26"/>
              </w:rPr>
            </w:pPr>
            <w:r w:rsidRPr="00B30CEF">
              <w:rPr>
                <w:b/>
                <w:color w:val="FFFFFF" w:themeColor="background1"/>
                <w:sz w:val="26"/>
                <w:szCs w:val="26"/>
              </w:rPr>
              <w:t>Tên tài liệu</w:t>
            </w:r>
          </w:p>
        </w:tc>
        <w:tc>
          <w:tcPr>
            <w:tcW w:w="1530" w:type="dxa"/>
            <w:shd w:val="clear" w:color="auto" w:fill="DA251C"/>
          </w:tcPr>
          <w:p w14:paraId="10B1064D" w14:textId="77777777" w:rsidR="00B30CEF" w:rsidRPr="00B30CEF" w:rsidRDefault="00B30CEF" w:rsidP="00B30CEF">
            <w:pPr>
              <w:pStyle w:val="ListParagraph"/>
              <w:tabs>
                <w:tab w:val="left" w:pos="4191"/>
              </w:tabs>
              <w:ind w:left="0"/>
              <w:jc w:val="center"/>
              <w:rPr>
                <w:b/>
                <w:color w:val="FFFFFF" w:themeColor="background1"/>
                <w:sz w:val="26"/>
                <w:szCs w:val="26"/>
              </w:rPr>
            </w:pPr>
            <w:r w:rsidRPr="00B30CEF">
              <w:rPr>
                <w:b/>
                <w:color w:val="FFFFFF" w:themeColor="background1"/>
                <w:sz w:val="26"/>
                <w:szCs w:val="26"/>
              </w:rPr>
              <w:t>Thời gian ban hành</w:t>
            </w:r>
          </w:p>
        </w:tc>
        <w:tc>
          <w:tcPr>
            <w:tcW w:w="2340" w:type="dxa"/>
            <w:shd w:val="clear" w:color="auto" w:fill="DA251C"/>
          </w:tcPr>
          <w:p w14:paraId="724B8286" w14:textId="77777777" w:rsidR="00B30CEF" w:rsidRPr="00B30CEF" w:rsidRDefault="00B30CEF" w:rsidP="00B30CEF">
            <w:pPr>
              <w:pStyle w:val="ListParagraph"/>
              <w:tabs>
                <w:tab w:val="left" w:pos="4191"/>
              </w:tabs>
              <w:ind w:left="0"/>
              <w:jc w:val="center"/>
              <w:rPr>
                <w:b/>
                <w:color w:val="FFFFFF" w:themeColor="background1"/>
                <w:sz w:val="26"/>
                <w:szCs w:val="26"/>
              </w:rPr>
            </w:pPr>
            <w:r w:rsidRPr="00B30CEF">
              <w:rPr>
                <w:b/>
                <w:color w:val="FFFFFF" w:themeColor="background1"/>
                <w:sz w:val="26"/>
                <w:szCs w:val="26"/>
              </w:rPr>
              <w:t>Nguồn</w:t>
            </w:r>
          </w:p>
        </w:tc>
        <w:tc>
          <w:tcPr>
            <w:tcW w:w="2088" w:type="dxa"/>
            <w:shd w:val="clear" w:color="auto" w:fill="DA251C"/>
          </w:tcPr>
          <w:p w14:paraId="55DB449E" w14:textId="77777777" w:rsidR="00B30CEF" w:rsidRPr="00B30CEF" w:rsidRDefault="00B30CEF" w:rsidP="00B30CEF">
            <w:pPr>
              <w:pStyle w:val="ListParagraph"/>
              <w:tabs>
                <w:tab w:val="left" w:pos="4191"/>
              </w:tabs>
              <w:ind w:left="0"/>
              <w:jc w:val="center"/>
              <w:rPr>
                <w:b/>
                <w:color w:val="FFFFFF" w:themeColor="background1"/>
                <w:sz w:val="26"/>
                <w:szCs w:val="26"/>
              </w:rPr>
            </w:pPr>
            <w:r w:rsidRPr="00B30CEF">
              <w:rPr>
                <w:b/>
                <w:color w:val="FFFFFF" w:themeColor="background1"/>
                <w:sz w:val="26"/>
                <w:szCs w:val="26"/>
              </w:rPr>
              <w:t>Ghi chú</w:t>
            </w:r>
          </w:p>
        </w:tc>
      </w:tr>
      <w:tr w:rsidR="00C73489" w14:paraId="04710D0C" w14:textId="77777777" w:rsidTr="00B30CEF">
        <w:tc>
          <w:tcPr>
            <w:tcW w:w="3150" w:type="dxa"/>
          </w:tcPr>
          <w:p w14:paraId="69376B0A" w14:textId="77777777" w:rsidR="00C73489" w:rsidRPr="00F508A3" w:rsidRDefault="00C73489" w:rsidP="00C73489">
            <w:pPr>
              <w:jc w:val="both"/>
              <w:rPr>
                <w:sz w:val="26"/>
                <w:szCs w:val="26"/>
                <w:lang w:val="es-MX"/>
              </w:rPr>
            </w:pPr>
            <w:r w:rsidRPr="00F508A3">
              <w:rPr>
                <w:sz w:val="26"/>
                <w:szCs w:val="26"/>
                <w:lang w:val="es-MX"/>
              </w:rPr>
              <w:t>QT RR 007 Tu danh gia rui ro va hieu qua KS va cac phu luc bieu mau.pdf</w:t>
            </w:r>
          </w:p>
        </w:tc>
        <w:tc>
          <w:tcPr>
            <w:tcW w:w="1530" w:type="dxa"/>
          </w:tcPr>
          <w:p w14:paraId="0E123E05" w14:textId="77777777" w:rsidR="00C73489" w:rsidRPr="00F508A3" w:rsidRDefault="00C73489" w:rsidP="00C73489">
            <w:pPr>
              <w:pStyle w:val="StyleTabletextItalicBlueLinespacingAtleast15pt"/>
              <w:adjustRightInd w:val="0"/>
              <w:spacing w:before="0" w:beforeAutospacing="0" w:line="360" w:lineRule="auto"/>
              <w:contextualSpacing/>
              <w:jc w:val="center"/>
              <w:rPr>
                <w:rFonts w:ascii="Times New Roman" w:hAnsi="Times New Roman"/>
                <w:i w:val="0"/>
                <w:color w:val="000000"/>
                <w:sz w:val="26"/>
                <w:szCs w:val="26"/>
              </w:rPr>
            </w:pPr>
            <w:r w:rsidRPr="00F508A3">
              <w:rPr>
                <w:rFonts w:ascii="Times New Roman" w:hAnsi="Times New Roman"/>
                <w:i w:val="0"/>
                <w:color w:val="000000"/>
                <w:sz w:val="26"/>
                <w:szCs w:val="26"/>
              </w:rPr>
              <w:t>28/09/2011</w:t>
            </w:r>
          </w:p>
        </w:tc>
        <w:tc>
          <w:tcPr>
            <w:tcW w:w="2340" w:type="dxa"/>
          </w:tcPr>
          <w:p w14:paraId="6CE2020E" w14:textId="77777777" w:rsidR="00C73489" w:rsidRPr="00F508A3" w:rsidRDefault="00C73489" w:rsidP="00C73489">
            <w:pPr>
              <w:jc w:val="center"/>
              <w:rPr>
                <w:sz w:val="26"/>
                <w:szCs w:val="26"/>
              </w:rPr>
            </w:pPr>
            <w:r w:rsidRPr="00F508A3">
              <w:rPr>
                <w:sz w:val="26"/>
                <w:szCs w:val="26"/>
              </w:rPr>
              <w:t>P. CS QLRR Hoạt động</w:t>
            </w:r>
          </w:p>
        </w:tc>
        <w:tc>
          <w:tcPr>
            <w:tcW w:w="2088" w:type="dxa"/>
          </w:tcPr>
          <w:p w14:paraId="3575D4CA" w14:textId="77777777" w:rsidR="00C73489" w:rsidRPr="00F508A3" w:rsidRDefault="00C73489" w:rsidP="00C73489">
            <w:pPr>
              <w:jc w:val="center"/>
              <w:rPr>
                <w:sz w:val="26"/>
                <w:szCs w:val="26"/>
              </w:rPr>
            </w:pPr>
            <w:r w:rsidRPr="00F508A3">
              <w:rPr>
                <w:sz w:val="26"/>
                <w:szCs w:val="26"/>
              </w:rPr>
              <w:t>Đã ban hành chính thức</w:t>
            </w:r>
          </w:p>
        </w:tc>
      </w:tr>
      <w:tr w:rsidR="00C73489" w14:paraId="458338EE" w14:textId="77777777" w:rsidTr="00B30CEF">
        <w:tc>
          <w:tcPr>
            <w:tcW w:w="3150" w:type="dxa"/>
          </w:tcPr>
          <w:p w14:paraId="000E39AA" w14:textId="77777777" w:rsidR="00C73489" w:rsidRPr="00F508A3" w:rsidRDefault="00C73489" w:rsidP="00C73489">
            <w:pPr>
              <w:jc w:val="both"/>
              <w:rPr>
                <w:b/>
                <w:sz w:val="26"/>
                <w:szCs w:val="26"/>
              </w:rPr>
            </w:pPr>
            <w:r w:rsidRPr="00F508A3">
              <w:rPr>
                <w:sz w:val="26"/>
                <w:szCs w:val="26"/>
              </w:rPr>
              <w:t>QT RR 006 Quy trinh bao cao su kien ton that va cac phu luc bieu mau.pdf</w:t>
            </w:r>
          </w:p>
        </w:tc>
        <w:tc>
          <w:tcPr>
            <w:tcW w:w="1530" w:type="dxa"/>
          </w:tcPr>
          <w:p w14:paraId="3CC6D9FE" w14:textId="77777777" w:rsidR="00C73489" w:rsidRPr="00F508A3" w:rsidRDefault="00C73489" w:rsidP="00C73489">
            <w:pPr>
              <w:pStyle w:val="StyleTabletextItalicBlueLinespacingAtleast15pt"/>
              <w:adjustRightInd w:val="0"/>
              <w:spacing w:before="0" w:beforeAutospacing="0" w:line="360" w:lineRule="auto"/>
              <w:contextualSpacing/>
              <w:jc w:val="center"/>
              <w:rPr>
                <w:rFonts w:ascii="Times New Roman" w:hAnsi="Times New Roman"/>
                <w:i w:val="0"/>
                <w:color w:val="000000"/>
                <w:sz w:val="26"/>
                <w:szCs w:val="26"/>
              </w:rPr>
            </w:pPr>
            <w:r w:rsidRPr="00F508A3">
              <w:rPr>
                <w:rFonts w:ascii="Times New Roman" w:hAnsi="Times New Roman"/>
                <w:i w:val="0"/>
                <w:color w:val="000000"/>
                <w:sz w:val="26"/>
                <w:szCs w:val="26"/>
              </w:rPr>
              <w:t>01/08/2011</w:t>
            </w:r>
          </w:p>
        </w:tc>
        <w:tc>
          <w:tcPr>
            <w:tcW w:w="2340" w:type="dxa"/>
          </w:tcPr>
          <w:p w14:paraId="33A5B7B2" w14:textId="77777777" w:rsidR="00C73489" w:rsidRPr="00F508A3" w:rsidRDefault="00C73489" w:rsidP="00C73489">
            <w:pPr>
              <w:jc w:val="center"/>
              <w:rPr>
                <w:sz w:val="26"/>
                <w:szCs w:val="26"/>
              </w:rPr>
            </w:pPr>
            <w:r w:rsidRPr="00F508A3">
              <w:rPr>
                <w:sz w:val="26"/>
                <w:szCs w:val="26"/>
              </w:rPr>
              <w:t>P. CS QLRR Hoạt động</w:t>
            </w:r>
          </w:p>
        </w:tc>
        <w:tc>
          <w:tcPr>
            <w:tcW w:w="2088" w:type="dxa"/>
          </w:tcPr>
          <w:p w14:paraId="778507A5" w14:textId="77777777" w:rsidR="00C73489" w:rsidRPr="00F508A3" w:rsidRDefault="00C73489" w:rsidP="00C73489">
            <w:pPr>
              <w:jc w:val="center"/>
              <w:rPr>
                <w:sz w:val="26"/>
                <w:szCs w:val="26"/>
              </w:rPr>
            </w:pPr>
            <w:r w:rsidRPr="00F508A3">
              <w:rPr>
                <w:sz w:val="26"/>
                <w:szCs w:val="26"/>
              </w:rPr>
              <w:t>Đã ban hành chính thức</w:t>
            </w:r>
          </w:p>
        </w:tc>
      </w:tr>
    </w:tbl>
    <w:p w14:paraId="562BE331" w14:textId="77777777" w:rsidR="00B30CEF" w:rsidRDefault="00B30CEF" w:rsidP="006C05DE">
      <w:pPr>
        <w:pStyle w:val="ListParagraph"/>
        <w:numPr>
          <w:ilvl w:val="0"/>
          <w:numId w:val="15"/>
        </w:numPr>
        <w:tabs>
          <w:tab w:val="left" w:pos="360"/>
          <w:tab w:val="left" w:pos="4191"/>
        </w:tabs>
        <w:spacing w:line="360" w:lineRule="auto"/>
        <w:ind w:left="360"/>
        <w:rPr>
          <w:b/>
          <w:sz w:val="26"/>
          <w:szCs w:val="26"/>
        </w:rPr>
      </w:pPr>
      <w:r w:rsidRPr="00B30CEF">
        <w:rPr>
          <w:b/>
          <w:sz w:val="26"/>
          <w:szCs w:val="26"/>
        </w:rPr>
        <w:lastRenderedPageBreak/>
        <w:t>Vị trí của phiên bản phần mềm</w:t>
      </w:r>
      <w:r w:rsidR="00B757C6">
        <w:rPr>
          <w:b/>
          <w:sz w:val="26"/>
          <w:szCs w:val="26"/>
        </w:rPr>
        <w:t>:</w:t>
      </w:r>
    </w:p>
    <w:p w14:paraId="6CB7BBBE" w14:textId="77777777" w:rsidR="00B757C6" w:rsidRPr="00F508A3" w:rsidRDefault="00B757C6" w:rsidP="006C05DE">
      <w:pPr>
        <w:pStyle w:val="ListParagraph"/>
        <w:numPr>
          <w:ilvl w:val="1"/>
          <w:numId w:val="15"/>
        </w:numPr>
        <w:tabs>
          <w:tab w:val="left" w:pos="1170"/>
          <w:tab w:val="left" w:pos="4191"/>
        </w:tabs>
        <w:spacing w:line="360" w:lineRule="auto"/>
        <w:ind w:left="540" w:hanging="540"/>
        <w:rPr>
          <w:b/>
          <w:sz w:val="26"/>
          <w:szCs w:val="26"/>
        </w:rPr>
      </w:pPr>
      <w:r w:rsidRPr="00F508A3">
        <w:rPr>
          <w:b/>
          <w:sz w:val="26"/>
          <w:szCs w:val="26"/>
        </w:rPr>
        <w:t xml:space="preserve">Lợi ích </w:t>
      </w:r>
      <w:r w:rsidR="003B1E59">
        <w:rPr>
          <w:b/>
          <w:sz w:val="26"/>
          <w:szCs w:val="26"/>
        </w:rPr>
        <w:t>đem lại</w:t>
      </w:r>
      <w:r w:rsidRPr="00F508A3">
        <w:rPr>
          <w:b/>
          <w:sz w:val="26"/>
          <w:szCs w:val="26"/>
        </w:rPr>
        <w:t xml:space="preserve">: </w:t>
      </w:r>
    </w:p>
    <w:p w14:paraId="5FAA6C45" w14:textId="77777777" w:rsidR="003B1E59" w:rsidRPr="003B1E59" w:rsidRDefault="003B1E59" w:rsidP="006C05DE">
      <w:pPr>
        <w:pStyle w:val="ListParagraph"/>
        <w:numPr>
          <w:ilvl w:val="0"/>
          <w:numId w:val="24"/>
        </w:numPr>
        <w:spacing w:after="0" w:line="240" w:lineRule="auto"/>
        <w:ind w:left="720"/>
        <w:rPr>
          <w:rFonts w:eastAsia="Calibri" w:cs="Times New Roman"/>
          <w:sz w:val="26"/>
          <w:szCs w:val="26"/>
          <w:lang w:val="en-GB"/>
        </w:rPr>
      </w:pPr>
      <w:r w:rsidRPr="003B1E59">
        <w:rPr>
          <w:rFonts w:eastAsia="Calibri" w:cs="Times New Roman"/>
          <w:sz w:val="26"/>
          <w:szCs w:val="26"/>
          <w:lang w:val="en-GB"/>
        </w:rPr>
        <w:t>Đáp ứng yêu cầu của Ngân hàng Nhà nước và Tiêu chuẩn Basel II</w:t>
      </w:r>
    </w:p>
    <w:p w14:paraId="280883D6" w14:textId="77777777" w:rsidR="003B1E59" w:rsidRPr="003B1E59" w:rsidRDefault="003B1E59" w:rsidP="006C05DE">
      <w:pPr>
        <w:pStyle w:val="ListParagraph"/>
        <w:numPr>
          <w:ilvl w:val="0"/>
          <w:numId w:val="24"/>
        </w:numPr>
        <w:spacing w:after="0" w:line="240" w:lineRule="auto"/>
        <w:ind w:left="720"/>
        <w:rPr>
          <w:rFonts w:eastAsia="Calibri" w:cs="Times New Roman"/>
          <w:sz w:val="26"/>
          <w:szCs w:val="26"/>
          <w:lang w:val="en-GB"/>
        </w:rPr>
      </w:pPr>
      <w:r w:rsidRPr="003B1E59">
        <w:rPr>
          <w:rFonts w:eastAsia="Calibri" w:cs="Times New Roman"/>
          <w:sz w:val="26"/>
          <w:szCs w:val="26"/>
          <w:lang w:val="en-GB"/>
        </w:rPr>
        <w:t>Giảm thiểu chi phí và thời gian trong việc báo cáo và tổng hợp báo cáo</w:t>
      </w:r>
    </w:p>
    <w:p w14:paraId="69B66A61" w14:textId="77777777" w:rsidR="003B1E59" w:rsidRPr="003B1E59" w:rsidRDefault="003B1E59" w:rsidP="006C05DE">
      <w:pPr>
        <w:pStyle w:val="ListParagraph"/>
        <w:numPr>
          <w:ilvl w:val="0"/>
          <w:numId w:val="24"/>
        </w:numPr>
        <w:spacing w:after="0" w:line="240" w:lineRule="auto"/>
        <w:ind w:left="720"/>
        <w:rPr>
          <w:rFonts w:eastAsia="Calibri" w:cs="Times New Roman"/>
          <w:sz w:val="26"/>
          <w:szCs w:val="26"/>
          <w:lang w:val="en-GB"/>
        </w:rPr>
      </w:pPr>
      <w:r w:rsidRPr="003B1E59">
        <w:rPr>
          <w:rFonts w:eastAsia="Calibri" w:cs="Times New Roman"/>
          <w:sz w:val="26"/>
          <w:szCs w:val="26"/>
          <w:lang w:val="en-GB"/>
        </w:rPr>
        <w:t>Tập trung hóa việc quản lý rủi ro trên toàn hệ thống</w:t>
      </w:r>
    </w:p>
    <w:p w14:paraId="161BE993" w14:textId="77777777" w:rsidR="00F508A3" w:rsidRDefault="00F508A3" w:rsidP="00F508A3">
      <w:pPr>
        <w:pStyle w:val="ListParagraph"/>
        <w:tabs>
          <w:tab w:val="left" w:pos="1170"/>
          <w:tab w:val="left" w:pos="4191"/>
        </w:tabs>
        <w:rPr>
          <w:sz w:val="26"/>
          <w:szCs w:val="26"/>
        </w:rPr>
      </w:pPr>
    </w:p>
    <w:p w14:paraId="47DC7A2E" w14:textId="77777777" w:rsidR="005924E5" w:rsidRDefault="00F508A3" w:rsidP="006C05DE">
      <w:pPr>
        <w:pStyle w:val="ListParagraph"/>
        <w:numPr>
          <w:ilvl w:val="1"/>
          <w:numId w:val="15"/>
        </w:numPr>
        <w:tabs>
          <w:tab w:val="left" w:pos="540"/>
          <w:tab w:val="left" w:pos="1170"/>
          <w:tab w:val="left" w:pos="4191"/>
        </w:tabs>
        <w:spacing w:line="20" w:lineRule="atLeast"/>
        <w:ind w:left="540" w:hanging="540"/>
        <w:rPr>
          <w:b/>
          <w:sz w:val="26"/>
          <w:szCs w:val="26"/>
        </w:rPr>
      </w:pPr>
      <w:r w:rsidRPr="00F508A3">
        <w:rPr>
          <w:b/>
          <w:sz w:val="26"/>
          <w:szCs w:val="26"/>
        </w:rPr>
        <w:t>Vấn đề cần giải quyết</w:t>
      </w:r>
      <w:r w:rsidR="00EB0C8D" w:rsidRPr="00F508A3">
        <w:rPr>
          <w:b/>
          <w:sz w:val="26"/>
          <w:szCs w:val="26"/>
        </w:rPr>
        <w:t>:</w:t>
      </w:r>
    </w:p>
    <w:p w14:paraId="7047FF04" w14:textId="77777777" w:rsidR="007767F0" w:rsidRPr="004B7C3D" w:rsidRDefault="007767F0" w:rsidP="007767F0">
      <w:pPr>
        <w:numPr>
          <w:ilvl w:val="0"/>
          <w:numId w:val="25"/>
        </w:numPr>
        <w:spacing w:after="0" w:line="20" w:lineRule="atLeast"/>
        <w:rPr>
          <w:rFonts w:eastAsia="Calibri" w:cs="Times New Roman"/>
          <w:sz w:val="26"/>
          <w:szCs w:val="26"/>
          <w:highlight w:val="yellow"/>
          <w:lang w:val="en-GB"/>
        </w:rPr>
      </w:pPr>
      <w:r w:rsidRPr="004B7C3D">
        <w:rPr>
          <w:sz w:val="26"/>
          <w:szCs w:val="26"/>
          <w:highlight w:val="yellow"/>
        </w:rPr>
        <w:t>Cho phép user outlook của tập đoàn cũng có thể truy cập</w:t>
      </w:r>
      <w:r w:rsidRPr="004B7C3D">
        <w:rPr>
          <w:rFonts w:eastAsia="Calibri" w:cs="Times New Roman"/>
          <w:sz w:val="26"/>
          <w:szCs w:val="26"/>
          <w:highlight w:val="yellow"/>
          <w:lang w:val="en-GB"/>
        </w:rPr>
        <w:t xml:space="preserve"> </w:t>
      </w:r>
    </w:p>
    <w:p w14:paraId="150F2129" w14:textId="77777777" w:rsidR="002744F0" w:rsidRPr="004B7C3D" w:rsidRDefault="002744F0" w:rsidP="006C05DE">
      <w:pPr>
        <w:numPr>
          <w:ilvl w:val="0"/>
          <w:numId w:val="25"/>
        </w:numPr>
        <w:spacing w:after="0" w:line="20" w:lineRule="atLeast"/>
        <w:rPr>
          <w:rFonts w:eastAsia="Calibri" w:cs="Times New Roman"/>
          <w:sz w:val="26"/>
          <w:szCs w:val="26"/>
          <w:highlight w:val="yellow"/>
          <w:lang w:val="en-GB"/>
        </w:rPr>
      </w:pPr>
      <w:r w:rsidRPr="004B7C3D">
        <w:rPr>
          <w:rFonts w:eastAsia="Calibri" w:cs="Times New Roman"/>
          <w:sz w:val="26"/>
          <w:szCs w:val="26"/>
          <w:highlight w:val="yellow"/>
          <w:lang w:val="en-GB"/>
        </w:rPr>
        <w:t xml:space="preserve">Chỉnh sửa module “Tự đánh giá rủi ro” </w:t>
      </w:r>
    </w:p>
    <w:p w14:paraId="0077DA2B" w14:textId="77777777" w:rsidR="005924E5" w:rsidRDefault="003B1E59" w:rsidP="006C05DE">
      <w:pPr>
        <w:numPr>
          <w:ilvl w:val="0"/>
          <w:numId w:val="25"/>
        </w:numPr>
        <w:spacing w:after="0" w:line="20" w:lineRule="atLeast"/>
        <w:rPr>
          <w:rFonts w:eastAsia="Calibri" w:cs="Times New Roman"/>
          <w:sz w:val="26"/>
          <w:szCs w:val="26"/>
          <w:lang w:val="en-GB"/>
        </w:rPr>
      </w:pPr>
      <w:r w:rsidRPr="003B1E59">
        <w:rPr>
          <w:rFonts w:eastAsia="Calibri" w:cs="Times New Roman"/>
          <w:sz w:val="26"/>
          <w:szCs w:val="26"/>
          <w:lang w:val="en-GB"/>
        </w:rPr>
        <w:t>Nâng cấp chức năng báo cáo tổn thất, nâng cấp chức năng báo cáo lỗi</w:t>
      </w:r>
    </w:p>
    <w:p w14:paraId="10F966E9" w14:textId="77777777" w:rsidR="003B1E59" w:rsidRPr="003B1E59" w:rsidRDefault="003B1E59" w:rsidP="006C05DE">
      <w:pPr>
        <w:numPr>
          <w:ilvl w:val="0"/>
          <w:numId w:val="25"/>
        </w:numPr>
        <w:spacing w:after="0" w:line="240" w:lineRule="auto"/>
        <w:rPr>
          <w:rFonts w:eastAsia="Calibri" w:cs="Times New Roman"/>
          <w:sz w:val="26"/>
          <w:szCs w:val="26"/>
          <w:lang w:val="en-GB"/>
        </w:rPr>
      </w:pPr>
      <w:r w:rsidRPr="003B1E59">
        <w:rPr>
          <w:rFonts w:eastAsia="Calibri" w:cs="Times New Roman"/>
          <w:sz w:val="26"/>
          <w:szCs w:val="26"/>
          <w:lang w:val="en-GB"/>
        </w:rPr>
        <w:t>Cho phép các đơn vị thuộc tập đoàn có thể đăng nhập được</w:t>
      </w:r>
    </w:p>
    <w:p w14:paraId="4AEDB078" w14:textId="77777777" w:rsidR="003B1E59" w:rsidRPr="003B1E59" w:rsidRDefault="003B1E59" w:rsidP="006C05DE">
      <w:pPr>
        <w:numPr>
          <w:ilvl w:val="0"/>
          <w:numId w:val="25"/>
        </w:numPr>
        <w:spacing w:after="0" w:line="240" w:lineRule="auto"/>
        <w:rPr>
          <w:rFonts w:eastAsia="Calibri" w:cs="Times New Roman"/>
          <w:sz w:val="26"/>
          <w:szCs w:val="26"/>
          <w:lang w:val="en-GB"/>
        </w:rPr>
      </w:pPr>
      <w:r w:rsidRPr="003B1E59">
        <w:rPr>
          <w:rFonts w:eastAsia="Calibri" w:cs="Times New Roman"/>
          <w:sz w:val="26"/>
          <w:szCs w:val="26"/>
          <w:lang w:val="en-GB"/>
        </w:rPr>
        <w:t>Xây dựng chức năng giám sát hành động giảm thiểu rủi ro</w:t>
      </w:r>
    </w:p>
    <w:p w14:paraId="1B97B6F0" w14:textId="77777777" w:rsidR="003B1E59" w:rsidRPr="003B1E59" w:rsidRDefault="003B1E59" w:rsidP="006C05DE">
      <w:pPr>
        <w:numPr>
          <w:ilvl w:val="0"/>
          <w:numId w:val="25"/>
        </w:numPr>
        <w:spacing w:after="0" w:line="240" w:lineRule="auto"/>
        <w:rPr>
          <w:rFonts w:eastAsia="Calibri" w:cs="Times New Roman"/>
          <w:sz w:val="26"/>
          <w:szCs w:val="26"/>
          <w:lang w:val="en-GB"/>
        </w:rPr>
      </w:pPr>
      <w:r w:rsidRPr="003B1E59">
        <w:rPr>
          <w:rFonts w:eastAsia="Calibri" w:cs="Times New Roman"/>
          <w:sz w:val="26"/>
          <w:szCs w:val="26"/>
          <w:lang w:val="en-GB"/>
        </w:rPr>
        <w:t>Xây dựng chức năng theo dõi chỉ số rủi ro chính</w:t>
      </w:r>
    </w:p>
    <w:p w14:paraId="2651CDFC" w14:textId="77777777" w:rsidR="003B1E59" w:rsidRPr="003B1E59" w:rsidRDefault="003B1E59" w:rsidP="006C05DE">
      <w:pPr>
        <w:numPr>
          <w:ilvl w:val="0"/>
          <w:numId w:val="25"/>
        </w:numPr>
        <w:spacing w:after="0" w:line="240" w:lineRule="auto"/>
        <w:rPr>
          <w:rFonts w:eastAsia="Calibri" w:cs="Times New Roman"/>
          <w:sz w:val="26"/>
          <w:szCs w:val="26"/>
          <w:lang w:val="en-GB"/>
        </w:rPr>
      </w:pPr>
      <w:r w:rsidRPr="003B1E59">
        <w:rPr>
          <w:rFonts w:eastAsia="Calibri" w:cs="Times New Roman"/>
          <w:sz w:val="26"/>
          <w:szCs w:val="26"/>
          <w:lang w:val="en-GB"/>
        </w:rPr>
        <w:t>Xây dựng chức năng phân tích kịch bản</w:t>
      </w:r>
    </w:p>
    <w:p w14:paraId="2B580A40" w14:textId="77777777" w:rsidR="003B1E59" w:rsidRDefault="003B1E59" w:rsidP="006C05DE">
      <w:pPr>
        <w:numPr>
          <w:ilvl w:val="0"/>
          <w:numId w:val="25"/>
        </w:numPr>
        <w:spacing w:after="0" w:line="240" w:lineRule="auto"/>
        <w:rPr>
          <w:rFonts w:eastAsia="Calibri" w:cs="Times New Roman"/>
          <w:sz w:val="26"/>
          <w:szCs w:val="26"/>
          <w:lang w:val="en-GB"/>
        </w:rPr>
      </w:pPr>
      <w:r w:rsidRPr="003B1E59">
        <w:rPr>
          <w:rFonts w:eastAsia="Calibri" w:cs="Times New Roman"/>
          <w:sz w:val="26"/>
          <w:szCs w:val="26"/>
          <w:lang w:val="en-GB"/>
        </w:rPr>
        <w:t>Xây dựng chức năng tính toán vốn</w:t>
      </w:r>
    </w:p>
    <w:p w14:paraId="6B8DFA96" w14:textId="77777777" w:rsidR="00A055A8" w:rsidRPr="00A055A8" w:rsidRDefault="00A055A8" w:rsidP="006C05DE">
      <w:pPr>
        <w:numPr>
          <w:ilvl w:val="0"/>
          <w:numId w:val="25"/>
        </w:numPr>
        <w:spacing w:after="0" w:line="240" w:lineRule="auto"/>
        <w:rPr>
          <w:rFonts w:eastAsia="Calibri" w:cs="Times New Roman"/>
          <w:sz w:val="26"/>
          <w:szCs w:val="26"/>
          <w:highlight w:val="yellow"/>
          <w:lang w:val="en-GB"/>
        </w:rPr>
      </w:pPr>
      <w:r w:rsidRPr="00A055A8">
        <w:rPr>
          <w:rFonts w:eastAsia="Calibri" w:cs="Times New Roman"/>
          <w:sz w:val="26"/>
          <w:szCs w:val="26"/>
          <w:highlight w:val="yellow"/>
          <w:lang w:val="en-GB"/>
        </w:rPr>
        <w:t>Thêm dữ liệu vào module Quản lý hệ thống</w:t>
      </w:r>
    </w:p>
    <w:p w14:paraId="40D33551" w14:textId="77777777" w:rsidR="003B1E59" w:rsidRPr="003B1E59" w:rsidRDefault="003B1E59" w:rsidP="006C05DE">
      <w:pPr>
        <w:numPr>
          <w:ilvl w:val="0"/>
          <w:numId w:val="25"/>
        </w:numPr>
        <w:spacing w:after="0" w:line="240" w:lineRule="auto"/>
        <w:rPr>
          <w:rFonts w:eastAsia="Calibri" w:cs="Times New Roman"/>
          <w:sz w:val="26"/>
          <w:szCs w:val="26"/>
          <w:lang w:val="en-GB"/>
        </w:rPr>
      </w:pPr>
      <w:r w:rsidRPr="003B1E59">
        <w:rPr>
          <w:rFonts w:eastAsia="Calibri" w:cs="Times New Roman"/>
          <w:sz w:val="26"/>
          <w:szCs w:val="26"/>
          <w:lang w:val="en-GB"/>
        </w:rPr>
        <w:t>Lưu trữ dữ liệu rủi ro hoạt động trên DWH.</w:t>
      </w:r>
    </w:p>
    <w:p w14:paraId="01B142C4" w14:textId="77777777" w:rsidR="00F72A6F" w:rsidRDefault="00F72A6F" w:rsidP="00F72A6F">
      <w:pPr>
        <w:pStyle w:val="ListParagraph"/>
        <w:tabs>
          <w:tab w:val="left" w:pos="1170"/>
          <w:tab w:val="left" w:pos="4191"/>
        </w:tabs>
        <w:ind w:left="1800"/>
        <w:rPr>
          <w:b/>
          <w:sz w:val="26"/>
          <w:szCs w:val="26"/>
        </w:rPr>
      </w:pPr>
    </w:p>
    <w:p w14:paraId="085B009E" w14:textId="77777777" w:rsidR="00F72A6F" w:rsidRDefault="00F72A6F" w:rsidP="006C05DE">
      <w:pPr>
        <w:pStyle w:val="ListParagraph"/>
        <w:numPr>
          <w:ilvl w:val="0"/>
          <w:numId w:val="15"/>
        </w:numPr>
        <w:tabs>
          <w:tab w:val="left" w:pos="1170"/>
          <w:tab w:val="left" w:pos="4191"/>
        </w:tabs>
        <w:spacing w:line="360" w:lineRule="auto"/>
        <w:ind w:left="360"/>
        <w:rPr>
          <w:b/>
          <w:sz w:val="26"/>
          <w:szCs w:val="26"/>
        </w:rPr>
      </w:pPr>
      <w:r w:rsidRPr="00F72A6F">
        <w:rPr>
          <w:b/>
          <w:sz w:val="26"/>
          <w:szCs w:val="26"/>
        </w:rPr>
        <w:t xml:space="preserve">Mô tả về đối tượng sử dụng: </w:t>
      </w:r>
    </w:p>
    <w:p w14:paraId="263375B5" w14:textId="77777777" w:rsidR="00F508A3" w:rsidRPr="00F508A3" w:rsidRDefault="00F508A3" w:rsidP="006C05DE">
      <w:pPr>
        <w:pStyle w:val="ListParagraph"/>
        <w:numPr>
          <w:ilvl w:val="0"/>
          <w:numId w:val="16"/>
        </w:numPr>
        <w:spacing w:after="0" w:line="240" w:lineRule="auto"/>
        <w:ind w:left="720"/>
        <w:rPr>
          <w:sz w:val="26"/>
          <w:szCs w:val="26"/>
        </w:rPr>
      </w:pPr>
      <w:r w:rsidRPr="00F508A3">
        <w:rPr>
          <w:sz w:val="26"/>
          <w:szCs w:val="26"/>
        </w:rPr>
        <w:t xml:space="preserve">Đối tượng hưởng lợi: </w:t>
      </w:r>
    </w:p>
    <w:p w14:paraId="1F377617" w14:textId="77777777" w:rsidR="00F508A3" w:rsidRPr="00F508A3" w:rsidRDefault="00F508A3" w:rsidP="006C05DE">
      <w:pPr>
        <w:pStyle w:val="ListParagraph"/>
        <w:numPr>
          <w:ilvl w:val="1"/>
          <w:numId w:val="17"/>
        </w:numPr>
        <w:spacing w:after="0" w:line="240" w:lineRule="auto"/>
        <w:ind w:left="1170"/>
        <w:rPr>
          <w:sz w:val="26"/>
          <w:szCs w:val="26"/>
        </w:rPr>
      </w:pPr>
      <w:r w:rsidRPr="00F508A3">
        <w:rPr>
          <w:sz w:val="26"/>
          <w:szCs w:val="26"/>
        </w:rPr>
        <w:t>Maritime Bank</w:t>
      </w:r>
    </w:p>
    <w:p w14:paraId="2DBA16AD" w14:textId="77777777" w:rsidR="00F508A3" w:rsidRPr="00F508A3" w:rsidRDefault="00F508A3" w:rsidP="006C05DE">
      <w:pPr>
        <w:numPr>
          <w:ilvl w:val="1"/>
          <w:numId w:val="17"/>
        </w:numPr>
        <w:spacing w:after="0" w:line="240" w:lineRule="auto"/>
        <w:ind w:left="1170"/>
        <w:rPr>
          <w:sz w:val="26"/>
          <w:szCs w:val="26"/>
        </w:rPr>
      </w:pPr>
      <w:r w:rsidRPr="00F508A3">
        <w:rPr>
          <w:sz w:val="26"/>
          <w:szCs w:val="26"/>
        </w:rPr>
        <w:t>Các chi nhánh, phòng quản lý rủi ro và các đối tượng nôi bộ - trong tổ chức có liên quan trực tiếp với nghiệp vụ quản lý rủi ro</w:t>
      </w:r>
    </w:p>
    <w:p w14:paraId="5704C386" w14:textId="77777777" w:rsidR="00F508A3" w:rsidRPr="00F508A3" w:rsidRDefault="00F508A3" w:rsidP="006C05DE">
      <w:pPr>
        <w:numPr>
          <w:ilvl w:val="1"/>
          <w:numId w:val="17"/>
        </w:numPr>
        <w:spacing w:after="0" w:line="240" w:lineRule="auto"/>
        <w:ind w:left="1170"/>
        <w:rPr>
          <w:sz w:val="26"/>
          <w:szCs w:val="26"/>
        </w:rPr>
      </w:pPr>
      <w:r w:rsidRPr="00F508A3">
        <w:rPr>
          <w:sz w:val="26"/>
          <w:szCs w:val="26"/>
        </w:rPr>
        <w:t>Các đơn vị trong tập đoàn TNG</w:t>
      </w:r>
    </w:p>
    <w:p w14:paraId="6CCDD79D" w14:textId="77777777" w:rsidR="00F508A3" w:rsidRPr="00F508A3" w:rsidRDefault="00F508A3" w:rsidP="006C05DE">
      <w:pPr>
        <w:pStyle w:val="ListParagraph"/>
        <w:numPr>
          <w:ilvl w:val="0"/>
          <w:numId w:val="16"/>
        </w:numPr>
        <w:spacing w:after="0" w:line="240" w:lineRule="auto"/>
        <w:ind w:left="720"/>
        <w:rPr>
          <w:sz w:val="26"/>
          <w:szCs w:val="26"/>
        </w:rPr>
      </w:pPr>
      <w:r w:rsidRPr="00F508A3">
        <w:rPr>
          <w:sz w:val="26"/>
          <w:szCs w:val="26"/>
        </w:rPr>
        <w:t>Đối tượng sử dụng:</w:t>
      </w:r>
    </w:p>
    <w:p w14:paraId="2FD581CB" w14:textId="77777777" w:rsidR="00F508A3" w:rsidRPr="00F508A3" w:rsidRDefault="00F508A3" w:rsidP="006C05DE">
      <w:pPr>
        <w:pStyle w:val="ListParagraph"/>
        <w:numPr>
          <w:ilvl w:val="0"/>
          <w:numId w:val="18"/>
        </w:numPr>
        <w:spacing w:after="0" w:line="240" w:lineRule="auto"/>
        <w:ind w:left="1170"/>
        <w:rPr>
          <w:sz w:val="26"/>
          <w:szCs w:val="26"/>
        </w:rPr>
      </w:pPr>
      <w:r w:rsidRPr="00F508A3">
        <w:rPr>
          <w:sz w:val="26"/>
          <w:szCs w:val="26"/>
        </w:rPr>
        <w:t>Các cán bộ Maritime Bank được phân công các công việc: vận hành hệ thống phần mềm Quản rủi ro MSB.</w:t>
      </w:r>
    </w:p>
    <w:p w14:paraId="2CE127FB" w14:textId="77777777" w:rsidR="00F508A3" w:rsidRPr="00F508A3" w:rsidRDefault="00F508A3" w:rsidP="006C05DE">
      <w:pPr>
        <w:pStyle w:val="ListParagraph"/>
        <w:numPr>
          <w:ilvl w:val="0"/>
          <w:numId w:val="18"/>
        </w:numPr>
        <w:spacing w:after="0" w:line="240" w:lineRule="auto"/>
        <w:ind w:left="1170"/>
        <w:rPr>
          <w:sz w:val="26"/>
          <w:szCs w:val="26"/>
        </w:rPr>
      </w:pPr>
      <w:r w:rsidRPr="00F508A3">
        <w:rPr>
          <w:sz w:val="26"/>
          <w:szCs w:val="26"/>
        </w:rPr>
        <w:t>Các cán bộ Maritime Bank được phân công công việc liên quan đến quản lý rủi ro tại các chi nhánh, phòng giao dịch, đơn vị đầu mối làm việc với quản lý rủi ro hoạt động tại Hội sở.</w:t>
      </w:r>
    </w:p>
    <w:p w14:paraId="54C79CDA" w14:textId="77777777" w:rsidR="00607588" w:rsidRDefault="00607588" w:rsidP="00607588">
      <w:pPr>
        <w:pStyle w:val="ListParagraph"/>
        <w:tabs>
          <w:tab w:val="left" w:pos="1080"/>
          <w:tab w:val="left" w:pos="1170"/>
          <w:tab w:val="left" w:pos="4191"/>
        </w:tabs>
        <w:ind w:left="1800"/>
        <w:rPr>
          <w:sz w:val="26"/>
          <w:szCs w:val="26"/>
        </w:rPr>
      </w:pPr>
    </w:p>
    <w:p w14:paraId="08D93AC7" w14:textId="77777777" w:rsidR="004B7C3D" w:rsidRDefault="004B7C3D" w:rsidP="00607588">
      <w:pPr>
        <w:pStyle w:val="ListParagraph"/>
        <w:tabs>
          <w:tab w:val="left" w:pos="1080"/>
          <w:tab w:val="left" w:pos="1170"/>
          <w:tab w:val="left" w:pos="4191"/>
        </w:tabs>
        <w:ind w:left="1800"/>
        <w:rPr>
          <w:sz w:val="26"/>
          <w:szCs w:val="26"/>
        </w:rPr>
      </w:pPr>
    </w:p>
    <w:p w14:paraId="10B0A722" w14:textId="77777777" w:rsidR="004B7C3D" w:rsidRDefault="004B7C3D" w:rsidP="00607588">
      <w:pPr>
        <w:pStyle w:val="ListParagraph"/>
        <w:tabs>
          <w:tab w:val="left" w:pos="1080"/>
          <w:tab w:val="left" w:pos="1170"/>
          <w:tab w:val="left" w:pos="4191"/>
        </w:tabs>
        <w:ind w:left="1800"/>
        <w:rPr>
          <w:sz w:val="26"/>
          <w:szCs w:val="26"/>
        </w:rPr>
      </w:pPr>
    </w:p>
    <w:p w14:paraId="640877B9" w14:textId="77777777" w:rsidR="004B7C3D" w:rsidRDefault="004B7C3D" w:rsidP="00607588">
      <w:pPr>
        <w:pStyle w:val="ListParagraph"/>
        <w:tabs>
          <w:tab w:val="left" w:pos="1080"/>
          <w:tab w:val="left" w:pos="1170"/>
          <w:tab w:val="left" w:pos="4191"/>
        </w:tabs>
        <w:ind w:left="1800"/>
        <w:rPr>
          <w:sz w:val="26"/>
          <w:szCs w:val="26"/>
        </w:rPr>
      </w:pPr>
    </w:p>
    <w:p w14:paraId="33E5F323" w14:textId="77777777" w:rsidR="004B7C3D" w:rsidRDefault="004B7C3D" w:rsidP="00607588">
      <w:pPr>
        <w:pStyle w:val="ListParagraph"/>
        <w:tabs>
          <w:tab w:val="left" w:pos="1080"/>
          <w:tab w:val="left" w:pos="1170"/>
          <w:tab w:val="left" w:pos="4191"/>
        </w:tabs>
        <w:ind w:left="1800"/>
        <w:rPr>
          <w:sz w:val="26"/>
          <w:szCs w:val="26"/>
        </w:rPr>
      </w:pPr>
    </w:p>
    <w:p w14:paraId="17AD5405" w14:textId="77777777" w:rsidR="004B7C3D" w:rsidRDefault="004B7C3D" w:rsidP="00607588">
      <w:pPr>
        <w:pStyle w:val="ListParagraph"/>
        <w:tabs>
          <w:tab w:val="left" w:pos="1080"/>
          <w:tab w:val="left" w:pos="1170"/>
          <w:tab w:val="left" w:pos="4191"/>
        </w:tabs>
        <w:ind w:left="1800"/>
        <w:rPr>
          <w:sz w:val="26"/>
          <w:szCs w:val="26"/>
        </w:rPr>
      </w:pPr>
    </w:p>
    <w:p w14:paraId="6F7CF02C" w14:textId="77777777" w:rsidR="004B7C3D" w:rsidRDefault="004B7C3D" w:rsidP="00607588">
      <w:pPr>
        <w:pStyle w:val="ListParagraph"/>
        <w:tabs>
          <w:tab w:val="left" w:pos="1080"/>
          <w:tab w:val="left" w:pos="1170"/>
          <w:tab w:val="left" w:pos="4191"/>
        </w:tabs>
        <w:ind w:left="1800"/>
        <w:rPr>
          <w:sz w:val="26"/>
          <w:szCs w:val="26"/>
        </w:rPr>
      </w:pPr>
    </w:p>
    <w:p w14:paraId="2716B635" w14:textId="77777777" w:rsidR="004B7C3D" w:rsidRDefault="004B7C3D" w:rsidP="00607588">
      <w:pPr>
        <w:pStyle w:val="ListParagraph"/>
        <w:tabs>
          <w:tab w:val="left" w:pos="1080"/>
          <w:tab w:val="left" w:pos="1170"/>
          <w:tab w:val="left" w:pos="4191"/>
        </w:tabs>
        <w:ind w:left="1800"/>
        <w:rPr>
          <w:sz w:val="26"/>
          <w:szCs w:val="26"/>
        </w:rPr>
      </w:pPr>
    </w:p>
    <w:p w14:paraId="2D58CA39" w14:textId="77777777" w:rsidR="004B7C3D" w:rsidRPr="00F508A3" w:rsidRDefault="004B7C3D" w:rsidP="00607588">
      <w:pPr>
        <w:pStyle w:val="ListParagraph"/>
        <w:tabs>
          <w:tab w:val="left" w:pos="1080"/>
          <w:tab w:val="left" w:pos="1170"/>
          <w:tab w:val="left" w:pos="4191"/>
        </w:tabs>
        <w:ind w:left="1800"/>
        <w:rPr>
          <w:sz w:val="26"/>
          <w:szCs w:val="26"/>
        </w:rPr>
      </w:pPr>
    </w:p>
    <w:p w14:paraId="4252C4AC" w14:textId="77777777" w:rsidR="00F508A3" w:rsidRPr="00F508A3" w:rsidRDefault="00F508A3" w:rsidP="006C05DE">
      <w:pPr>
        <w:pStyle w:val="Header"/>
        <w:numPr>
          <w:ilvl w:val="0"/>
          <w:numId w:val="19"/>
        </w:numPr>
        <w:tabs>
          <w:tab w:val="clear" w:pos="4680"/>
          <w:tab w:val="clear" w:pos="9360"/>
          <w:tab w:val="center" w:pos="4320"/>
          <w:tab w:val="right" w:pos="8640"/>
        </w:tabs>
        <w:spacing w:line="360" w:lineRule="auto"/>
        <w:ind w:right="119"/>
        <w:jc w:val="both"/>
        <w:outlineLvl w:val="0"/>
        <w:rPr>
          <w:b/>
          <w:bCs/>
          <w:sz w:val="26"/>
          <w:szCs w:val="26"/>
          <w:lang w:val="en-GB"/>
        </w:rPr>
      </w:pPr>
      <w:bookmarkStart w:id="2" w:name="_Toc237748284"/>
      <w:bookmarkStart w:id="3" w:name="_Toc310321909"/>
      <w:r w:rsidRPr="00F508A3">
        <w:rPr>
          <w:b/>
          <w:bCs/>
          <w:sz w:val="26"/>
          <w:szCs w:val="26"/>
          <w:lang w:val="en-GB"/>
        </w:rPr>
        <w:lastRenderedPageBreak/>
        <w:t>Tổng quan về hệ thống phần mềm</w:t>
      </w:r>
      <w:bookmarkEnd w:id="2"/>
      <w:bookmarkEnd w:id="3"/>
      <w:r>
        <w:rPr>
          <w:b/>
          <w:bCs/>
          <w:sz w:val="26"/>
          <w:szCs w:val="26"/>
          <w:lang w:val="en-GB"/>
        </w:rPr>
        <w:t>:</w:t>
      </w:r>
    </w:p>
    <w:p w14:paraId="7C4FDDC3" w14:textId="77777777" w:rsidR="00F508A3" w:rsidRPr="00F508A3" w:rsidRDefault="00F508A3" w:rsidP="006C05DE">
      <w:pPr>
        <w:pStyle w:val="Header"/>
        <w:numPr>
          <w:ilvl w:val="1"/>
          <w:numId w:val="19"/>
        </w:numPr>
        <w:tabs>
          <w:tab w:val="clear" w:pos="4680"/>
          <w:tab w:val="clear" w:pos="9360"/>
          <w:tab w:val="center" w:pos="4320"/>
          <w:tab w:val="right" w:pos="8640"/>
        </w:tabs>
        <w:spacing w:line="360" w:lineRule="auto"/>
        <w:ind w:right="119"/>
        <w:jc w:val="both"/>
        <w:outlineLvl w:val="1"/>
        <w:rPr>
          <w:b/>
          <w:bCs/>
          <w:sz w:val="26"/>
          <w:szCs w:val="26"/>
          <w:lang w:val="en-GB"/>
        </w:rPr>
      </w:pPr>
      <w:bookmarkStart w:id="4" w:name="_Toc237748285"/>
      <w:bookmarkStart w:id="5" w:name="_Toc310321910"/>
      <w:r w:rsidRPr="00F508A3">
        <w:rPr>
          <w:b/>
          <w:bCs/>
          <w:sz w:val="26"/>
          <w:szCs w:val="26"/>
          <w:lang w:val="en-GB"/>
        </w:rPr>
        <w:t>Mô hình tổng quan hệ thống phần mềm</w:t>
      </w:r>
      <w:bookmarkEnd w:id="4"/>
      <w:bookmarkEnd w:id="5"/>
    </w:p>
    <w:p w14:paraId="1EFB7588" w14:textId="77777777" w:rsidR="00F508A3" w:rsidRDefault="00F508A3" w:rsidP="00607588">
      <w:pPr>
        <w:pStyle w:val="ListParagraph"/>
        <w:tabs>
          <w:tab w:val="left" w:pos="1080"/>
          <w:tab w:val="left" w:pos="1170"/>
          <w:tab w:val="left" w:pos="4191"/>
        </w:tabs>
        <w:ind w:left="1800"/>
        <w:rPr>
          <w:b/>
          <w:sz w:val="26"/>
          <w:szCs w:val="26"/>
        </w:rPr>
      </w:pPr>
      <w:r>
        <w:rPr>
          <w:rFonts w:eastAsia="MS Mincho"/>
          <w:noProof/>
          <w:sz w:val="24"/>
          <w:szCs w:val="24"/>
        </w:rPr>
        <w:drawing>
          <wp:inline distT="0" distB="0" distL="0" distR="0" wp14:anchorId="4D8A8672" wp14:editId="56549E27">
            <wp:extent cx="4021322" cy="2743200"/>
            <wp:effectExtent l="19050" t="0" r="0" b="0"/>
            <wp:docPr id="15" name="Picture 11" descr="So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odo.JPG"/>
                    <pic:cNvPicPr>
                      <a:picLocks noChangeAspect="1" noChangeArrowheads="1"/>
                    </pic:cNvPicPr>
                  </pic:nvPicPr>
                  <pic:blipFill>
                    <a:blip r:embed="rId9"/>
                    <a:srcRect/>
                    <a:stretch>
                      <a:fillRect/>
                    </a:stretch>
                  </pic:blipFill>
                  <pic:spPr bwMode="auto">
                    <a:xfrm>
                      <a:off x="0" y="0"/>
                      <a:ext cx="4025900" cy="2746323"/>
                    </a:xfrm>
                    <a:prstGeom prst="rect">
                      <a:avLst/>
                    </a:prstGeom>
                    <a:noFill/>
                    <a:ln w="9525">
                      <a:noFill/>
                      <a:miter lim="800000"/>
                      <a:headEnd/>
                      <a:tailEnd/>
                    </a:ln>
                  </pic:spPr>
                </pic:pic>
              </a:graphicData>
            </a:graphic>
          </wp:inline>
        </w:drawing>
      </w:r>
    </w:p>
    <w:p w14:paraId="2FD8A744" w14:textId="77777777" w:rsidR="00F508A3" w:rsidRPr="00F508A3" w:rsidRDefault="00F508A3" w:rsidP="00607588">
      <w:pPr>
        <w:pStyle w:val="ListParagraph"/>
        <w:tabs>
          <w:tab w:val="left" w:pos="1080"/>
          <w:tab w:val="left" w:pos="1170"/>
          <w:tab w:val="left" w:pos="4191"/>
        </w:tabs>
        <w:ind w:left="1800"/>
        <w:rPr>
          <w:b/>
          <w:sz w:val="26"/>
          <w:szCs w:val="26"/>
        </w:rPr>
      </w:pPr>
    </w:p>
    <w:p w14:paraId="2595B2C6" w14:textId="77777777" w:rsidR="00607588" w:rsidRDefault="00607588" w:rsidP="006C05DE">
      <w:pPr>
        <w:pStyle w:val="ListParagraph"/>
        <w:numPr>
          <w:ilvl w:val="1"/>
          <w:numId w:val="19"/>
        </w:numPr>
        <w:tabs>
          <w:tab w:val="left" w:pos="1080"/>
          <w:tab w:val="left" w:pos="1170"/>
          <w:tab w:val="left" w:pos="4191"/>
        </w:tabs>
        <w:rPr>
          <w:b/>
          <w:sz w:val="26"/>
          <w:szCs w:val="26"/>
        </w:rPr>
      </w:pPr>
      <w:r w:rsidRPr="00607588">
        <w:rPr>
          <w:b/>
          <w:sz w:val="26"/>
          <w:szCs w:val="26"/>
        </w:rPr>
        <w:t xml:space="preserve">Tóm tắt các </w:t>
      </w:r>
      <w:r>
        <w:rPr>
          <w:b/>
          <w:sz w:val="26"/>
          <w:szCs w:val="26"/>
        </w:rPr>
        <w:t>module</w:t>
      </w:r>
      <w:r w:rsidRPr="00607588">
        <w:rPr>
          <w:b/>
          <w:sz w:val="26"/>
          <w:szCs w:val="26"/>
        </w:rPr>
        <w:t xml:space="preserve"> sẽ nâng cấp và thêm mới trong phiên bản Oprisk 4.0</w:t>
      </w:r>
    </w:p>
    <w:tbl>
      <w:tblPr>
        <w:tblStyle w:val="TableGrid"/>
        <w:tblW w:w="0" w:type="auto"/>
        <w:tblInd w:w="288" w:type="dxa"/>
        <w:tblLook w:val="04A0" w:firstRow="1" w:lastRow="0" w:firstColumn="1" w:lastColumn="0" w:noHBand="0" w:noVBand="1"/>
      </w:tblPr>
      <w:tblGrid>
        <w:gridCol w:w="4050"/>
        <w:gridCol w:w="4680"/>
      </w:tblGrid>
      <w:tr w:rsidR="004076F9" w14:paraId="3377C7D0" w14:textId="77777777" w:rsidTr="004B7C3D">
        <w:trPr>
          <w:trHeight w:val="485"/>
        </w:trPr>
        <w:tc>
          <w:tcPr>
            <w:tcW w:w="4050" w:type="dxa"/>
            <w:shd w:val="clear" w:color="auto" w:fill="DA251C"/>
          </w:tcPr>
          <w:p w14:paraId="7AF80BF3" w14:textId="77777777" w:rsidR="004076F9" w:rsidRPr="004076F9" w:rsidRDefault="004076F9" w:rsidP="004076F9">
            <w:pPr>
              <w:tabs>
                <w:tab w:val="left" w:pos="1080"/>
                <w:tab w:val="left" w:pos="1170"/>
                <w:tab w:val="left" w:pos="4191"/>
              </w:tabs>
              <w:jc w:val="center"/>
              <w:rPr>
                <w:b/>
                <w:color w:val="FFFFFF" w:themeColor="background1"/>
                <w:sz w:val="26"/>
                <w:szCs w:val="26"/>
              </w:rPr>
            </w:pPr>
            <w:r>
              <w:rPr>
                <w:b/>
                <w:color w:val="FFFFFF" w:themeColor="background1"/>
                <w:sz w:val="26"/>
                <w:szCs w:val="26"/>
              </w:rPr>
              <w:t>Module</w:t>
            </w:r>
          </w:p>
        </w:tc>
        <w:tc>
          <w:tcPr>
            <w:tcW w:w="4680" w:type="dxa"/>
            <w:shd w:val="clear" w:color="auto" w:fill="DA251C"/>
          </w:tcPr>
          <w:p w14:paraId="18EF680F" w14:textId="77777777" w:rsidR="004076F9" w:rsidRPr="004076F9" w:rsidRDefault="004076F9" w:rsidP="004076F9">
            <w:pPr>
              <w:tabs>
                <w:tab w:val="left" w:pos="1080"/>
                <w:tab w:val="left" w:pos="1170"/>
                <w:tab w:val="left" w:pos="4191"/>
              </w:tabs>
              <w:jc w:val="center"/>
              <w:rPr>
                <w:b/>
                <w:color w:val="FFFFFF" w:themeColor="background1"/>
                <w:sz w:val="26"/>
                <w:szCs w:val="26"/>
              </w:rPr>
            </w:pPr>
            <w:r w:rsidRPr="004076F9">
              <w:rPr>
                <w:b/>
                <w:color w:val="FFFFFF" w:themeColor="background1"/>
                <w:sz w:val="26"/>
                <w:szCs w:val="26"/>
              </w:rPr>
              <w:t>Lợi ích mang lại</w:t>
            </w:r>
          </w:p>
        </w:tc>
      </w:tr>
      <w:tr w:rsidR="00FC40CE" w14:paraId="4629ED1B" w14:textId="77777777" w:rsidTr="004B7C3D">
        <w:tc>
          <w:tcPr>
            <w:tcW w:w="4050" w:type="dxa"/>
          </w:tcPr>
          <w:p w14:paraId="15395187" w14:textId="77777777" w:rsidR="00FC40CE" w:rsidRPr="007767F0" w:rsidRDefault="007767F0" w:rsidP="007767F0">
            <w:pPr>
              <w:spacing w:line="20" w:lineRule="atLeast"/>
              <w:rPr>
                <w:rFonts w:eastAsia="Calibri" w:cs="Times New Roman"/>
                <w:sz w:val="26"/>
                <w:szCs w:val="26"/>
                <w:lang w:val="en-GB"/>
              </w:rPr>
            </w:pPr>
            <w:r w:rsidRPr="00662091">
              <w:rPr>
                <w:sz w:val="26"/>
                <w:szCs w:val="26"/>
              </w:rPr>
              <w:t>Cho phép user outlook của tập đoàn cũng có thể truy cập</w:t>
            </w:r>
            <w:r w:rsidRPr="00662091">
              <w:rPr>
                <w:rFonts w:eastAsia="Calibri" w:cs="Times New Roman"/>
                <w:sz w:val="26"/>
                <w:szCs w:val="26"/>
                <w:lang w:val="en-GB"/>
              </w:rPr>
              <w:t xml:space="preserve"> </w:t>
            </w:r>
          </w:p>
        </w:tc>
        <w:tc>
          <w:tcPr>
            <w:tcW w:w="4680" w:type="dxa"/>
          </w:tcPr>
          <w:p w14:paraId="52F96F26" w14:textId="77777777" w:rsidR="00FC40CE" w:rsidRDefault="00FC40CE" w:rsidP="00F72A6F">
            <w:pPr>
              <w:tabs>
                <w:tab w:val="left" w:pos="1080"/>
                <w:tab w:val="left" w:pos="1170"/>
                <w:tab w:val="left" w:pos="4191"/>
              </w:tabs>
              <w:rPr>
                <w:sz w:val="26"/>
                <w:szCs w:val="26"/>
              </w:rPr>
            </w:pPr>
            <w:r>
              <w:rPr>
                <w:sz w:val="26"/>
                <w:szCs w:val="26"/>
              </w:rPr>
              <w:t>Phổ biến phần mềm Rủi ro Hoạt động tới cả tập đoàn</w:t>
            </w:r>
          </w:p>
        </w:tc>
      </w:tr>
      <w:tr w:rsidR="002744F0" w14:paraId="2576F3F5" w14:textId="77777777" w:rsidTr="004B7C3D">
        <w:tc>
          <w:tcPr>
            <w:tcW w:w="4050" w:type="dxa"/>
          </w:tcPr>
          <w:p w14:paraId="5179F8A7" w14:textId="77777777" w:rsidR="002744F0" w:rsidRDefault="002744F0" w:rsidP="00F72A6F">
            <w:pPr>
              <w:tabs>
                <w:tab w:val="left" w:pos="1080"/>
                <w:tab w:val="left" w:pos="1170"/>
                <w:tab w:val="left" w:pos="4191"/>
              </w:tabs>
              <w:rPr>
                <w:sz w:val="26"/>
                <w:szCs w:val="26"/>
              </w:rPr>
            </w:pPr>
            <w:r>
              <w:rPr>
                <w:sz w:val="26"/>
                <w:szCs w:val="26"/>
              </w:rPr>
              <w:t>Chỉnh sửa module Tự đánh giá rủi ro</w:t>
            </w:r>
          </w:p>
        </w:tc>
        <w:tc>
          <w:tcPr>
            <w:tcW w:w="4680" w:type="dxa"/>
          </w:tcPr>
          <w:p w14:paraId="4F450252" w14:textId="77777777" w:rsidR="002744F0" w:rsidRDefault="00B12BB0" w:rsidP="00F72A6F">
            <w:pPr>
              <w:tabs>
                <w:tab w:val="left" w:pos="1080"/>
                <w:tab w:val="left" w:pos="1170"/>
                <w:tab w:val="left" w:pos="4191"/>
              </w:tabs>
              <w:rPr>
                <w:sz w:val="26"/>
                <w:szCs w:val="26"/>
              </w:rPr>
            </w:pPr>
            <w:r>
              <w:rPr>
                <w:sz w:val="26"/>
                <w:szCs w:val="26"/>
              </w:rPr>
              <w:t>Người dùng dễ sử dụng hơn</w:t>
            </w:r>
          </w:p>
        </w:tc>
      </w:tr>
      <w:tr w:rsidR="004076F9" w14:paraId="5D65BA19" w14:textId="77777777" w:rsidTr="004B7C3D">
        <w:tc>
          <w:tcPr>
            <w:tcW w:w="4050" w:type="dxa"/>
          </w:tcPr>
          <w:p w14:paraId="5F79D49F" w14:textId="77777777" w:rsidR="004076F9" w:rsidRDefault="004076F9" w:rsidP="00F72A6F">
            <w:pPr>
              <w:tabs>
                <w:tab w:val="left" w:pos="1080"/>
                <w:tab w:val="left" w:pos="1170"/>
                <w:tab w:val="left" w:pos="4191"/>
              </w:tabs>
              <w:rPr>
                <w:sz w:val="26"/>
                <w:szCs w:val="26"/>
              </w:rPr>
            </w:pPr>
            <w:r>
              <w:rPr>
                <w:sz w:val="26"/>
                <w:szCs w:val="26"/>
              </w:rPr>
              <w:t>Nâng cấp module Báo cáo lỗi</w:t>
            </w:r>
          </w:p>
          <w:p w14:paraId="5FDEB0B3" w14:textId="77777777" w:rsidR="002D00E6" w:rsidRDefault="002D00E6" w:rsidP="00F72A6F">
            <w:pPr>
              <w:tabs>
                <w:tab w:val="left" w:pos="1080"/>
                <w:tab w:val="left" w:pos="1170"/>
                <w:tab w:val="left" w:pos="4191"/>
              </w:tabs>
              <w:rPr>
                <w:sz w:val="26"/>
                <w:szCs w:val="26"/>
              </w:rPr>
            </w:pPr>
          </w:p>
        </w:tc>
        <w:tc>
          <w:tcPr>
            <w:tcW w:w="4680" w:type="dxa"/>
          </w:tcPr>
          <w:p w14:paraId="7D2DB42A" w14:textId="77777777" w:rsidR="004076F9" w:rsidRDefault="007D375B" w:rsidP="00F72A6F">
            <w:pPr>
              <w:tabs>
                <w:tab w:val="left" w:pos="1080"/>
                <w:tab w:val="left" w:pos="1170"/>
                <w:tab w:val="left" w:pos="4191"/>
              </w:tabs>
              <w:rPr>
                <w:sz w:val="26"/>
                <w:szCs w:val="26"/>
              </w:rPr>
            </w:pPr>
            <w:r>
              <w:rPr>
                <w:sz w:val="26"/>
                <w:szCs w:val="26"/>
              </w:rPr>
              <w:t>Rút ngắn thời gian lọc thông tin và xuất báo cáo</w:t>
            </w:r>
          </w:p>
        </w:tc>
      </w:tr>
      <w:tr w:rsidR="004076F9" w14:paraId="031ABF98" w14:textId="77777777" w:rsidTr="004B7C3D">
        <w:tc>
          <w:tcPr>
            <w:tcW w:w="4050" w:type="dxa"/>
          </w:tcPr>
          <w:p w14:paraId="22A14140" w14:textId="77777777" w:rsidR="004076F9" w:rsidRDefault="007D375B" w:rsidP="002D00E6">
            <w:pPr>
              <w:tabs>
                <w:tab w:val="left" w:pos="1080"/>
                <w:tab w:val="left" w:pos="1170"/>
                <w:tab w:val="left" w:pos="4191"/>
              </w:tabs>
              <w:spacing w:line="276" w:lineRule="auto"/>
              <w:rPr>
                <w:sz w:val="26"/>
                <w:szCs w:val="26"/>
              </w:rPr>
            </w:pPr>
            <w:r>
              <w:rPr>
                <w:sz w:val="26"/>
                <w:szCs w:val="26"/>
              </w:rPr>
              <w:t>Nâng cấp module Báo cáo sự kiện tổn th</w:t>
            </w:r>
            <w:r w:rsidR="002D00E6">
              <w:rPr>
                <w:sz w:val="26"/>
                <w:szCs w:val="26"/>
              </w:rPr>
              <w:t>ất</w:t>
            </w:r>
          </w:p>
        </w:tc>
        <w:tc>
          <w:tcPr>
            <w:tcW w:w="4680" w:type="dxa"/>
          </w:tcPr>
          <w:p w14:paraId="1F510ADF" w14:textId="77777777" w:rsidR="004076F9" w:rsidRDefault="007D375B" w:rsidP="002D00E6">
            <w:pPr>
              <w:tabs>
                <w:tab w:val="left" w:pos="1080"/>
                <w:tab w:val="left" w:pos="1170"/>
                <w:tab w:val="left" w:pos="4191"/>
              </w:tabs>
              <w:spacing w:line="276" w:lineRule="auto"/>
              <w:rPr>
                <w:sz w:val="26"/>
                <w:szCs w:val="26"/>
              </w:rPr>
            </w:pPr>
            <w:r>
              <w:rPr>
                <w:sz w:val="26"/>
                <w:szCs w:val="26"/>
              </w:rPr>
              <w:t xml:space="preserve">Bổ sung thêm một số trường thông tin mới, đảm bảo tính đầy đủ, đúng đắn của dữ liệu </w:t>
            </w:r>
          </w:p>
        </w:tc>
      </w:tr>
      <w:tr w:rsidR="004076F9" w14:paraId="2787FA9D" w14:textId="77777777" w:rsidTr="004B7C3D">
        <w:tc>
          <w:tcPr>
            <w:tcW w:w="4050" w:type="dxa"/>
          </w:tcPr>
          <w:p w14:paraId="3434CEA3" w14:textId="77777777" w:rsidR="004076F9" w:rsidRDefault="002D00E6" w:rsidP="002D00E6">
            <w:pPr>
              <w:tabs>
                <w:tab w:val="left" w:pos="1080"/>
                <w:tab w:val="left" w:pos="1170"/>
                <w:tab w:val="left" w:pos="4191"/>
              </w:tabs>
              <w:spacing w:line="276" w:lineRule="auto"/>
              <w:rPr>
                <w:sz w:val="26"/>
                <w:szCs w:val="26"/>
              </w:rPr>
            </w:pPr>
            <w:r>
              <w:rPr>
                <w:sz w:val="26"/>
                <w:szCs w:val="26"/>
              </w:rPr>
              <w:t>Thêm mới module Giám sát hành động xử lý rủi ro</w:t>
            </w:r>
          </w:p>
        </w:tc>
        <w:tc>
          <w:tcPr>
            <w:tcW w:w="4680" w:type="dxa"/>
          </w:tcPr>
          <w:p w14:paraId="68E80155" w14:textId="77777777" w:rsidR="004076F9" w:rsidRDefault="002D00E6" w:rsidP="002D00E6">
            <w:pPr>
              <w:tabs>
                <w:tab w:val="left" w:pos="1080"/>
                <w:tab w:val="left" w:pos="1170"/>
                <w:tab w:val="left" w:pos="4191"/>
              </w:tabs>
              <w:spacing w:line="276" w:lineRule="auto"/>
              <w:rPr>
                <w:sz w:val="26"/>
                <w:szCs w:val="26"/>
              </w:rPr>
            </w:pPr>
            <w:r>
              <w:rPr>
                <w:sz w:val="26"/>
                <w:szCs w:val="26"/>
              </w:rPr>
              <w:t>Giám sát các hành động xử lý rủi ro được nêu ra từ hội đông, từ báo cáo, …</w:t>
            </w:r>
          </w:p>
        </w:tc>
      </w:tr>
      <w:tr w:rsidR="004076F9" w14:paraId="025190DA" w14:textId="77777777" w:rsidTr="004B7C3D">
        <w:tc>
          <w:tcPr>
            <w:tcW w:w="4050" w:type="dxa"/>
          </w:tcPr>
          <w:p w14:paraId="26A61F9F" w14:textId="77777777" w:rsidR="004076F9" w:rsidRDefault="002D00E6" w:rsidP="002D00E6">
            <w:pPr>
              <w:tabs>
                <w:tab w:val="left" w:pos="1080"/>
                <w:tab w:val="left" w:pos="1170"/>
                <w:tab w:val="left" w:pos="4191"/>
              </w:tabs>
              <w:spacing w:line="276" w:lineRule="auto"/>
              <w:rPr>
                <w:sz w:val="26"/>
                <w:szCs w:val="26"/>
              </w:rPr>
            </w:pPr>
            <w:r>
              <w:rPr>
                <w:sz w:val="26"/>
                <w:szCs w:val="26"/>
              </w:rPr>
              <w:t>Thêm mới module KRIs</w:t>
            </w:r>
          </w:p>
        </w:tc>
        <w:tc>
          <w:tcPr>
            <w:tcW w:w="4680" w:type="dxa"/>
          </w:tcPr>
          <w:p w14:paraId="4E17CE48" w14:textId="77777777" w:rsidR="004076F9" w:rsidRDefault="002D00E6" w:rsidP="002D00E6">
            <w:pPr>
              <w:tabs>
                <w:tab w:val="left" w:pos="1080"/>
                <w:tab w:val="left" w:pos="1170"/>
                <w:tab w:val="left" w:pos="4191"/>
              </w:tabs>
              <w:spacing w:line="276" w:lineRule="auto"/>
              <w:rPr>
                <w:sz w:val="26"/>
                <w:szCs w:val="26"/>
              </w:rPr>
            </w:pPr>
            <w:r>
              <w:rPr>
                <w:sz w:val="26"/>
                <w:szCs w:val="26"/>
              </w:rPr>
              <w:t>Xác định những yếu tố rủi ro chính xảy ra ở PGD/ CN/ Phòng ban</w:t>
            </w:r>
          </w:p>
        </w:tc>
      </w:tr>
      <w:tr w:rsidR="002D00E6" w14:paraId="782C7A6D" w14:textId="77777777" w:rsidTr="004B7C3D">
        <w:tc>
          <w:tcPr>
            <w:tcW w:w="4050" w:type="dxa"/>
          </w:tcPr>
          <w:p w14:paraId="0E2EB5DE" w14:textId="77777777" w:rsidR="002D00E6" w:rsidRDefault="002D00E6" w:rsidP="002D00E6">
            <w:pPr>
              <w:tabs>
                <w:tab w:val="left" w:pos="1080"/>
                <w:tab w:val="left" w:pos="1170"/>
                <w:tab w:val="left" w:pos="4191"/>
              </w:tabs>
              <w:spacing w:line="276" w:lineRule="auto"/>
              <w:rPr>
                <w:sz w:val="26"/>
                <w:szCs w:val="26"/>
              </w:rPr>
            </w:pPr>
            <w:r>
              <w:rPr>
                <w:sz w:val="26"/>
                <w:szCs w:val="26"/>
              </w:rPr>
              <w:t>Thêm mới module Tính toán vốn</w:t>
            </w:r>
          </w:p>
        </w:tc>
        <w:tc>
          <w:tcPr>
            <w:tcW w:w="4680" w:type="dxa"/>
          </w:tcPr>
          <w:p w14:paraId="3103C1BF" w14:textId="77777777" w:rsidR="002D00E6" w:rsidRDefault="002D00E6" w:rsidP="002D00E6">
            <w:pPr>
              <w:tabs>
                <w:tab w:val="left" w:pos="1080"/>
                <w:tab w:val="left" w:pos="1170"/>
                <w:tab w:val="left" w:pos="4191"/>
              </w:tabs>
              <w:spacing w:line="276" w:lineRule="auto"/>
              <w:rPr>
                <w:sz w:val="26"/>
                <w:szCs w:val="26"/>
              </w:rPr>
            </w:pPr>
            <w:r>
              <w:rPr>
                <w:sz w:val="26"/>
                <w:szCs w:val="26"/>
              </w:rPr>
              <w:t>Xác định vốn cho rủi ro hoạt động trên toàn ngân hàng</w:t>
            </w:r>
          </w:p>
        </w:tc>
      </w:tr>
      <w:tr w:rsidR="002D00E6" w14:paraId="46A21F61" w14:textId="77777777" w:rsidTr="004B7C3D">
        <w:tc>
          <w:tcPr>
            <w:tcW w:w="4050" w:type="dxa"/>
          </w:tcPr>
          <w:p w14:paraId="5D6190B8" w14:textId="77777777" w:rsidR="002D00E6" w:rsidRDefault="002D00E6" w:rsidP="002D00E6">
            <w:pPr>
              <w:tabs>
                <w:tab w:val="left" w:pos="1552"/>
              </w:tabs>
              <w:spacing w:line="276" w:lineRule="auto"/>
              <w:rPr>
                <w:sz w:val="26"/>
                <w:szCs w:val="26"/>
              </w:rPr>
            </w:pPr>
            <w:r>
              <w:rPr>
                <w:sz w:val="26"/>
                <w:szCs w:val="26"/>
              </w:rPr>
              <w:t>Thêm mới module Phân tích kịch bản</w:t>
            </w:r>
          </w:p>
        </w:tc>
        <w:tc>
          <w:tcPr>
            <w:tcW w:w="4680" w:type="dxa"/>
          </w:tcPr>
          <w:p w14:paraId="02F9DD0E" w14:textId="77777777" w:rsidR="002D00E6" w:rsidRDefault="002D00E6" w:rsidP="002D00E6">
            <w:pPr>
              <w:tabs>
                <w:tab w:val="left" w:pos="1080"/>
                <w:tab w:val="left" w:pos="1170"/>
                <w:tab w:val="left" w:pos="4191"/>
              </w:tabs>
              <w:spacing w:line="276" w:lineRule="auto"/>
              <w:rPr>
                <w:sz w:val="26"/>
                <w:szCs w:val="26"/>
              </w:rPr>
            </w:pPr>
            <w:r>
              <w:rPr>
                <w:sz w:val="26"/>
                <w:szCs w:val="26"/>
              </w:rPr>
              <w:t>Đưa ra những kịch bản có thể xảy ra để đưa ra những đề xuất/ khuyến nghị hợp lý</w:t>
            </w:r>
          </w:p>
        </w:tc>
      </w:tr>
      <w:tr w:rsidR="00A055A8" w14:paraId="115FAA46" w14:textId="77777777" w:rsidTr="004B7C3D">
        <w:tc>
          <w:tcPr>
            <w:tcW w:w="4050" w:type="dxa"/>
          </w:tcPr>
          <w:p w14:paraId="549A960B" w14:textId="77777777" w:rsidR="00A055A8" w:rsidRDefault="00A055A8" w:rsidP="002D00E6">
            <w:pPr>
              <w:tabs>
                <w:tab w:val="left" w:pos="1552"/>
              </w:tabs>
              <w:rPr>
                <w:sz w:val="26"/>
                <w:szCs w:val="26"/>
              </w:rPr>
            </w:pPr>
            <w:r>
              <w:rPr>
                <w:sz w:val="26"/>
                <w:szCs w:val="26"/>
              </w:rPr>
              <w:t>Thêm dữ liệu mo</w:t>
            </w:r>
            <w:r w:rsidR="00917841">
              <w:rPr>
                <w:sz w:val="26"/>
                <w:szCs w:val="26"/>
              </w:rPr>
              <w:t>dule Quản lý hệ thống</w:t>
            </w:r>
          </w:p>
        </w:tc>
        <w:tc>
          <w:tcPr>
            <w:tcW w:w="4680" w:type="dxa"/>
          </w:tcPr>
          <w:p w14:paraId="497B119E" w14:textId="77777777" w:rsidR="00A055A8" w:rsidRDefault="00917841" w:rsidP="002D00E6">
            <w:pPr>
              <w:tabs>
                <w:tab w:val="left" w:pos="1080"/>
                <w:tab w:val="left" w:pos="1170"/>
                <w:tab w:val="left" w:pos="4191"/>
              </w:tabs>
              <w:rPr>
                <w:sz w:val="26"/>
                <w:szCs w:val="26"/>
              </w:rPr>
            </w:pPr>
            <w:r>
              <w:rPr>
                <w:sz w:val="26"/>
                <w:szCs w:val="26"/>
              </w:rPr>
              <w:t>Thêm dữ liệu giúp người dùng dễ theo dõi</w:t>
            </w:r>
          </w:p>
        </w:tc>
      </w:tr>
    </w:tbl>
    <w:p w14:paraId="1E140B09" w14:textId="77777777" w:rsidR="00F72A6F" w:rsidRDefault="00F72A6F" w:rsidP="004B7C3D">
      <w:pPr>
        <w:tabs>
          <w:tab w:val="left" w:pos="1080"/>
          <w:tab w:val="left" w:pos="1170"/>
          <w:tab w:val="left" w:pos="4191"/>
        </w:tabs>
        <w:rPr>
          <w:sz w:val="26"/>
          <w:szCs w:val="26"/>
        </w:rPr>
      </w:pPr>
    </w:p>
    <w:p w14:paraId="01F81650" w14:textId="77777777" w:rsidR="0027425D" w:rsidRPr="00F72A6F" w:rsidRDefault="0027425D" w:rsidP="00F72A6F">
      <w:pPr>
        <w:tabs>
          <w:tab w:val="left" w:pos="1080"/>
          <w:tab w:val="left" w:pos="1170"/>
          <w:tab w:val="left" w:pos="4191"/>
        </w:tabs>
        <w:rPr>
          <w:sz w:val="26"/>
          <w:szCs w:val="26"/>
        </w:rPr>
      </w:pPr>
      <w:r>
        <w:object w:dxaOrig="17169" w:dyaOrig="12453" w14:anchorId="074416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55pt;height:447.05pt" o:ole="">
            <v:imagedata r:id="rId10" o:title=""/>
          </v:shape>
          <o:OLEObject Type="Embed" ProgID="Visio.Drawing.11" ShapeID="_x0000_i1025" DrawAspect="Content" ObjectID="_1493093764" r:id="rId11"/>
        </w:object>
      </w:r>
    </w:p>
    <w:p w14:paraId="257CBDD3" w14:textId="77777777" w:rsidR="007767F0" w:rsidRPr="007767F0" w:rsidRDefault="00E35672" w:rsidP="007767F0">
      <w:pPr>
        <w:pStyle w:val="ListParagraph"/>
        <w:numPr>
          <w:ilvl w:val="0"/>
          <w:numId w:val="19"/>
        </w:numPr>
        <w:tabs>
          <w:tab w:val="left" w:pos="1170"/>
          <w:tab w:val="left" w:pos="4191"/>
        </w:tabs>
        <w:spacing w:line="360" w:lineRule="auto"/>
        <w:rPr>
          <w:b/>
          <w:sz w:val="26"/>
          <w:szCs w:val="26"/>
        </w:rPr>
      </w:pPr>
      <w:r w:rsidRPr="00E35672">
        <w:rPr>
          <w:b/>
          <w:sz w:val="26"/>
          <w:szCs w:val="26"/>
        </w:rPr>
        <w:t xml:space="preserve">Yêu cầu cụ thể cho từng module: </w:t>
      </w:r>
    </w:p>
    <w:p w14:paraId="3D8B1B6D" w14:textId="77777777" w:rsidR="00FC40CE" w:rsidRPr="007767F0" w:rsidRDefault="007767F0" w:rsidP="006C05DE">
      <w:pPr>
        <w:pStyle w:val="ListParagraph"/>
        <w:numPr>
          <w:ilvl w:val="1"/>
          <w:numId w:val="19"/>
        </w:numPr>
        <w:tabs>
          <w:tab w:val="left" w:pos="720"/>
          <w:tab w:val="left" w:pos="4191"/>
        </w:tabs>
        <w:spacing w:line="360" w:lineRule="auto"/>
        <w:ind w:left="540" w:hanging="555"/>
        <w:rPr>
          <w:b/>
          <w:sz w:val="26"/>
          <w:szCs w:val="26"/>
          <w:highlight w:val="yellow"/>
        </w:rPr>
      </w:pPr>
      <w:r w:rsidRPr="007767F0">
        <w:rPr>
          <w:sz w:val="26"/>
          <w:szCs w:val="26"/>
          <w:highlight w:val="yellow"/>
        </w:rPr>
        <w:t>Cho phép user outlook của tập đoàn cũng có thể truy cập</w:t>
      </w:r>
    </w:p>
    <w:p w14:paraId="1CA7F1ED" w14:textId="77777777" w:rsidR="00FC40CE" w:rsidRDefault="00FC40CE" w:rsidP="006C05DE">
      <w:pPr>
        <w:pStyle w:val="ListParagraph"/>
        <w:numPr>
          <w:ilvl w:val="2"/>
          <w:numId w:val="17"/>
        </w:numPr>
        <w:tabs>
          <w:tab w:val="left" w:pos="4191"/>
        </w:tabs>
        <w:spacing w:line="360" w:lineRule="auto"/>
        <w:ind w:left="360"/>
        <w:rPr>
          <w:b/>
          <w:sz w:val="26"/>
          <w:szCs w:val="26"/>
        </w:rPr>
      </w:pPr>
      <w:r>
        <w:rPr>
          <w:b/>
          <w:sz w:val="26"/>
          <w:szCs w:val="26"/>
        </w:rPr>
        <w:t>Đăng nhập bằng user của MSB, có 2 cách gõ:</w:t>
      </w:r>
    </w:p>
    <w:p w14:paraId="71F8D5F4" w14:textId="77777777" w:rsidR="00FC40CE" w:rsidRPr="002744F0" w:rsidRDefault="00AD676C" w:rsidP="006C05DE">
      <w:pPr>
        <w:pStyle w:val="ListParagraph"/>
        <w:numPr>
          <w:ilvl w:val="3"/>
          <w:numId w:val="17"/>
        </w:numPr>
        <w:tabs>
          <w:tab w:val="left" w:pos="4191"/>
        </w:tabs>
        <w:spacing w:line="360" w:lineRule="auto"/>
        <w:ind w:left="810"/>
        <w:rPr>
          <w:sz w:val="26"/>
          <w:szCs w:val="26"/>
        </w:rPr>
      </w:pPr>
      <w:hyperlink r:id="rId12" w:history="1">
        <w:r w:rsidR="002744F0" w:rsidRPr="002744F0">
          <w:rPr>
            <w:rStyle w:val="Hyperlink"/>
            <w:sz w:val="26"/>
            <w:szCs w:val="26"/>
          </w:rPr>
          <w:t>HungBM@msb.com.vn</w:t>
        </w:r>
      </w:hyperlink>
    </w:p>
    <w:p w14:paraId="7234EF11" w14:textId="77777777" w:rsidR="002744F0" w:rsidRPr="002744F0" w:rsidRDefault="002744F0" w:rsidP="006C05DE">
      <w:pPr>
        <w:pStyle w:val="ListParagraph"/>
        <w:numPr>
          <w:ilvl w:val="3"/>
          <w:numId w:val="17"/>
        </w:numPr>
        <w:tabs>
          <w:tab w:val="left" w:pos="4191"/>
        </w:tabs>
        <w:spacing w:line="360" w:lineRule="auto"/>
        <w:ind w:left="810"/>
        <w:rPr>
          <w:sz w:val="26"/>
          <w:szCs w:val="26"/>
        </w:rPr>
      </w:pPr>
      <w:r w:rsidRPr="002744F0">
        <w:rPr>
          <w:sz w:val="26"/>
          <w:szCs w:val="26"/>
        </w:rPr>
        <w:t>HungBM</w:t>
      </w:r>
    </w:p>
    <w:p w14:paraId="73C46213" w14:textId="77777777" w:rsidR="002744F0" w:rsidRDefault="002744F0" w:rsidP="006C05DE">
      <w:pPr>
        <w:pStyle w:val="ListParagraph"/>
        <w:numPr>
          <w:ilvl w:val="2"/>
          <w:numId w:val="17"/>
        </w:numPr>
        <w:tabs>
          <w:tab w:val="left" w:pos="2070"/>
          <w:tab w:val="left" w:pos="4191"/>
        </w:tabs>
        <w:spacing w:line="360" w:lineRule="auto"/>
        <w:ind w:left="450"/>
        <w:rPr>
          <w:b/>
          <w:sz w:val="26"/>
          <w:szCs w:val="26"/>
        </w:rPr>
      </w:pPr>
      <w:r>
        <w:rPr>
          <w:b/>
          <w:sz w:val="26"/>
          <w:szCs w:val="26"/>
        </w:rPr>
        <w:t>Đăng nhập bằng user của tập đoàn:</w:t>
      </w:r>
    </w:p>
    <w:p w14:paraId="4FF35954" w14:textId="77777777" w:rsidR="002744F0" w:rsidRPr="002744F0" w:rsidRDefault="00AD676C" w:rsidP="006C05DE">
      <w:pPr>
        <w:pStyle w:val="ListParagraph"/>
        <w:numPr>
          <w:ilvl w:val="3"/>
          <w:numId w:val="17"/>
        </w:numPr>
        <w:tabs>
          <w:tab w:val="left" w:pos="2070"/>
          <w:tab w:val="left" w:pos="4191"/>
        </w:tabs>
        <w:spacing w:line="360" w:lineRule="auto"/>
        <w:ind w:left="810"/>
        <w:rPr>
          <w:sz w:val="26"/>
          <w:szCs w:val="26"/>
        </w:rPr>
      </w:pPr>
      <w:hyperlink r:id="rId13" w:history="1">
        <w:r w:rsidR="002744F0" w:rsidRPr="002744F0">
          <w:rPr>
            <w:rStyle w:val="Hyperlink"/>
            <w:sz w:val="26"/>
            <w:szCs w:val="26"/>
          </w:rPr>
          <w:t>HienNT6@m1tech.com.vn</w:t>
        </w:r>
      </w:hyperlink>
    </w:p>
    <w:p w14:paraId="45B6D10B" w14:textId="77777777" w:rsidR="00FC40CE" w:rsidRDefault="002744F0" w:rsidP="006C05DE">
      <w:pPr>
        <w:pStyle w:val="ListParagraph"/>
        <w:numPr>
          <w:ilvl w:val="3"/>
          <w:numId w:val="17"/>
        </w:numPr>
        <w:tabs>
          <w:tab w:val="left" w:pos="2070"/>
          <w:tab w:val="left" w:pos="4191"/>
        </w:tabs>
        <w:spacing w:line="360" w:lineRule="auto"/>
        <w:ind w:left="810"/>
        <w:rPr>
          <w:sz w:val="26"/>
          <w:szCs w:val="26"/>
        </w:rPr>
      </w:pPr>
      <w:r w:rsidRPr="002744F0">
        <w:rPr>
          <w:sz w:val="26"/>
          <w:szCs w:val="26"/>
        </w:rPr>
        <w:lastRenderedPageBreak/>
        <w:t>Mật khẩu: mật khẩu outlook</w:t>
      </w:r>
    </w:p>
    <w:p w14:paraId="117E718F" w14:textId="77777777" w:rsidR="00B76957" w:rsidRPr="002744F0" w:rsidRDefault="00B76957" w:rsidP="006C05DE">
      <w:pPr>
        <w:pStyle w:val="ListParagraph"/>
        <w:numPr>
          <w:ilvl w:val="3"/>
          <w:numId w:val="17"/>
        </w:numPr>
        <w:tabs>
          <w:tab w:val="left" w:pos="2070"/>
          <w:tab w:val="left" w:pos="4191"/>
        </w:tabs>
        <w:spacing w:line="360" w:lineRule="auto"/>
        <w:ind w:left="810"/>
        <w:rPr>
          <w:sz w:val="26"/>
          <w:szCs w:val="26"/>
        </w:rPr>
      </w:pPr>
      <w:r>
        <w:rPr>
          <w:sz w:val="26"/>
          <w:szCs w:val="26"/>
        </w:rPr>
        <w:t xml:space="preserve">Tự động phân quyền user của tập đoàn </w:t>
      </w:r>
      <w:r w:rsidR="00872BA1">
        <w:rPr>
          <w:sz w:val="26"/>
          <w:szCs w:val="26"/>
        </w:rPr>
        <w:t>ở</w:t>
      </w:r>
      <w:r>
        <w:rPr>
          <w:sz w:val="26"/>
          <w:szCs w:val="26"/>
        </w:rPr>
        <w:t xml:space="preserve"> level 1.</w:t>
      </w:r>
    </w:p>
    <w:p w14:paraId="3AD73744" w14:textId="77777777" w:rsidR="002744F0" w:rsidRPr="002744F0" w:rsidRDefault="002744F0" w:rsidP="006C05DE">
      <w:pPr>
        <w:pStyle w:val="ListParagraph"/>
        <w:numPr>
          <w:ilvl w:val="1"/>
          <w:numId w:val="19"/>
        </w:numPr>
        <w:tabs>
          <w:tab w:val="left" w:pos="720"/>
          <w:tab w:val="left" w:pos="4191"/>
        </w:tabs>
        <w:spacing w:line="360" w:lineRule="auto"/>
        <w:ind w:left="540" w:hanging="555"/>
        <w:rPr>
          <w:b/>
          <w:sz w:val="26"/>
          <w:szCs w:val="26"/>
          <w:highlight w:val="yellow"/>
        </w:rPr>
      </w:pPr>
      <w:r w:rsidRPr="002744F0">
        <w:rPr>
          <w:b/>
          <w:sz w:val="26"/>
          <w:szCs w:val="26"/>
          <w:highlight w:val="yellow"/>
        </w:rPr>
        <w:t>Chỉnh sửa module Tự đánh giá rủi ro:</w:t>
      </w:r>
    </w:p>
    <w:p w14:paraId="6D700E02" w14:textId="77777777" w:rsidR="007767F0" w:rsidRPr="002744F0" w:rsidRDefault="007767F0" w:rsidP="007767F0">
      <w:pPr>
        <w:pStyle w:val="ListParagraph"/>
        <w:numPr>
          <w:ilvl w:val="3"/>
          <w:numId w:val="17"/>
        </w:numPr>
        <w:tabs>
          <w:tab w:val="left" w:pos="4191"/>
        </w:tabs>
        <w:spacing w:line="360" w:lineRule="auto"/>
        <w:ind w:left="810"/>
        <w:rPr>
          <w:sz w:val="26"/>
          <w:szCs w:val="26"/>
        </w:rPr>
      </w:pPr>
      <w:r w:rsidRPr="002744F0">
        <w:rPr>
          <w:sz w:val="26"/>
          <w:szCs w:val="26"/>
        </w:rPr>
        <w:t xml:space="preserve">Cho phép các </w:t>
      </w:r>
      <w:r>
        <w:rPr>
          <w:sz w:val="26"/>
          <w:szCs w:val="26"/>
        </w:rPr>
        <w:t xml:space="preserve">user </w:t>
      </w:r>
      <w:r w:rsidRPr="002744F0">
        <w:rPr>
          <w:sz w:val="26"/>
          <w:szCs w:val="26"/>
        </w:rPr>
        <w:t xml:space="preserve">quyền level 2,3,4 truy cập được vào phần mềm </w:t>
      </w:r>
      <w:r>
        <w:rPr>
          <w:sz w:val="26"/>
          <w:szCs w:val="26"/>
        </w:rPr>
        <w:t xml:space="preserve">(quyền tương đương </w:t>
      </w:r>
      <w:r w:rsidRPr="002744F0">
        <w:rPr>
          <w:sz w:val="26"/>
          <w:szCs w:val="26"/>
        </w:rPr>
        <w:t>level 1</w:t>
      </w:r>
      <w:r>
        <w:rPr>
          <w:sz w:val="26"/>
          <w:szCs w:val="26"/>
        </w:rPr>
        <w:t>)</w:t>
      </w:r>
    </w:p>
    <w:p w14:paraId="7ED6488D" w14:textId="77777777" w:rsidR="002744F0" w:rsidRPr="002744F0" w:rsidRDefault="002744F0" w:rsidP="006C05DE">
      <w:pPr>
        <w:pStyle w:val="ListParagraph"/>
        <w:numPr>
          <w:ilvl w:val="3"/>
          <w:numId w:val="17"/>
        </w:numPr>
        <w:tabs>
          <w:tab w:val="left" w:pos="4191"/>
        </w:tabs>
        <w:spacing w:line="360" w:lineRule="auto"/>
        <w:ind w:left="810"/>
        <w:rPr>
          <w:sz w:val="26"/>
          <w:szCs w:val="26"/>
        </w:rPr>
      </w:pPr>
      <w:r w:rsidRPr="002744F0">
        <w:rPr>
          <w:sz w:val="26"/>
          <w:szCs w:val="26"/>
        </w:rPr>
        <w:t xml:space="preserve">Chuyển số lượng rủi ro tối thiểu bắt buộc nhập </w:t>
      </w:r>
      <w:r w:rsidR="00B12BB0">
        <w:rPr>
          <w:sz w:val="26"/>
          <w:szCs w:val="26"/>
        </w:rPr>
        <w:t xml:space="preserve">(trong quá trình khai báo) </w:t>
      </w:r>
      <w:r w:rsidRPr="002744F0">
        <w:rPr>
          <w:sz w:val="26"/>
          <w:szCs w:val="26"/>
        </w:rPr>
        <w:t>từ 5 thành 1.</w:t>
      </w:r>
    </w:p>
    <w:p w14:paraId="7DAA43BA" w14:textId="77777777" w:rsidR="00E35672" w:rsidRPr="00E35672" w:rsidRDefault="00E35672" w:rsidP="006C05DE">
      <w:pPr>
        <w:pStyle w:val="ListParagraph"/>
        <w:numPr>
          <w:ilvl w:val="1"/>
          <w:numId w:val="19"/>
        </w:numPr>
        <w:tabs>
          <w:tab w:val="left" w:pos="720"/>
          <w:tab w:val="left" w:pos="4191"/>
        </w:tabs>
        <w:spacing w:line="360" w:lineRule="auto"/>
        <w:ind w:left="540" w:hanging="555"/>
        <w:rPr>
          <w:b/>
          <w:i/>
          <w:sz w:val="26"/>
          <w:szCs w:val="26"/>
        </w:rPr>
      </w:pPr>
      <w:r w:rsidRPr="00493E70">
        <w:rPr>
          <w:b/>
          <w:sz w:val="26"/>
          <w:szCs w:val="26"/>
        </w:rPr>
        <w:t>Nâng cấp module Báo cáo lỗi:</w:t>
      </w:r>
      <w:r>
        <w:rPr>
          <w:b/>
          <w:i/>
          <w:sz w:val="26"/>
          <w:szCs w:val="26"/>
        </w:rPr>
        <w:t xml:space="preserve"> </w:t>
      </w:r>
      <w:r w:rsidRPr="00E35672">
        <w:rPr>
          <w:sz w:val="26"/>
          <w:szCs w:val="26"/>
        </w:rPr>
        <w:t>rút ngắn thời gian lọc thông tin và xuất báo cáo.</w:t>
      </w:r>
    </w:p>
    <w:p w14:paraId="07F5362D" w14:textId="77777777" w:rsidR="00E35672" w:rsidRPr="00493E70" w:rsidRDefault="00E35672" w:rsidP="006C05DE">
      <w:pPr>
        <w:pStyle w:val="ListParagraph"/>
        <w:numPr>
          <w:ilvl w:val="1"/>
          <w:numId w:val="19"/>
        </w:numPr>
        <w:tabs>
          <w:tab w:val="left" w:pos="720"/>
          <w:tab w:val="left" w:pos="4191"/>
        </w:tabs>
        <w:spacing w:line="360" w:lineRule="auto"/>
        <w:ind w:left="540" w:hanging="555"/>
        <w:rPr>
          <w:b/>
          <w:sz w:val="26"/>
          <w:szCs w:val="26"/>
        </w:rPr>
      </w:pPr>
      <w:r w:rsidRPr="00493E70">
        <w:rPr>
          <w:b/>
          <w:sz w:val="26"/>
          <w:szCs w:val="26"/>
        </w:rPr>
        <w:t>Nâng cấp module Báo cáo sự kiện tổn thất</w:t>
      </w:r>
    </w:p>
    <w:p w14:paraId="652C1CB6" w14:textId="77777777" w:rsidR="002D64A4" w:rsidRDefault="002D64A4" w:rsidP="006C05DE">
      <w:pPr>
        <w:pStyle w:val="ListParagraph"/>
        <w:numPr>
          <w:ilvl w:val="2"/>
          <w:numId w:val="19"/>
        </w:numPr>
        <w:tabs>
          <w:tab w:val="left" w:pos="4191"/>
        </w:tabs>
        <w:rPr>
          <w:i/>
          <w:sz w:val="26"/>
          <w:szCs w:val="26"/>
        </w:rPr>
      </w:pPr>
      <w:r w:rsidRPr="00E35672">
        <w:rPr>
          <w:i/>
          <w:sz w:val="26"/>
          <w:szCs w:val="26"/>
        </w:rPr>
        <w:t xml:space="preserve">Yêu cầu nghiệp vụ: </w:t>
      </w:r>
    </w:p>
    <w:p w14:paraId="68564D14" w14:textId="77777777" w:rsidR="007767F0" w:rsidRPr="003D3B98" w:rsidRDefault="007767F0" w:rsidP="007767F0">
      <w:pPr>
        <w:pStyle w:val="ListParagraph"/>
        <w:numPr>
          <w:ilvl w:val="3"/>
          <w:numId w:val="17"/>
        </w:numPr>
        <w:tabs>
          <w:tab w:val="left" w:pos="720"/>
          <w:tab w:val="left" w:pos="4191"/>
        </w:tabs>
        <w:ind w:left="360"/>
        <w:rPr>
          <w:sz w:val="26"/>
          <w:szCs w:val="26"/>
          <w:highlight w:val="yellow"/>
        </w:rPr>
      </w:pPr>
      <w:r w:rsidRPr="003D3B98">
        <w:rPr>
          <w:sz w:val="26"/>
          <w:szCs w:val="26"/>
          <w:highlight w:val="yellow"/>
        </w:rPr>
        <w:t>Sửa lỗi font chữ trong danh sách nguyên nhân, danh sách loại sự kiện</w:t>
      </w:r>
    </w:p>
    <w:p w14:paraId="51D7E5BC" w14:textId="77777777" w:rsidR="007767F0" w:rsidRPr="00B12BB0" w:rsidRDefault="007767F0" w:rsidP="007767F0">
      <w:pPr>
        <w:pStyle w:val="ListParagraph"/>
        <w:numPr>
          <w:ilvl w:val="3"/>
          <w:numId w:val="17"/>
        </w:numPr>
        <w:tabs>
          <w:tab w:val="left" w:pos="720"/>
          <w:tab w:val="left" w:pos="4191"/>
        </w:tabs>
        <w:ind w:left="360"/>
        <w:rPr>
          <w:sz w:val="26"/>
          <w:szCs w:val="26"/>
        </w:rPr>
      </w:pPr>
      <w:r w:rsidRPr="002657A7">
        <w:rPr>
          <w:sz w:val="26"/>
          <w:szCs w:val="26"/>
        </w:rPr>
        <w:t xml:space="preserve">Thêm mới </w:t>
      </w:r>
      <w:r w:rsidR="00872BA1">
        <w:rPr>
          <w:sz w:val="26"/>
          <w:szCs w:val="26"/>
          <w:highlight w:val="yellow"/>
        </w:rPr>
        <w:t>1</w:t>
      </w:r>
      <w:r w:rsidR="00872BA1" w:rsidRPr="00872BA1">
        <w:rPr>
          <w:sz w:val="26"/>
          <w:szCs w:val="26"/>
          <w:highlight w:val="yellow"/>
        </w:rPr>
        <w:t>4</w:t>
      </w:r>
      <w:r>
        <w:rPr>
          <w:sz w:val="26"/>
          <w:szCs w:val="26"/>
        </w:rPr>
        <w:t xml:space="preserve"> </w:t>
      </w:r>
      <w:r w:rsidRPr="002657A7">
        <w:rPr>
          <w:sz w:val="26"/>
          <w:szCs w:val="26"/>
        </w:rPr>
        <w:t>trường dữ liệu</w:t>
      </w:r>
      <w:r w:rsidR="00872BA1">
        <w:rPr>
          <w:sz w:val="26"/>
          <w:szCs w:val="26"/>
        </w:rPr>
        <w:t xml:space="preserve"> </w:t>
      </w:r>
      <w:r w:rsidR="00872BA1" w:rsidRPr="00872BA1">
        <w:rPr>
          <w:sz w:val="26"/>
          <w:szCs w:val="26"/>
          <w:highlight w:val="yellow"/>
        </w:rPr>
        <w:t>(chỉ user của quản lý rủi ro hoạt động quyền hạn như user qlrr_oprisk mới nhìn được và cập nhật được những trường dữ liệu này)</w:t>
      </w:r>
      <w:r w:rsidR="00872BA1">
        <w:rPr>
          <w:sz w:val="26"/>
          <w:szCs w:val="26"/>
        </w:rPr>
        <w:t xml:space="preserve"> </w:t>
      </w:r>
      <w:r w:rsidRPr="002657A7">
        <w:rPr>
          <w:sz w:val="26"/>
          <w:szCs w:val="26"/>
        </w:rPr>
        <w:t xml:space="preserve">: </w:t>
      </w:r>
    </w:p>
    <w:p w14:paraId="62954598" w14:textId="77777777" w:rsidR="007767F0" w:rsidRDefault="007767F0" w:rsidP="00872BA1">
      <w:pPr>
        <w:pStyle w:val="ListParagraph"/>
        <w:numPr>
          <w:ilvl w:val="0"/>
          <w:numId w:val="136"/>
        </w:numPr>
        <w:tabs>
          <w:tab w:val="left" w:pos="720"/>
          <w:tab w:val="left" w:pos="4191"/>
        </w:tabs>
        <w:rPr>
          <w:sz w:val="26"/>
          <w:szCs w:val="26"/>
        </w:rPr>
      </w:pPr>
      <w:r>
        <w:rPr>
          <w:sz w:val="26"/>
          <w:szCs w:val="26"/>
        </w:rPr>
        <w:t>Ngày báo cáo</w:t>
      </w:r>
    </w:p>
    <w:p w14:paraId="139BD26E" w14:textId="77777777" w:rsidR="00872BA1" w:rsidRDefault="00872BA1" w:rsidP="00872BA1">
      <w:pPr>
        <w:pStyle w:val="ListParagraph"/>
        <w:numPr>
          <w:ilvl w:val="0"/>
          <w:numId w:val="136"/>
        </w:numPr>
        <w:tabs>
          <w:tab w:val="left" w:pos="720"/>
          <w:tab w:val="left" w:pos="4191"/>
        </w:tabs>
        <w:rPr>
          <w:sz w:val="26"/>
          <w:szCs w:val="26"/>
        </w:rPr>
      </w:pPr>
      <w:r>
        <w:rPr>
          <w:sz w:val="26"/>
          <w:szCs w:val="26"/>
        </w:rPr>
        <w:t>User nhập (hệ thống tự động lưu thông tin này)</w:t>
      </w:r>
    </w:p>
    <w:p w14:paraId="5BE48340" w14:textId="77777777" w:rsidR="00872BA1" w:rsidRDefault="00872BA1" w:rsidP="00872BA1">
      <w:pPr>
        <w:pStyle w:val="ListParagraph"/>
        <w:numPr>
          <w:ilvl w:val="0"/>
          <w:numId w:val="136"/>
        </w:numPr>
        <w:tabs>
          <w:tab w:val="left" w:pos="720"/>
          <w:tab w:val="left" w:pos="4191"/>
        </w:tabs>
        <w:rPr>
          <w:sz w:val="26"/>
          <w:szCs w:val="26"/>
        </w:rPr>
      </w:pPr>
      <w:r>
        <w:rPr>
          <w:sz w:val="26"/>
          <w:szCs w:val="26"/>
        </w:rPr>
        <w:t>Thời gian nhập (hệ thống tự động lưu thông tin này)</w:t>
      </w:r>
    </w:p>
    <w:p w14:paraId="688C1E6A" w14:textId="77777777" w:rsidR="007767F0" w:rsidRDefault="007767F0" w:rsidP="00872BA1">
      <w:pPr>
        <w:pStyle w:val="ListParagraph"/>
        <w:numPr>
          <w:ilvl w:val="0"/>
          <w:numId w:val="136"/>
        </w:numPr>
        <w:tabs>
          <w:tab w:val="left" w:pos="720"/>
          <w:tab w:val="left" w:pos="4191"/>
        </w:tabs>
        <w:rPr>
          <w:sz w:val="26"/>
          <w:szCs w:val="26"/>
        </w:rPr>
      </w:pPr>
      <w:r>
        <w:rPr>
          <w:sz w:val="26"/>
          <w:szCs w:val="26"/>
        </w:rPr>
        <w:t>Lĩnh vực kinh doanh Basel II</w:t>
      </w:r>
    </w:p>
    <w:p w14:paraId="6277C57D" w14:textId="77777777" w:rsidR="007767F0" w:rsidRPr="00662091" w:rsidRDefault="00872BA1" w:rsidP="00872BA1">
      <w:pPr>
        <w:pStyle w:val="ListParagraph"/>
        <w:numPr>
          <w:ilvl w:val="0"/>
          <w:numId w:val="136"/>
        </w:numPr>
        <w:tabs>
          <w:tab w:val="left" w:pos="720"/>
          <w:tab w:val="left" w:pos="4191"/>
        </w:tabs>
        <w:rPr>
          <w:sz w:val="26"/>
          <w:szCs w:val="26"/>
        </w:rPr>
      </w:pPr>
      <w:r>
        <w:rPr>
          <w:sz w:val="26"/>
          <w:szCs w:val="26"/>
        </w:rPr>
        <w:t>K</w:t>
      </w:r>
      <w:r w:rsidR="007767F0" w:rsidRPr="00662091">
        <w:rPr>
          <w:sz w:val="26"/>
          <w:szCs w:val="26"/>
        </w:rPr>
        <w:t>ế hoạch hành động</w:t>
      </w:r>
    </w:p>
    <w:p w14:paraId="27E0255A" w14:textId="77777777" w:rsidR="007767F0" w:rsidRDefault="007767F0" w:rsidP="00872BA1">
      <w:pPr>
        <w:pStyle w:val="ListParagraph"/>
        <w:numPr>
          <w:ilvl w:val="0"/>
          <w:numId w:val="136"/>
        </w:numPr>
        <w:tabs>
          <w:tab w:val="left" w:pos="720"/>
          <w:tab w:val="left" w:pos="4191"/>
        </w:tabs>
        <w:rPr>
          <w:sz w:val="26"/>
          <w:szCs w:val="26"/>
        </w:rPr>
      </w:pPr>
      <w:r>
        <w:rPr>
          <w:sz w:val="26"/>
          <w:szCs w:val="26"/>
        </w:rPr>
        <w:t>Thu hồi từ bảo hiểm</w:t>
      </w:r>
    </w:p>
    <w:p w14:paraId="5D05B879" w14:textId="77777777" w:rsidR="007767F0" w:rsidRDefault="007767F0" w:rsidP="00872BA1">
      <w:pPr>
        <w:pStyle w:val="ListParagraph"/>
        <w:numPr>
          <w:ilvl w:val="0"/>
          <w:numId w:val="136"/>
        </w:numPr>
        <w:tabs>
          <w:tab w:val="left" w:pos="720"/>
          <w:tab w:val="left" w:pos="4191"/>
        </w:tabs>
        <w:rPr>
          <w:sz w:val="26"/>
          <w:szCs w:val="26"/>
        </w:rPr>
      </w:pPr>
      <w:r>
        <w:rPr>
          <w:sz w:val="26"/>
          <w:szCs w:val="26"/>
        </w:rPr>
        <w:t>Thu hồi từ nguồn khác</w:t>
      </w:r>
    </w:p>
    <w:p w14:paraId="3F82DE70" w14:textId="77777777" w:rsidR="007767F0" w:rsidRDefault="007767F0" w:rsidP="00872BA1">
      <w:pPr>
        <w:pStyle w:val="ListParagraph"/>
        <w:numPr>
          <w:ilvl w:val="0"/>
          <w:numId w:val="136"/>
        </w:numPr>
        <w:tabs>
          <w:tab w:val="left" w:pos="720"/>
          <w:tab w:val="left" w:pos="4191"/>
        </w:tabs>
        <w:rPr>
          <w:sz w:val="26"/>
          <w:szCs w:val="26"/>
        </w:rPr>
      </w:pPr>
      <w:commentRangeStart w:id="6"/>
      <w:r>
        <w:rPr>
          <w:sz w:val="26"/>
          <w:szCs w:val="26"/>
        </w:rPr>
        <w:t>Loại tiền tệ</w:t>
      </w:r>
      <w:commentRangeEnd w:id="6"/>
      <w:r w:rsidR="00025B8C">
        <w:rPr>
          <w:rStyle w:val="CommentReference"/>
        </w:rPr>
        <w:commentReference w:id="6"/>
      </w:r>
    </w:p>
    <w:p w14:paraId="1A9C386B" w14:textId="77777777" w:rsidR="007767F0" w:rsidRDefault="007767F0" w:rsidP="00872BA1">
      <w:pPr>
        <w:pStyle w:val="ListParagraph"/>
        <w:numPr>
          <w:ilvl w:val="0"/>
          <w:numId w:val="136"/>
        </w:numPr>
        <w:tabs>
          <w:tab w:val="left" w:pos="720"/>
          <w:tab w:val="left" w:pos="4191"/>
        </w:tabs>
        <w:rPr>
          <w:sz w:val="26"/>
          <w:szCs w:val="26"/>
        </w:rPr>
      </w:pPr>
      <w:r>
        <w:rPr>
          <w:sz w:val="26"/>
          <w:szCs w:val="26"/>
        </w:rPr>
        <w:t>Bút toán trên GL</w:t>
      </w:r>
    </w:p>
    <w:p w14:paraId="762D3084" w14:textId="77777777" w:rsidR="007767F0" w:rsidRDefault="007767F0" w:rsidP="00872BA1">
      <w:pPr>
        <w:pStyle w:val="ListParagraph"/>
        <w:numPr>
          <w:ilvl w:val="0"/>
          <w:numId w:val="136"/>
        </w:numPr>
        <w:tabs>
          <w:tab w:val="left" w:pos="720"/>
          <w:tab w:val="left" w:pos="4191"/>
        </w:tabs>
        <w:rPr>
          <w:sz w:val="26"/>
          <w:szCs w:val="26"/>
        </w:rPr>
      </w:pPr>
      <w:r>
        <w:rPr>
          <w:sz w:val="26"/>
          <w:szCs w:val="26"/>
        </w:rPr>
        <w:t>Ngày hạch toán kế toán</w:t>
      </w:r>
    </w:p>
    <w:p w14:paraId="3EAB3B61" w14:textId="77777777" w:rsidR="007767F0" w:rsidRDefault="007767F0" w:rsidP="00872BA1">
      <w:pPr>
        <w:pStyle w:val="ListParagraph"/>
        <w:numPr>
          <w:ilvl w:val="0"/>
          <w:numId w:val="136"/>
        </w:numPr>
        <w:tabs>
          <w:tab w:val="left" w:pos="720"/>
          <w:tab w:val="left" w:pos="4191"/>
        </w:tabs>
        <w:rPr>
          <w:sz w:val="26"/>
          <w:szCs w:val="26"/>
        </w:rPr>
      </w:pPr>
      <w:r>
        <w:rPr>
          <w:sz w:val="26"/>
          <w:szCs w:val="26"/>
        </w:rPr>
        <w:t>Loại nguồn dữ liệu (Nội bộ, bên ngoài, phân tích kịch bản, khác)</w:t>
      </w:r>
    </w:p>
    <w:p w14:paraId="4A11C2CB" w14:textId="77777777" w:rsidR="007767F0" w:rsidRDefault="007767F0" w:rsidP="00872BA1">
      <w:pPr>
        <w:pStyle w:val="ListParagraph"/>
        <w:numPr>
          <w:ilvl w:val="0"/>
          <w:numId w:val="136"/>
        </w:numPr>
        <w:tabs>
          <w:tab w:val="left" w:pos="720"/>
          <w:tab w:val="left" w:pos="4191"/>
        </w:tabs>
        <w:rPr>
          <w:sz w:val="26"/>
          <w:szCs w:val="26"/>
        </w:rPr>
      </w:pPr>
      <w:r>
        <w:rPr>
          <w:sz w:val="26"/>
          <w:szCs w:val="26"/>
        </w:rPr>
        <w:t>Cờ đánh dấu: Rủi ro hoạt động, RRHĐ liên quan đến RR tín dụng, RRHĐ liên quan đến RR thị trường, Khác.</w:t>
      </w:r>
    </w:p>
    <w:p w14:paraId="266AB552" w14:textId="77777777" w:rsidR="007767F0" w:rsidRDefault="007767F0" w:rsidP="00872BA1">
      <w:pPr>
        <w:pStyle w:val="ListParagraph"/>
        <w:numPr>
          <w:ilvl w:val="0"/>
          <w:numId w:val="136"/>
        </w:numPr>
        <w:tabs>
          <w:tab w:val="left" w:pos="720"/>
          <w:tab w:val="left" w:pos="4191"/>
        </w:tabs>
        <w:rPr>
          <w:sz w:val="26"/>
          <w:szCs w:val="26"/>
        </w:rPr>
      </w:pPr>
      <w:r>
        <w:rPr>
          <w:sz w:val="26"/>
          <w:szCs w:val="26"/>
        </w:rPr>
        <w:t>Trạng thái của tổn thất.</w:t>
      </w:r>
    </w:p>
    <w:p w14:paraId="66BAE0E1" w14:textId="77777777" w:rsidR="007767F0" w:rsidRDefault="007767F0" w:rsidP="00872BA1">
      <w:pPr>
        <w:pStyle w:val="ListParagraph"/>
        <w:numPr>
          <w:ilvl w:val="0"/>
          <w:numId w:val="136"/>
        </w:numPr>
        <w:tabs>
          <w:tab w:val="left" w:pos="720"/>
          <w:tab w:val="left" w:pos="4191"/>
        </w:tabs>
        <w:rPr>
          <w:sz w:val="26"/>
          <w:szCs w:val="26"/>
        </w:rPr>
      </w:pPr>
      <w:r>
        <w:rPr>
          <w:sz w:val="26"/>
          <w:szCs w:val="26"/>
        </w:rPr>
        <w:t>Ghi chú.</w:t>
      </w:r>
    </w:p>
    <w:p w14:paraId="2A520CA1" w14:textId="77777777" w:rsidR="00924F46" w:rsidRDefault="007767F0" w:rsidP="007767F0">
      <w:pPr>
        <w:pStyle w:val="ListParagraph"/>
        <w:tabs>
          <w:tab w:val="left" w:pos="720"/>
          <w:tab w:val="left" w:pos="1507"/>
        </w:tabs>
        <w:ind w:left="1080"/>
        <w:rPr>
          <w:sz w:val="26"/>
          <w:szCs w:val="26"/>
        </w:rPr>
      </w:pPr>
      <w:r>
        <w:rPr>
          <w:sz w:val="26"/>
          <w:szCs w:val="26"/>
        </w:rPr>
        <w:tab/>
      </w:r>
    </w:p>
    <w:p w14:paraId="28BB3DC1" w14:textId="77777777" w:rsidR="007767F0" w:rsidRDefault="00917A06" w:rsidP="00917A06">
      <w:pPr>
        <w:pStyle w:val="ListParagraph"/>
        <w:numPr>
          <w:ilvl w:val="3"/>
          <w:numId w:val="17"/>
        </w:numPr>
        <w:tabs>
          <w:tab w:val="left" w:pos="720"/>
          <w:tab w:val="left" w:pos="4191"/>
        </w:tabs>
        <w:ind w:left="360"/>
        <w:rPr>
          <w:sz w:val="26"/>
          <w:szCs w:val="26"/>
        </w:rPr>
        <w:pPrChange w:id="7" w:author="Michael Nguyen" w:date="2015-05-14T06:10:00Z">
          <w:pPr>
            <w:pStyle w:val="ListParagraph"/>
            <w:tabs>
              <w:tab w:val="left" w:pos="720"/>
              <w:tab w:val="left" w:pos="1507"/>
            </w:tabs>
            <w:ind w:left="1080"/>
          </w:pPr>
        </w:pPrChange>
      </w:pPr>
      <w:ins w:id="8" w:author="Michael Nguyen" w:date="2015-05-14T06:10:00Z">
        <w:r>
          <w:rPr>
            <w:sz w:val="26"/>
            <w:szCs w:val="26"/>
          </w:rPr>
          <w:t>Trong trường hợp sửa thông tin BC tổn thất, toàn bộ 14 trường thêm mới đều cho phép người dùng thay đổi.</w:t>
        </w:r>
      </w:ins>
    </w:p>
    <w:p w14:paraId="323CD09C" w14:textId="77777777" w:rsidR="007767F0" w:rsidRDefault="007767F0" w:rsidP="007767F0">
      <w:pPr>
        <w:pStyle w:val="ListParagraph"/>
        <w:tabs>
          <w:tab w:val="left" w:pos="720"/>
          <w:tab w:val="left" w:pos="1507"/>
        </w:tabs>
        <w:ind w:left="1080"/>
        <w:rPr>
          <w:sz w:val="26"/>
          <w:szCs w:val="26"/>
        </w:rPr>
      </w:pPr>
    </w:p>
    <w:p w14:paraId="621BACB0" w14:textId="77777777" w:rsidR="007767F0" w:rsidRDefault="007767F0" w:rsidP="007767F0">
      <w:pPr>
        <w:pStyle w:val="ListParagraph"/>
        <w:tabs>
          <w:tab w:val="left" w:pos="720"/>
          <w:tab w:val="left" w:pos="1507"/>
        </w:tabs>
        <w:ind w:left="1080"/>
        <w:rPr>
          <w:sz w:val="26"/>
          <w:szCs w:val="26"/>
        </w:rPr>
      </w:pPr>
    </w:p>
    <w:p w14:paraId="5ABCC8BB" w14:textId="77777777" w:rsidR="002D64A4" w:rsidRPr="002657A7" w:rsidRDefault="002D64A4" w:rsidP="00A6457F">
      <w:pPr>
        <w:pStyle w:val="ListParagraph"/>
        <w:tabs>
          <w:tab w:val="left" w:pos="720"/>
          <w:tab w:val="left" w:pos="4191"/>
        </w:tabs>
        <w:ind w:left="0"/>
        <w:rPr>
          <w:sz w:val="26"/>
          <w:szCs w:val="26"/>
        </w:rPr>
      </w:pPr>
    </w:p>
    <w:p w14:paraId="176DA440" w14:textId="77777777" w:rsidR="00D31FF5" w:rsidRPr="00D31FF5" w:rsidRDefault="00D31FF5" w:rsidP="00D31FF5">
      <w:pPr>
        <w:tabs>
          <w:tab w:val="left" w:pos="4191"/>
        </w:tabs>
        <w:rPr>
          <w:i/>
          <w:sz w:val="26"/>
          <w:szCs w:val="26"/>
        </w:rPr>
      </w:pPr>
    </w:p>
    <w:p w14:paraId="6442D775" w14:textId="77777777" w:rsidR="00D31FF5" w:rsidRDefault="00D31FF5" w:rsidP="006C05DE">
      <w:pPr>
        <w:pStyle w:val="ListParagraph"/>
        <w:numPr>
          <w:ilvl w:val="2"/>
          <w:numId w:val="19"/>
        </w:numPr>
        <w:tabs>
          <w:tab w:val="left" w:pos="4191"/>
        </w:tabs>
        <w:rPr>
          <w:ins w:id="9" w:author="Customer" w:date="2015-05-13T14:44:00Z"/>
          <w:i/>
          <w:sz w:val="26"/>
          <w:szCs w:val="26"/>
        </w:rPr>
      </w:pPr>
      <w:ins w:id="10" w:author="Customer" w:date="2015-05-13T14:44:00Z">
        <w:r>
          <w:rPr>
            <w:i/>
            <w:sz w:val="26"/>
            <w:szCs w:val="26"/>
          </w:rPr>
          <w:t>Mô tả màn hình:</w:t>
        </w:r>
      </w:ins>
    </w:p>
    <w:p w14:paraId="735083C9" w14:textId="77777777" w:rsidR="00D31FF5" w:rsidRPr="00D31FF5" w:rsidRDefault="00D31FF5">
      <w:pPr>
        <w:tabs>
          <w:tab w:val="left" w:pos="4191"/>
          <w:tab w:val="left" w:pos="8280"/>
        </w:tabs>
        <w:rPr>
          <w:ins w:id="11" w:author="Customer" w:date="2015-05-13T14:44:00Z"/>
          <w:i/>
          <w:sz w:val="26"/>
          <w:szCs w:val="26"/>
          <w:rPrChange w:id="12" w:author="Customer" w:date="2015-05-13T14:44:00Z">
            <w:rPr>
              <w:ins w:id="13" w:author="Customer" w:date="2015-05-13T14:44:00Z"/>
            </w:rPr>
          </w:rPrChange>
        </w:rPr>
        <w:pPrChange w:id="14" w:author="Customer" w:date="2015-05-13T14:44:00Z">
          <w:pPr>
            <w:pStyle w:val="ListParagraph"/>
            <w:numPr>
              <w:ilvl w:val="2"/>
              <w:numId w:val="19"/>
            </w:numPr>
            <w:tabs>
              <w:tab w:val="num" w:pos="720"/>
              <w:tab w:val="left" w:pos="4191"/>
            </w:tabs>
            <w:ind w:hanging="720"/>
          </w:pPr>
        </w:pPrChange>
      </w:pPr>
      <w:ins w:id="15" w:author="Customer" w:date="2015-05-13T14:44:00Z">
        <w:r w:rsidRPr="00D31FF5">
          <w:rPr>
            <w:i/>
            <w:noProof/>
            <w:sz w:val="26"/>
            <w:szCs w:val="26"/>
          </w:rPr>
          <w:drawing>
            <wp:inline distT="0" distB="0" distL="0" distR="0" wp14:anchorId="5A28F898" wp14:editId="70D5D84D">
              <wp:extent cx="5937885" cy="4215765"/>
              <wp:effectExtent l="1905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srcRect/>
                      <a:stretch>
                        <a:fillRect/>
                      </a:stretch>
                    </pic:blipFill>
                    <pic:spPr bwMode="auto">
                      <a:xfrm>
                        <a:off x="0" y="0"/>
                        <a:ext cx="5937885" cy="4215765"/>
                      </a:xfrm>
                      <a:prstGeom prst="rect">
                        <a:avLst/>
                      </a:prstGeom>
                      <a:noFill/>
                      <a:ln w="9525">
                        <a:noFill/>
                        <a:miter lim="800000"/>
                        <a:headEnd/>
                        <a:tailEnd/>
                      </a:ln>
                    </pic:spPr>
                  </pic:pic>
                </a:graphicData>
              </a:graphic>
            </wp:inline>
          </w:drawing>
        </w:r>
      </w:ins>
    </w:p>
    <w:p w14:paraId="72DC9F84" w14:textId="77777777" w:rsidR="00924F46" w:rsidRDefault="00924F46" w:rsidP="006C05DE">
      <w:pPr>
        <w:pStyle w:val="ListParagraph"/>
        <w:numPr>
          <w:ilvl w:val="2"/>
          <w:numId w:val="19"/>
        </w:numPr>
        <w:tabs>
          <w:tab w:val="left" w:pos="4191"/>
        </w:tabs>
        <w:rPr>
          <w:i/>
          <w:sz w:val="26"/>
          <w:szCs w:val="26"/>
        </w:rPr>
      </w:pPr>
      <w:r w:rsidRPr="00924F46">
        <w:rPr>
          <w:i/>
          <w:sz w:val="26"/>
          <w:szCs w:val="26"/>
        </w:rPr>
        <w:t xml:space="preserve">Miêu tả chi tiết màn hình: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8"/>
        <w:gridCol w:w="1440"/>
        <w:gridCol w:w="1530"/>
        <w:gridCol w:w="4320"/>
      </w:tblGrid>
      <w:tr w:rsidR="00F03BE1" w14:paraId="6F83A366" w14:textId="77777777" w:rsidTr="00D31FF5">
        <w:trPr>
          <w:trHeight w:val="440"/>
        </w:trPr>
        <w:tc>
          <w:tcPr>
            <w:tcW w:w="1908" w:type="dxa"/>
            <w:shd w:val="clear" w:color="auto" w:fill="DA251C"/>
          </w:tcPr>
          <w:p w14:paraId="14E08191" w14:textId="77777777" w:rsidR="00F03BE1" w:rsidRPr="00A03DDB" w:rsidRDefault="00F03BE1" w:rsidP="00D31FF5">
            <w:pPr>
              <w:tabs>
                <w:tab w:val="left" w:pos="720"/>
              </w:tabs>
              <w:jc w:val="center"/>
              <w:rPr>
                <w:b/>
                <w:color w:val="FFFFFF" w:themeColor="background1"/>
                <w:sz w:val="26"/>
                <w:szCs w:val="26"/>
              </w:rPr>
            </w:pPr>
            <w:r w:rsidRPr="00A03DDB">
              <w:rPr>
                <w:b/>
                <w:color w:val="FFFFFF" w:themeColor="background1"/>
                <w:sz w:val="26"/>
                <w:szCs w:val="26"/>
              </w:rPr>
              <w:t>Tên trường dữ liệu</w:t>
            </w:r>
          </w:p>
        </w:tc>
        <w:tc>
          <w:tcPr>
            <w:tcW w:w="1440" w:type="dxa"/>
            <w:shd w:val="clear" w:color="auto" w:fill="DA251C"/>
          </w:tcPr>
          <w:p w14:paraId="03D75FD6" w14:textId="77777777" w:rsidR="00F03BE1" w:rsidRPr="00B56CF5" w:rsidRDefault="00F03BE1" w:rsidP="00D31FF5">
            <w:pPr>
              <w:pStyle w:val="ListParagraph"/>
              <w:tabs>
                <w:tab w:val="left" w:pos="0"/>
                <w:tab w:val="left" w:pos="1080"/>
                <w:tab w:val="left" w:pos="4191"/>
              </w:tabs>
              <w:ind w:left="0"/>
              <w:jc w:val="center"/>
              <w:rPr>
                <w:b/>
                <w:color w:val="FFFFFF" w:themeColor="background1"/>
                <w:sz w:val="26"/>
                <w:szCs w:val="26"/>
              </w:rPr>
            </w:pPr>
            <w:r w:rsidRPr="00B56CF5">
              <w:rPr>
                <w:b/>
                <w:color w:val="FFFFFF" w:themeColor="background1"/>
                <w:sz w:val="26"/>
                <w:szCs w:val="26"/>
              </w:rPr>
              <w:t>Kiểu dữ liệu</w:t>
            </w:r>
          </w:p>
        </w:tc>
        <w:tc>
          <w:tcPr>
            <w:tcW w:w="1530" w:type="dxa"/>
            <w:shd w:val="clear" w:color="auto" w:fill="DA251C"/>
          </w:tcPr>
          <w:p w14:paraId="78844525" w14:textId="77777777" w:rsidR="00F03BE1" w:rsidRPr="00B56CF5" w:rsidRDefault="00F03BE1" w:rsidP="00D31FF5">
            <w:pPr>
              <w:pStyle w:val="ListParagraph"/>
              <w:tabs>
                <w:tab w:val="left" w:pos="0"/>
                <w:tab w:val="left" w:pos="1080"/>
                <w:tab w:val="left" w:pos="4191"/>
              </w:tabs>
              <w:ind w:left="0"/>
              <w:jc w:val="center"/>
              <w:rPr>
                <w:b/>
                <w:color w:val="FFFFFF" w:themeColor="background1"/>
                <w:sz w:val="26"/>
                <w:szCs w:val="26"/>
              </w:rPr>
            </w:pPr>
            <w:r w:rsidRPr="00B56CF5">
              <w:rPr>
                <w:b/>
                <w:color w:val="FFFFFF" w:themeColor="background1"/>
                <w:sz w:val="26"/>
                <w:szCs w:val="26"/>
              </w:rPr>
              <w:t>Bắt buộc</w:t>
            </w:r>
          </w:p>
        </w:tc>
        <w:tc>
          <w:tcPr>
            <w:tcW w:w="4320" w:type="dxa"/>
            <w:shd w:val="clear" w:color="auto" w:fill="DA251C"/>
          </w:tcPr>
          <w:p w14:paraId="055D8352" w14:textId="77777777" w:rsidR="00F03BE1" w:rsidRPr="00997449" w:rsidRDefault="00F03BE1" w:rsidP="00D31FF5">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r>
      <w:tr w:rsidR="00F57D15" w14:paraId="2A6435DF" w14:textId="77777777" w:rsidTr="00D31FF5">
        <w:trPr>
          <w:trHeight w:val="791"/>
        </w:trPr>
        <w:tc>
          <w:tcPr>
            <w:tcW w:w="1908" w:type="dxa"/>
          </w:tcPr>
          <w:p w14:paraId="28206C41" w14:textId="77777777" w:rsidR="00F57D15" w:rsidRPr="00954BC3" w:rsidRDefault="00F57D15">
            <w:pPr>
              <w:pStyle w:val="ListParagraph"/>
              <w:tabs>
                <w:tab w:val="left" w:pos="0"/>
                <w:tab w:val="left" w:pos="1080"/>
                <w:tab w:val="left" w:pos="4191"/>
              </w:tabs>
              <w:ind w:left="0"/>
              <w:rPr>
                <w:sz w:val="26"/>
                <w:szCs w:val="26"/>
              </w:rPr>
              <w:pPrChange w:id="16" w:author="Customer" w:date="2015-05-13T14:45:00Z">
                <w:pPr>
                  <w:pStyle w:val="ListParagraph"/>
                  <w:tabs>
                    <w:tab w:val="left" w:pos="0"/>
                    <w:tab w:val="left" w:pos="1080"/>
                    <w:tab w:val="left" w:pos="4191"/>
                  </w:tabs>
                  <w:ind w:left="0"/>
                  <w:jc w:val="both"/>
                </w:pPr>
              </w:pPrChange>
            </w:pPr>
            <w:r>
              <w:rPr>
                <w:sz w:val="26"/>
                <w:szCs w:val="26"/>
              </w:rPr>
              <w:t>Ngày báo cáo</w:t>
            </w:r>
          </w:p>
        </w:tc>
        <w:tc>
          <w:tcPr>
            <w:tcW w:w="1440" w:type="dxa"/>
          </w:tcPr>
          <w:p w14:paraId="7EE5B82D" w14:textId="77777777" w:rsidR="00F57D15" w:rsidRDefault="00F57D15" w:rsidP="00D31FF5">
            <w:pPr>
              <w:tabs>
                <w:tab w:val="left" w:pos="522"/>
                <w:tab w:val="left" w:pos="4191"/>
              </w:tabs>
              <w:rPr>
                <w:sz w:val="26"/>
                <w:szCs w:val="26"/>
              </w:rPr>
            </w:pPr>
            <w:r>
              <w:rPr>
                <w:sz w:val="26"/>
                <w:szCs w:val="26"/>
              </w:rPr>
              <w:t>Calendar</w:t>
            </w:r>
          </w:p>
        </w:tc>
        <w:tc>
          <w:tcPr>
            <w:tcW w:w="1530" w:type="dxa"/>
          </w:tcPr>
          <w:p w14:paraId="4DD789E3" w14:textId="77777777" w:rsidR="00F57D15" w:rsidRPr="00954BC3" w:rsidRDefault="00F57D15" w:rsidP="00D31FF5">
            <w:pPr>
              <w:tabs>
                <w:tab w:val="left" w:pos="522"/>
                <w:tab w:val="left" w:pos="4191"/>
              </w:tabs>
              <w:rPr>
                <w:sz w:val="26"/>
                <w:szCs w:val="26"/>
              </w:rPr>
            </w:pPr>
            <w:r>
              <w:rPr>
                <w:sz w:val="26"/>
                <w:szCs w:val="26"/>
              </w:rPr>
              <w:t>Bắt buộc</w:t>
            </w:r>
          </w:p>
        </w:tc>
        <w:tc>
          <w:tcPr>
            <w:tcW w:w="4320" w:type="dxa"/>
          </w:tcPr>
          <w:p w14:paraId="60D1A6E6" w14:textId="77777777" w:rsidR="00F57D15" w:rsidRDefault="00F57D15" w:rsidP="00D31FF5">
            <w:pPr>
              <w:pStyle w:val="ListParagraph"/>
              <w:numPr>
                <w:ilvl w:val="0"/>
                <w:numId w:val="2"/>
              </w:numPr>
              <w:tabs>
                <w:tab w:val="left" w:pos="0"/>
                <w:tab w:val="left" w:pos="1080"/>
                <w:tab w:val="left" w:pos="4191"/>
              </w:tabs>
              <w:spacing w:line="276" w:lineRule="auto"/>
              <w:rPr>
                <w:sz w:val="26"/>
                <w:szCs w:val="26"/>
              </w:rPr>
            </w:pPr>
            <w:r>
              <w:rPr>
                <w:sz w:val="26"/>
                <w:szCs w:val="26"/>
              </w:rPr>
              <w:t>Người dùng tự nhập tay.</w:t>
            </w:r>
          </w:p>
          <w:p w14:paraId="65FCB2CC" w14:textId="77777777" w:rsidR="00F57D15" w:rsidRDefault="00F57D15" w:rsidP="00D31FF5">
            <w:pPr>
              <w:pStyle w:val="ListParagraph"/>
              <w:numPr>
                <w:ilvl w:val="0"/>
                <w:numId w:val="2"/>
              </w:numPr>
              <w:tabs>
                <w:tab w:val="left" w:pos="0"/>
                <w:tab w:val="left" w:pos="1080"/>
                <w:tab w:val="left" w:pos="4191"/>
              </w:tabs>
              <w:rPr>
                <w:sz w:val="26"/>
                <w:szCs w:val="26"/>
              </w:rPr>
            </w:pPr>
            <w:r>
              <w:rPr>
                <w:sz w:val="26"/>
                <w:szCs w:val="26"/>
              </w:rPr>
              <w:t>Cho phép người dùng lựa chọn từ calendar</w:t>
            </w:r>
          </w:p>
        </w:tc>
      </w:tr>
      <w:tr w:rsidR="00F57D15" w14:paraId="3478111D" w14:textId="77777777" w:rsidTr="00D31FF5">
        <w:trPr>
          <w:trHeight w:val="791"/>
        </w:trPr>
        <w:tc>
          <w:tcPr>
            <w:tcW w:w="1908" w:type="dxa"/>
          </w:tcPr>
          <w:p w14:paraId="617365DB" w14:textId="77777777" w:rsidR="00F57D15" w:rsidRDefault="00F57D15">
            <w:pPr>
              <w:pStyle w:val="ListParagraph"/>
              <w:tabs>
                <w:tab w:val="left" w:pos="0"/>
                <w:tab w:val="left" w:pos="1080"/>
                <w:tab w:val="left" w:pos="4191"/>
              </w:tabs>
              <w:ind w:left="0"/>
              <w:rPr>
                <w:sz w:val="26"/>
                <w:szCs w:val="26"/>
              </w:rPr>
              <w:pPrChange w:id="17" w:author="Customer" w:date="2015-05-13T14:45:00Z">
                <w:pPr>
                  <w:pStyle w:val="ListParagraph"/>
                  <w:tabs>
                    <w:tab w:val="left" w:pos="0"/>
                    <w:tab w:val="left" w:pos="1080"/>
                    <w:tab w:val="left" w:pos="4191"/>
                  </w:tabs>
                  <w:ind w:left="0"/>
                  <w:jc w:val="both"/>
                </w:pPr>
              </w:pPrChange>
            </w:pPr>
            <w:r>
              <w:rPr>
                <w:sz w:val="26"/>
                <w:szCs w:val="26"/>
              </w:rPr>
              <w:t>Lĩnh vực kinh doanh theo Basel II</w:t>
            </w:r>
          </w:p>
        </w:tc>
        <w:tc>
          <w:tcPr>
            <w:tcW w:w="1440" w:type="dxa"/>
          </w:tcPr>
          <w:p w14:paraId="23176517" w14:textId="77777777" w:rsidR="00F57D15" w:rsidRDefault="00B26D38" w:rsidP="00D31FF5">
            <w:pPr>
              <w:tabs>
                <w:tab w:val="left" w:pos="522"/>
                <w:tab w:val="left" w:pos="4191"/>
              </w:tabs>
              <w:rPr>
                <w:sz w:val="26"/>
                <w:szCs w:val="26"/>
              </w:rPr>
            </w:pPr>
            <w:r>
              <w:rPr>
                <w:sz w:val="26"/>
                <w:szCs w:val="26"/>
              </w:rPr>
              <w:t>Textbox</w:t>
            </w:r>
          </w:p>
        </w:tc>
        <w:tc>
          <w:tcPr>
            <w:tcW w:w="1530" w:type="dxa"/>
          </w:tcPr>
          <w:p w14:paraId="538DF7B9" w14:textId="77777777" w:rsidR="00F57D15" w:rsidRDefault="00B26D38" w:rsidP="00D31FF5">
            <w:pPr>
              <w:tabs>
                <w:tab w:val="left" w:pos="522"/>
                <w:tab w:val="left" w:pos="4191"/>
              </w:tabs>
              <w:rPr>
                <w:sz w:val="26"/>
                <w:szCs w:val="26"/>
              </w:rPr>
            </w:pPr>
            <w:r>
              <w:rPr>
                <w:sz w:val="26"/>
                <w:szCs w:val="26"/>
              </w:rPr>
              <w:t>Không</w:t>
            </w:r>
          </w:p>
        </w:tc>
        <w:tc>
          <w:tcPr>
            <w:tcW w:w="4320" w:type="dxa"/>
          </w:tcPr>
          <w:p w14:paraId="08656248" w14:textId="77777777" w:rsidR="00F57D15" w:rsidRDefault="00B26D38" w:rsidP="00D31FF5">
            <w:pPr>
              <w:pStyle w:val="ListParagraph"/>
              <w:numPr>
                <w:ilvl w:val="0"/>
                <w:numId w:val="2"/>
              </w:numPr>
              <w:tabs>
                <w:tab w:val="left" w:pos="0"/>
                <w:tab w:val="left" w:pos="1080"/>
                <w:tab w:val="left" w:pos="4191"/>
              </w:tabs>
              <w:rPr>
                <w:sz w:val="26"/>
                <w:szCs w:val="26"/>
              </w:rPr>
            </w:pPr>
            <w:r>
              <w:rPr>
                <w:sz w:val="26"/>
                <w:szCs w:val="26"/>
              </w:rPr>
              <w:t>Do user “qlrr_oprisk” nhập, user cá nhân không được nhập</w:t>
            </w:r>
          </w:p>
        </w:tc>
      </w:tr>
      <w:tr w:rsidR="00B26D38" w14:paraId="15CCE4E8" w14:textId="77777777" w:rsidTr="00D31FF5">
        <w:trPr>
          <w:trHeight w:val="575"/>
        </w:trPr>
        <w:tc>
          <w:tcPr>
            <w:tcW w:w="1908" w:type="dxa"/>
          </w:tcPr>
          <w:p w14:paraId="7D355EC5" w14:textId="77777777" w:rsidR="00B26D38" w:rsidRPr="0008629C" w:rsidRDefault="00872BA1">
            <w:pPr>
              <w:pStyle w:val="ListParagraph"/>
              <w:tabs>
                <w:tab w:val="left" w:pos="0"/>
                <w:tab w:val="left" w:pos="1080"/>
                <w:tab w:val="left" w:pos="4191"/>
              </w:tabs>
              <w:ind w:left="0"/>
              <w:rPr>
                <w:sz w:val="26"/>
                <w:szCs w:val="26"/>
              </w:rPr>
              <w:pPrChange w:id="18" w:author="Customer" w:date="2015-05-13T14:45:00Z">
                <w:pPr>
                  <w:pStyle w:val="ListParagraph"/>
                  <w:tabs>
                    <w:tab w:val="left" w:pos="0"/>
                    <w:tab w:val="left" w:pos="1080"/>
                    <w:tab w:val="left" w:pos="4191"/>
                  </w:tabs>
                  <w:ind w:left="0"/>
                  <w:jc w:val="both"/>
                </w:pPr>
              </w:pPrChange>
            </w:pPr>
            <w:r>
              <w:rPr>
                <w:sz w:val="26"/>
                <w:szCs w:val="26"/>
              </w:rPr>
              <w:t>K</w:t>
            </w:r>
            <w:r w:rsidR="00B26D38" w:rsidRPr="0008629C">
              <w:rPr>
                <w:sz w:val="26"/>
                <w:szCs w:val="26"/>
              </w:rPr>
              <w:t>ế hoạch hành động</w:t>
            </w:r>
          </w:p>
        </w:tc>
        <w:tc>
          <w:tcPr>
            <w:tcW w:w="1440" w:type="dxa"/>
          </w:tcPr>
          <w:p w14:paraId="0381B896" w14:textId="77777777" w:rsidR="00B26D38" w:rsidRPr="0008629C" w:rsidRDefault="00B26D38" w:rsidP="00D31FF5">
            <w:pPr>
              <w:tabs>
                <w:tab w:val="left" w:pos="522"/>
                <w:tab w:val="left" w:pos="4191"/>
              </w:tabs>
              <w:rPr>
                <w:sz w:val="26"/>
                <w:szCs w:val="26"/>
              </w:rPr>
            </w:pPr>
            <w:r w:rsidRPr="0008629C">
              <w:rPr>
                <w:sz w:val="26"/>
                <w:szCs w:val="26"/>
              </w:rPr>
              <w:t>Textbox</w:t>
            </w:r>
          </w:p>
        </w:tc>
        <w:tc>
          <w:tcPr>
            <w:tcW w:w="1530" w:type="dxa"/>
          </w:tcPr>
          <w:p w14:paraId="22930047" w14:textId="77777777" w:rsidR="00B26D38" w:rsidRPr="0008629C" w:rsidRDefault="00B26D38" w:rsidP="00D31FF5">
            <w:pPr>
              <w:tabs>
                <w:tab w:val="left" w:pos="522"/>
                <w:tab w:val="left" w:pos="4191"/>
              </w:tabs>
              <w:rPr>
                <w:sz w:val="26"/>
                <w:szCs w:val="26"/>
              </w:rPr>
            </w:pPr>
            <w:r w:rsidRPr="0008629C">
              <w:rPr>
                <w:sz w:val="26"/>
                <w:szCs w:val="26"/>
              </w:rPr>
              <w:t>Không</w:t>
            </w:r>
          </w:p>
        </w:tc>
        <w:tc>
          <w:tcPr>
            <w:tcW w:w="4320" w:type="dxa"/>
          </w:tcPr>
          <w:p w14:paraId="7C7E5697" w14:textId="77777777" w:rsidR="004B7C3D" w:rsidRPr="00872BA1" w:rsidRDefault="00B26D38" w:rsidP="00D31FF5">
            <w:pPr>
              <w:pStyle w:val="ListParagraph"/>
              <w:numPr>
                <w:ilvl w:val="0"/>
                <w:numId w:val="2"/>
              </w:numPr>
              <w:tabs>
                <w:tab w:val="left" w:pos="0"/>
                <w:tab w:val="left" w:pos="1080"/>
                <w:tab w:val="left" w:pos="4191"/>
              </w:tabs>
              <w:rPr>
                <w:sz w:val="26"/>
                <w:szCs w:val="26"/>
              </w:rPr>
            </w:pPr>
            <w:r w:rsidRPr="0008629C">
              <w:rPr>
                <w:sz w:val="26"/>
                <w:szCs w:val="26"/>
              </w:rPr>
              <w:t>Do user “qlrr_oprisk” nhập, user cá nhân không được nhập</w:t>
            </w:r>
          </w:p>
        </w:tc>
      </w:tr>
      <w:tr w:rsidR="004B7C3D" w14:paraId="177146DE" w14:textId="77777777" w:rsidTr="00D31FF5">
        <w:trPr>
          <w:trHeight w:val="791"/>
        </w:trPr>
        <w:tc>
          <w:tcPr>
            <w:tcW w:w="1908" w:type="dxa"/>
          </w:tcPr>
          <w:p w14:paraId="70764A1B" w14:textId="77777777" w:rsidR="004B7C3D" w:rsidRPr="00377043" w:rsidRDefault="004B7C3D">
            <w:pPr>
              <w:pStyle w:val="ListParagraph"/>
              <w:tabs>
                <w:tab w:val="left" w:pos="0"/>
                <w:tab w:val="left" w:pos="1080"/>
                <w:tab w:val="left" w:pos="4191"/>
              </w:tabs>
              <w:spacing w:after="200" w:line="276" w:lineRule="auto"/>
              <w:ind w:left="0"/>
              <w:rPr>
                <w:i/>
                <w:sz w:val="26"/>
                <w:szCs w:val="26"/>
              </w:rPr>
              <w:pPrChange w:id="19" w:author="Customer" w:date="2015-05-13T14:45:00Z">
                <w:pPr>
                  <w:pStyle w:val="ListParagraph"/>
                  <w:tabs>
                    <w:tab w:val="left" w:pos="0"/>
                    <w:tab w:val="left" w:pos="1080"/>
                    <w:tab w:val="left" w:pos="4191"/>
                  </w:tabs>
                  <w:spacing w:after="200" w:line="276" w:lineRule="auto"/>
                  <w:ind w:left="0"/>
                  <w:jc w:val="both"/>
                </w:pPr>
              </w:pPrChange>
            </w:pPr>
            <w:r w:rsidRPr="00954BC3">
              <w:rPr>
                <w:sz w:val="26"/>
                <w:szCs w:val="26"/>
              </w:rPr>
              <w:t>Trạng</w:t>
            </w:r>
            <w:r>
              <w:rPr>
                <w:sz w:val="26"/>
                <w:szCs w:val="26"/>
              </w:rPr>
              <w:t xml:space="preserve"> </w:t>
            </w:r>
            <w:r w:rsidRPr="00954BC3">
              <w:rPr>
                <w:sz w:val="26"/>
                <w:szCs w:val="26"/>
              </w:rPr>
              <w:t>thái của tổn thất</w:t>
            </w:r>
          </w:p>
        </w:tc>
        <w:tc>
          <w:tcPr>
            <w:tcW w:w="1440" w:type="dxa"/>
          </w:tcPr>
          <w:p w14:paraId="0505E5FF" w14:textId="77777777" w:rsidR="004B7C3D" w:rsidRDefault="004B7C3D" w:rsidP="00D31FF5">
            <w:pPr>
              <w:tabs>
                <w:tab w:val="left" w:pos="522"/>
                <w:tab w:val="left" w:pos="4191"/>
              </w:tabs>
              <w:rPr>
                <w:sz w:val="26"/>
                <w:szCs w:val="26"/>
              </w:rPr>
            </w:pPr>
            <w:r>
              <w:rPr>
                <w:sz w:val="26"/>
                <w:szCs w:val="26"/>
              </w:rPr>
              <w:t>Combobox</w:t>
            </w:r>
          </w:p>
        </w:tc>
        <w:tc>
          <w:tcPr>
            <w:tcW w:w="1530" w:type="dxa"/>
          </w:tcPr>
          <w:p w14:paraId="4E552899" w14:textId="77777777" w:rsidR="004B7C3D" w:rsidRDefault="004B7C3D" w:rsidP="00D31FF5">
            <w:pPr>
              <w:tabs>
                <w:tab w:val="left" w:pos="522"/>
                <w:tab w:val="left" w:pos="4191"/>
              </w:tabs>
              <w:rPr>
                <w:sz w:val="26"/>
                <w:szCs w:val="26"/>
              </w:rPr>
            </w:pPr>
            <w:r w:rsidRPr="00954BC3">
              <w:rPr>
                <w:sz w:val="26"/>
                <w:szCs w:val="26"/>
              </w:rPr>
              <w:t>Không</w:t>
            </w:r>
          </w:p>
        </w:tc>
        <w:tc>
          <w:tcPr>
            <w:tcW w:w="4320" w:type="dxa"/>
          </w:tcPr>
          <w:p w14:paraId="340361EE" w14:textId="77777777" w:rsidR="004B7C3D" w:rsidRDefault="004B7C3D" w:rsidP="00D31FF5">
            <w:pPr>
              <w:pStyle w:val="ListParagraph"/>
              <w:numPr>
                <w:ilvl w:val="0"/>
                <w:numId w:val="31"/>
              </w:numPr>
              <w:tabs>
                <w:tab w:val="left" w:pos="0"/>
                <w:tab w:val="left" w:pos="1080"/>
                <w:tab w:val="left" w:pos="4191"/>
              </w:tabs>
              <w:rPr>
                <w:sz w:val="26"/>
                <w:szCs w:val="26"/>
              </w:rPr>
            </w:pPr>
            <w:r>
              <w:rPr>
                <w:sz w:val="26"/>
                <w:szCs w:val="26"/>
              </w:rPr>
              <w:t xml:space="preserve">Thể hiện trạng thái cập nhât tổn thất. Gồm </w:t>
            </w:r>
            <w:r w:rsidR="00872BA1">
              <w:rPr>
                <w:sz w:val="26"/>
                <w:szCs w:val="26"/>
              </w:rPr>
              <w:t>6</w:t>
            </w:r>
            <w:r>
              <w:rPr>
                <w:sz w:val="26"/>
                <w:szCs w:val="26"/>
              </w:rPr>
              <w:t xml:space="preserve"> giá trị:</w:t>
            </w:r>
          </w:p>
          <w:p w14:paraId="00D0B3F8" w14:textId="77777777" w:rsidR="004B7C3D" w:rsidRDefault="004B7C3D" w:rsidP="00D31FF5">
            <w:pPr>
              <w:pStyle w:val="ListParagraph"/>
              <w:numPr>
                <w:ilvl w:val="0"/>
                <w:numId w:val="6"/>
              </w:numPr>
              <w:tabs>
                <w:tab w:val="left" w:pos="342"/>
                <w:tab w:val="left" w:pos="4191"/>
              </w:tabs>
              <w:ind w:left="612"/>
              <w:rPr>
                <w:sz w:val="26"/>
                <w:szCs w:val="26"/>
              </w:rPr>
            </w:pPr>
            <w:r>
              <w:rPr>
                <w:sz w:val="26"/>
                <w:szCs w:val="26"/>
              </w:rPr>
              <w:t>Chưa khắc phục</w:t>
            </w:r>
          </w:p>
          <w:p w14:paraId="6194CFAA" w14:textId="77777777" w:rsidR="004B7C3D" w:rsidRDefault="004B7C3D" w:rsidP="00D31FF5">
            <w:pPr>
              <w:pStyle w:val="ListParagraph"/>
              <w:numPr>
                <w:ilvl w:val="0"/>
                <w:numId w:val="6"/>
              </w:numPr>
              <w:tabs>
                <w:tab w:val="left" w:pos="342"/>
                <w:tab w:val="left" w:pos="4191"/>
              </w:tabs>
              <w:ind w:left="612"/>
              <w:rPr>
                <w:sz w:val="26"/>
                <w:szCs w:val="26"/>
              </w:rPr>
            </w:pPr>
            <w:r w:rsidRPr="00833430">
              <w:rPr>
                <w:sz w:val="26"/>
                <w:szCs w:val="26"/>
              </w:rPr>
              <w:t>Đã khắc phục</w:t>
            </w:r>
          </w:p>
          <w:p w14:paraId="24EF8ACC" w14:textId="77777777" w:rsidR="00872BA1" w:rsidRDefault="00872BA1" w:rsidP="00D31FF5">
            <w:pPr>
              <w:pStyle w:val="ListParagraph"/>
              <w:numPr>
                <w:ilvl w:val="0"/>
                <w:numId w:val="6"/>
              </w:numPr>
              <w:tabs>
                <w:tab w:val="left" w:pos="342"/>
                <w:tab w:val="left" w:pos="4191"/>
              </w:tabs>
              <w:ind w:left="612"/>
              <w:rPr>
                <w:sz w:val="26"/>
                <w:szCs w:val="26"/>
              </w:rPr>
            </w:pPr>
            <w:r>
              <w:rPr>
                <w:sz w:val="26"/>
                <w:szCs w:val="26"/>
              </w:rPr>
              <w:lastRenderedPageBreak/>
              <w:t>Chưa khắc phục được</w:t>
            </w:r>
          </w:p>
          <w:p w14:paraId="14AC717B" w14:textId="77777777" w:rsidR="00872BA1" w:rsidRDefault="00872BA1" w:rsidP="00D31FF5">
            <w:pPr>
              <w:pStyle w:val="ListParagraph"/>
              <w:numPr>
                <w:ilvl w:val="0"/>
                <w:numId w:val="6"/>
              </w:numPr>
              <w:tabs>
                <w:tab w:val="left" w:pos="342"/>
                <w:tab w:val="left" w:pos="4191"/>
              </w:tabs>
              <w:ind w:left="612"/>
              <w:rPr>
                <w:sz w:val="26"/>
                <w:szCs w:val="26"/>
              </w:rPr>
            </w:pPr>
            <w:r>
              <w:rPr>
                <w:sz w:val="26"/>
                <w:szCs w:val="26"/>
              </w:rPr>
              <w:t>Không khắc phục được</w:t>
            </w:r>
          </w:p>
          <w:p w14:paraId="368A2618" w14:textId="77777777" w:rsidR="00872BA1" w:rsidRDefault="00872BA1" w:rsidP="00D31FF5">
            <w:pPr>
              <w:pStyle w:val="ListParagraph"/>
              <w:numPr>
                <w:ilvl w:val="0"/>
                <w:numId w:val="6"/>
              </w:numPr>
              <w:tabs>
                <w:tab w:val="left" w:pos="342"/>
                <w:tab w:val="left" w:pos="4191"/>
              </w:tabs>
              <w:ind w:left="612"/>
              <w:rPr>
                <w:sz w:val="26"/>
                <w:szCs w:val="26"/>
              </w:rPr>
            </w:pPr>
            <w:r>
              <w:rPr>
                <w:sz w:val="26"/>
                <w:szCs w:val="26"/>
              </w:rPr>
              <w:t>Khắc phục được một phần</w:t>
            </w:r>
          </w:p>
          <w:p w14:paraId="6CE43936" w14:textId="77777777" w:rsidR="00872BA1" w:rsidRDefault="00872BA1" w:rsidP="00D31FF5">
            <w:pPr>
              <w:pStyle w:val="ListParagraph"/>
              <w:numPr>
                <w:ilvl w:val="0"/>
                <w:numId w:val="6"/>
              </w:numPr>
              <w:tabs>
                <w:tab w:val="left" w:pos="342"/>
                <w:tab w:val="left" w:pos="4191"/>
              </w:tabs>
              <w:ind w:left="612"/>
              <w:rPr>
                <w:sz w:val="26"/>
                <w:szCs w:val="26"/>
              </w:rPr>
            </w:pPr>
            <w:r>
              <w:rPr>
                <w:sz w:val="26"/>
                <w:szCs w:val="26"/>
              </w:rPr>
              <w:t>Để theo dõi</w:t>
            </w:r>
          </w:p>
          <w:p w14:paraId="0A73CC4C" w14:textId="77777777" w:rsidR="004B7C3D" w:rsidRDefault="004B7C3D" w:rsidP="00D31FF5">
            <w:pPr>
              <w:pStyle w:val="ListParagraph"/>
              <w:numPr>
                <w:ilvl w:val="0"/>
                <w:numId w:val="32"/>
              </w:numPr>
              <w:ind w:left="342"/>
            </w:pPr>
            <w:r w:rsidRPr="0008629C">
              <w:rPr>
                <w:sz w:val="26"/>
                <w:szCs w:val="26"/>
              </w:rPr>
              <w:t>Giá trị mặc định là Chưa khắc phục</w:t>
            </w:r>
          </w:p>
        </w:tc>
      </w:tr>
      <w:tr w:rsidR="00F03BE1" w14:paraId="72835E5F" w14:textId="77777777" w:rsidTr="00D31FF5">
        <w:tc>
          <w:tcPr>
            <w:tcW w:w="1908" w:type="dxa"/>
          </w:tcPr>
          <w:p w14:paraId="6FB88285" w14:textId="77777777" w:rsidR="00F03BE1" w:rsidRPr="00A03DDB" w:rsidRDefault="00F03BE1" w:rsidP="00D31FF5">
            <w:pPr>
              <w:pStyle w:val="ListParagraph"/>
              <w:tabs>
                <w:tab w:val="left" w:pos="0"/>
                <w:tab w:val="left" w:pos="1080"/>
                <w:tab w:val="left" w:pos="4191"/>
              </w:tabs>
              <w:ind w:left="0"/>
              <w:rPr>
                <w:i/>
                <w:sz w:val="26"/>
                <w:szCs w:val="26"/>
              </w:rPr>
            </w:pPr>
            <w:r w:rsidRPr="00A03DDB">
              <w:rPr>
                <w:sz w:val="26"/>
                <w:szCs w:val="26"/>
              </w:rPr>
              <w:lastRenderedPageBreak/>
              <w:t>Thu hồi từ bảo hiểm</w:t>
            </w:r>
          </w:p>
        </w:tc>
        <w:tc>
          <w:tcPr>
            <w:tcW w:w="1440" w:type="dxa"/>
          </w:tcPr>
          <w:p w14:paraId="14741A49" w14:textId="77777777" w:rsidR="00B56CF5" w:rsidRDefault="00E07653" w:rsidP="00D31FF5">
            <w:pPr>
              <w:tabs>
                <w:tab w:val="left" w:pos="360"/>
                <w:tab w:val="left" w:pos="4191"/>
              </w:tabs>
              <w:rPr>
                <w:sz w:val="26"/>
                <w:szCs w:val="26"/>
              </w:rPr>
            </w:pPr>
            <w:r>
              <w:rPr>
                <w:sz w:val="26"/>
                <w:szCs w:val="26"/>
              </w:rPr>
              <w:t>Number (tiền tệ)</w:t>
            </w:r>
          </w:p>
        </w:tc>
        <w:tc>
          <w:tcPr>
            <w:tcW w:w="1530" w:type="dxa"/>
          </w:tcPr>
          <w:p w14:paraId="452120A3" w14:textId="77777777" w:rsidR="00B56CF5" w:rsidRDefault="00954BC3" w:rsidP="00D31FF5">
            <w:pPr>
              <w:tabs>
                <w:tab w:val="left" w:pos="360"/>
                <w:tab w:val="left" w:pos="4191"/>
              </w:tabs>
              <w:rPr>
                <w:sz w:val="26"/>
                <w:szCs w:val="26"/>
              </w:rPr>
            </w:pPr>
            <w:r w:rsidRPr="00954BC3">
              <w:rPr>
                <w:sz w:val="26"/>
                <w:szCs w:val="26"/>
              </w:rPr>
              <w:t>Không</w:t>
            </w:r>
          </w:p>
        </w:tc>
        <w:tc>
          <w:tcPr>
            <w:tcW w:w="4320" w:type="dxa"/>
          </w:tcPr>
          <w:p w14:paraId="22EDD6F2" w14:textId="77777777" w:rsidR="00F03BE1" w:rsidRPr="00B268DF" w:rsidRDefault="00F03BE1" w:rsidP="00D31FF5">
            <w:pPr>
              <w:pStyle w:val="ListParagraph"/>
              <w:numPr>
                <w:ilvl w:val="0"/>
                <w:numId w:val="10"/>
              </w:numPr>
              <w:tabs>
                <w:tab w:val="left" w:pos="360"/>
                <w:tab w:val="left" w:pos="4191"/>
              </w:tabs>
              <w:rPr>
                <w:sz w:val="26"/>
                <w:szCs w:val="26"/>
              </w:rPr>
            </w:pPr>
            <w:r w:rsidRPr="00B268DF">
              <w:rPr>
                <w:sz w:val="26"/>
                <w:szCs w:val="26"/>
              </w:rPr>
              <w:t>Số tiền thu hồi được từ bảo hiểm</w:t>
            </w:r>
          </w:p>
          <w:p w14:paraId="195BD191" w14:textId="77777777" w:rsidR="00F03BE1" w:rsidRPr="00B268DF" w:rsidRDefault="003C3692" w:rsidP="00D31FF5">
            <w:pPr>
              <w:pStyle w:val="ListParagraph"/>
              <w:numPr>
                <w:ilvl w:val="0"/>
                <w:numId w:val="10"/>
              </w:numPr>
              <w:tabs>
                <w:tab w:val="left" w:pos="360"/>
                <w:tab w:val="left" w:pos="4191"/>
              </w:tabs>
              <w:rPr>
                <w:sz w:val="26"/>
                <w:szCs w:val="26"/>
              </w:rPr>
            </w:pPr>
            <w:r>
              <w:rPr>
                <w:sz w:val="26"/>
                <w:szCs w:val="26"/>
              </w:rPr>
              <w:t>Người dùng tự nhập tay</w:t>
            </w:r>
          </w:p>
        </w:tc>
      </w:tr>
      <w:tr w:rsidR="00B26D38" w14:paraId="3716BD11" w14:textId="77777777" w:rsidTr="00D31FF5">
        <w:tc>
          <w:tcPr>
            <w:tcW w:w="1908" w:type="dxa"/>
          </w:tcPr>
          <w:p w14:paraId="34C85348" w14:textId="77777777" w:rsidR="00B26D38" w:rsidRPr="00A03DDB" w:rsidRDefault="00B26D38" w:rsidP="00D31FF5">
            <w:pPr>
              <w:pStyle w:val="ListParagraph"/>
              <w:tabs>
                <w:tab w:val="left" w:pos="0"/>
                <w:tab w:val="left" w:pos="1080"/>
                <w:tab w:val="left" w:pos="4191"/>
              </w:tabs>
              <w:ind w:left="0"/>
              <w:rPr>
                <w:sz w:val="26"/>
                <w:szCs w:val="26"/>
              </w:rPr>
            </w:pPr>
            <w:r>
              <w:rPr>
                <w:sz w:val="26"/>
                <w:szCs w:val="26"/>
              </w:rPr>
              <w:t>Thu hồi từ nguồn khác</w:t>
            </w:r>
          </w:p>
        </w:tc>
        <w:tc>
          <w:tcPr>
            <w:tcW w:w="1440" w:type="dxa"/>
          </w:tcPr>
          <w:p w14:paraId="042FB2DF" w14:textId="77777777" w:rsidR="00B26D38" w:rsidRDefault="00B26D38" w:rsidP="00D31FF5">
            <w:pPr>
              <w:tabs>
                <w:tab w:val="left" w:pos="360"/>
                <w:tab w:val="left" w:pos="4191"/>
              </w:tabs>
              <w:rPr>
                <w:sz w:val="26"/>
                <w:szCs w:val="26"/>
              </w:rPr>
            </w:pPr>
            <w:r>
              <w:rPr>
                <w:sz w:val="26"/>
                <w:szCs w:val="26"/>
              </w:rPr>
              <w:t>Number (tiền tệ)</w:t>
            </w:r>
          </w:p>
        </w:tc>
        <w:tc>
          <w:tcPr>
            <w:tcW w:w="1530" w:type="dxa"/>
          </w:tcPr>
          <w:p w14:paraId="34EDD3F4" w14:textId="77777777" w:rsidR="00B26D38" w:rsidRPr="00954BC3" w:rsidRDefault="00B26D38" w:rsidP="00D31FF5">
            <w:pPr>
              <w:tabs>
                <w:tab w:val="left" w:pos="360"/>
                <w:tab w:val="left" w:pos="4191"/>
              </w:tabs>
              <w:rPr>
                <w:sz w:val="26"/>
                <w:szCs w:val="26"/>
              </w:rPr>
            </w:pPr>
            <w:r w:rsidRPr="00954BC3">
              <w:rPr>
                <w:sz w:val="26"/>
                <w:szCs w:val="26"/>
              </w:rPr>
              <w:t>Không</w:t>
            </w:r>
          </w:p>
        </w:tc>
        <w:tc>
          <w:tcPr>
            <w:tcW w:w="4320" w:type="dxa"/>
          </w:tcPr>
          <w:p w14:paraId="22E9014C" w14:textId="77777777" w:rsidR="00B26D38" w:rsidRPr="00B268DF" w:rsidRDefault="00B26D38" w:rsidP="00D31FF5">
            <w:pPr>
              <w:pStyle w:val="ListParagraph"/>
              <w:numPr>
                <w:ilvl w:val="0"/>
                <w:numId w:val="10"/>
              </w:numPr>
              <w:tabs>
                <w:tab w:val="left" w:pos="360"/>
                <w:tab w:val="left" w:pos="4191"/>
              </w:tabs>
              <w:rPr>
                <w:sz w:val="26"/>
                <w:szCs w:val="26"/>
              </w:rPr>
            </w:pPr>
            <w:r w:rsidRPr="00B268DF">
              <w:rPr>
                <w:sz w:val="26"/>
                <w:szCs w:val="26"/>
              </w:rPr>
              <w:t xml:space="preserve">Số tiền thu hồi được từ </w:t>
            </w:r>
            <w:r>
              <w:rPr>
                <w:sz w:val="26"/>
                <w:szCs w:val="26"/>
              </w:rPr>
              <w:t>nguồn khác</w:t>
            </w:r>
          </w:p>
          <w:p w14:paraId="5FE3894A" w14:textId="77777777" w:rsidR="00B26D38" w:rsidRPr="00B268DF" w:rsidRDefault="00B26D38" w:rsidP="00D31FF5">
            <w:pPr>
              <w:pStyle w:val="ListParagraph"/>
              <w:numPr>
                <w:ilvl w:val="0"/>
                <w:numId w:val="10"/>
              </w:numPr>
              <w:tabs>
                <w:tab w:val="left" w:pos="360"/>
                <w:tab w:val="left" w:pos="4191"/>
              </w:tabs>
              <w:rPr>
                <w:sz w:val="26"/>
                <w:szCs w:val="26"/>
              </w:rPr>
            </w:pPr>
            <w:r>
              <w:rPr>
                <w:sz w:val="26"/>
                <w:szCs w:val="26"/>
              </w:rPr>
              <w:t>Người dùng tự nhập tay</w:t>
            </w:r>
          </w:p>
        </w:tc>
      </w:tr>
      <w:tr w:rsidR="003C3692" w14:paraId="770BF6A6" w14:textId="77777777" w:rsidTr="00D31FF5">
        <w:tc>
          <w:tcPr>
            <w:tcW w:w="1908" w:type="dxa"/>
          </w:tcPr>
          <w:p w14:paraId="7E5FFF34" w14:textId="77777777" w:rsidR="003C3692" w:rsidRPr="00B26D38" w:rsidRDefault="00954BC3" w:rsidP="00D31FF5">
            <w:pPr>
              <w:pStyle w:val="ListParagraph"/>
              <w:tabs>
                <w:tab w:val="left" w:pos="0"/>
                <w:tab w:val="left" w:pos="1080"/>
                <w:tab w:val="left" w:pos="4191"/>
              </w:tabs>
              <w:spacing w:after="200" w:line="276" w:lineRule="auto"/>
              <w:ind w:left="0"/>
              <w:rPr>
                <w:sz w:val="26"/>
                <w:szCs w:val="26"/>
              </w:rPr>
            </w:pPr>
            <w:r w:rsidRPr="00B26D38">
              <w:rPr>
                <w:sz w:val="26"/>
                <w:szCs w:val="26"/>
              </w:rPr>
              <w:t>Loại tiền</w:t>
            </w:r>
          </w:p>
        </w:tc>
        <w:tc>
          <w:tcPr>
            <w:tcW w:w="1440" w:type="dxa"/>
          </w:tcPr>
          <w:p w14:paraId="43CE596A" w14:textId="77777777" w:rsidR="003C3692" w:rsidRPr="00B26D38" w:rsidRDefault="00954BC3" w:rsidP="00D31FF5">
            <w:pPr>
              <w:tabs>
                <w:tab w:val="left" w:pos="0"/>
                <w:tab w:val="left" w:pos="1080"/>
                <w:tab w:val="left" w:pos="4191"/>
              </w:tabs>
              <w:spacing w:after="200" w:line="276" w:lineRule="auto"/>
              <w:rPr>
                <w:sz w:val="26"/>
                <w:szCs w:val="26"/>
              </w:rPr>
            </w:pPr>
            <w:r w:rsidRPr="00B26D38">
              <w:rPr>
                <w:sz w:val="26"/>
                <w:szCs w:val="26"/>
              </w:rPr>
              <w:t>Combobox</w:t>
            </w:r>
          </w:p>
        </w:tc>
        <w:tc>
          <w:tcPr>
            <w:tcW w:w="1530" w:type="dxa"/>
          </w:tcPr>
          <w:p w14:paraId="5E490428" w14:textId="77777777" w:rsidR="003C3692" w:rsidRPr="00B26D38" w:rsidRDefault="00B26D38" w:rsidP="00D31FF5">
            <w:pPr>
              <w:tabs>
                <w:tab w:val="left" w:pos="0"/>
                <w:tab w:val="left" w:pos="1080"/>
                <w:tab w:val="left" w:pos="4191"/>
              </w:tabs>
              <w:spacing w:after="200" w:line="276" w:lineRule="auto"/>
              <w:rPr>
                <w:sz w:val="26"/>
                <w:szCs w:val="26"/>
              </w:rPr>
            </w:pPr>
            <w:r>
              <w:rPr>
                <w:sz w:val="26"/>
                <w:szCs w:val="26"/>
              </w:rPr>
              <w:t>Không</w:t>
            </w:r>
          </w:p>
        </w:tc>
        <w:tc>
          <w:tcPr>
            <w:tcW w:w="4320" w:type="dxa"/>
          </w:tcPr>
          <w:p w14:paraId="32316BC4" w14:textId="77777777" w:rsidR="003C3692" w:rsidRPr="00B26D38" w:rsidRDefault="00954BC3" w:rsidP="00D31FF5">
            <w:pPr>
              <w:pStyle w:val="ListParagraph"/>
              <w:numPr>
                <w:ilvl w:val="0"/>
                <w:numId w:val="10"/>
              </w:numPr>
              <w:rPr>
                <w:sz w:val="26"/>
                <w:szCs w:val="26"/>
              </w:rPr>
            </w:pPr>
            <w:r w:rsidRPr="00B26D38">
              <w:rPr>
                <w:sz w:val="26"/>
                <w:szCs w:val="26"/>
              </w:rPr>
              <w:t>Gồm 2 giá trị: VND và USD</w:t>
            </w:r>
            <w:r w:rsidR="003C3692" w:rsidRPr="00B26D38">
              <w:rPr>
                <w:sz w:val="26"/>
                <w:szCs w:val="26"/>
              </w:rPr>
              <w:t xml:space="preserve">. </w:t>
            </w:r>
          </w:p>
          <w:p w14:paraId="2D0013FF" w14:textId="77777777" w:rsidR="004B7C3D" w:rsidRPr="004B7C3D" w:rsidRDefault="003C3692" w:rsidP="00D31FF5">
            <w:pPr>
              <w:pStyle w:val="ListParagraph"/>
              <w:numPr>
                <w:ilvl w:val="0"/>
                <w:numId w:val="10"/>
              </w:numPr>
              <w:rPr>
                <w:sz w:val="26"/>
                <w:szCs w:val="26"/>
              </w:rPr>
            </w:pPr>
            <w:r w:rsidRPr="00B26D38">
              <w:rPr>
                <w:sz w:val="26"/>
                <w:szCs w:val="26"/>
              </w:rPr>
              <w:t>Giá trị mặc định là VND</w:t>
            </w:r>
          </w:p>
        </w:tc>
      </w:tr>
      <w:tr w:rsidR="00F03BE1" w14:paraId="7306D8EC" w14:textId="77777777" w:rsidTr="00D31FF5">
        <w:tc>
          <w:tcPr>
            <w:tcW w:w="1908" w:type="dxa"/>
          </w:tcPr>
          <w:p w14:paraId="2102366B" w14:textId="77777777" w:rsidR="00F03BE1" w:rsidRPr="00A03DDB" w:rsidRDefault="00F03BE1" w:rsidP="00D31FF5">
            <w:pPr>
              <w:pStyle w:val="ListParagraph"/>
              <w:tabs>
                <w:tab w:val="left" w:pos="0"/>
                <w:tab w:val="left" w:pos="1080"/>
                <w:tab w:val="left" w:pos="4191"/>
              </w:tabs>
              <w:ind w:left="0"/>
              <w:rPr>
                <w:i/>
                <w:sz w:val="26"/>
                <w:szCs w:val="26"/>
              </w:rPr>
            </w:pPr>
            <w:r w:rsidRPr="00A03DDB">
              <w:rPr>
                <w:sz w:val="26"/>
                <w:szCs w:val="26"/>
              </w:rPr>
              <w:t>Bút toán trên GL</w:t>
            </w:r>
          </w:p>
        </w:tc>
        <w:tc>
          <w:tcPr>
            <w:tcW w:w="1440" w:type="dxa"/>
          </w:tcPr>
          <w:p w14:paraId="6CEE60F0" w14:textId="77777777" w:rsidR="00B56CF5" w:rsidRDefault="00954BC3" w:rsidP="00D31FF5">
            <w:pPr>
              <w:tabs>
                <w:tab w:val="left" w:pos="0"/>
                <w:tab w:val="left" w:pos="1080"/>
                <w:tab w:val="left" w:pos="4191"/>
              </w:tabs>
              <w:rPr>
                <w:sz w:val="26"/>
                <w:szCs w:val="26"/>
              </w:rPr>
            </w:pPr>
            <w:r w:rsidRPr="00954BC3">
              <w:rPr>
                <w:sz w:val="26"/>
                <w:szCs w:val="26"/>
              </w:rPr>
              <w:t>Textbox</w:t>
            </w:r>
          </w:p>
        </w:tc>
        <w:tc>
          <w:tcPr>
            <w:tcW w:w="1530" w:type="dxa"/>
          </w:tcPr>
          <w:p w14:paraId="1009CEA0" w14:textId="77777777" w:rsidR="00B56CF5" w:rsidRDefault="00954BC3" w:rsidP="00D31FF5">
            <w:pPr>
              <w:tabs>
                <w:tab w:val="left" w:pos="0"/>
                <w:tab w:val="left" w:pos="1080"/>
                <w:tab w:val="left" w:pos="4191"/>
              </w:tabs>
              <w:rPr>
                <w:sz w:val="26"/>
                <w:szCs w:val="26"/>
              </w:rPr>
            </w:pPr>
            <w:r w:rsidRPr="00954BC3">
              <w:rPr>
                <w:sz w:val="26"/>
                <w:szCs w:val="26"/>
              </w:rPr>
              <w:t>Không</w:t>
            </w:r>
          </w:p>
        </w:tc>
        <w:tc>
          <w:tcPr>
            <w:tcW w:w="4320" w:type="dxa"/>
          </w:tcPr>
          <w:p w14:paraId="63489847" w14:textId="77777777" w:rsidR="00B56CF5" w:rsidRPr="00B26D38" w:rsidRDefault="003C3692" w:rsidP="00D31FF5">
            <w:pPr>
              <w:pStyle w:val="ListParagraph"/>
              <w:numPr>
                <w:ilvl w:val="0"/>
                <w:numId w:val="10"/>
              </w:numPr>
              <w:rPr>
                <w:i/>
                <w:sz w:val="26"/>
                <w:szCs w:val="26"/>
              </w:rPr>
            </w:pPr>
            <w:r w:rsidRPr="00B26D38">
              <w:rPr>
                <w:sz w:val="26"/>
                <w:szCs w:val="26"/>
              </w:rPr>
              <w:t>Ngườ</w:t>
            </w:r>
            <w:r w:rsidR="00B26D38">
              <w:rPr>
                <w:sz w:val="26"/>
                <w:szCs w:val="26"/>
              </w:rPr>
              <w:t>i dù</w:t>
            </w:r>
            <w:r w:rsidRPr="00B26D38">
              <w:rPr>
                <w:sz w:val="26"/>
                <w:szCs w:val="26"/>
              </w:rPr>
              <w:t>ng tự n</w:t>
            </w:r>
            <w:r w:rsidR="00954BC3" w:rsidRPr="00B26D38">
              <w:rPr>
                <w:sz w:val="26"/>
                <w:szCs w:val="26"/>
              </w:rPr>
              <w:t>hập số bút toán GL</w:t>
            </w:r>
          </w:p>
        </w:tc>
      </w:tr>
      <w:tr w:rsidR="00B26D38" w14:paraId="4A06C52F" w14:textId="77777777" w:rsidTr="00D31FF5">
        <w:tc>
          <w:tcPr>
            <w:tcW w:w="1908" w:type="dxa"/>
          </w:tcPr>
          <w:p w14:paraId="68BCBC9C" w14:textId="77777777" w:rsidR="00B26D38" w:rsidRPr="00A03DDB" w:rsidRDefault="00B26D38" w:rsidP="00D31FF5">
            <w:pPr>
              <w:pStyle w:val="ListParagraph"/>
              <w:tabs>
                <w:tab w:val="left" w:pos="0"/>
                <w:tab w:val="left" w:pos="1080"/>
                <w:tab w:val="left" w:pos="4191"/>
              </w:tabs>
              <w:ind w:left="0"/>
              <w:rPr>
                <w:sz w:val="26"/>
                <w:szCs w:val="26"/>
              </w:rPr>
            </w:pPr>
            <w:r>
              <w:rPr>
                <w:sz w:val="26"/>
                <w:szCs w:val="26"/>
              </w:rPr>
              <w:t xml:space="preserve">Ngày hạch toán kế toán </w:t>
            </w:r>
          </w:p>
        </w:tc>
        <w:tc>
          <w:tcPr>
            <w:tcW w:w="1440" w:type="dxa"/>
          </w:tcPr>
          <w:p w14:paraId="2B9C95A6" w14:textId="77777777" w:rsidR="00B26D38" w:rsidRPr="00954BC3" w:rsidRDefault="00B26D38" w:rsidP="00D31FF5">
            <w:pPr>
              <w:tabs>
                <w:tab w:val="left" w:pos="0"/>
                <w:tab w:val="left" w:pos="1080"/>
                <w:tab w:val="left" w:pos="4191"/>
              </w:tabs>
              <w:rPr>
                <w:sz w:val="26"/>
                <w:szCs w:val="26"/>
              </w:rPr>
            </w:pPr>
            <w:r>
              <w:rPr>
                <w:sz w:val="26"/>
                <w:szCs w:val="26"/>
              </w:rPr>
              <w:t>Calendar</w:t>
            </w:r>
          </w:p>
        </w:tc>
        <w:tc>
          <w:tcPr>
            <w:tcW w:w="1530" w:type="dxa"/>
          </w:tcPr>
          <w:p w14:paraId="3125C724" w14:textId="77777777" w:rsidR="00B26D38" w:rsidRPr="00954BC3" w:rsidRDefault="00B26D38" w:rsidP="00D31FF5">
            <w:pPr>
              <w:tabs>
                <w:tab w:val="left" w:pos="0"/>
                <w:tab w:val="left" w:pos="1080"/>
                <w:tab w:val="left" w:pos="4191"/>
              </w:tabs>
              <w:rPr>
                <w:sz w:val="26"/>
                <w:szCs w:val="26"/>
              </w:rPr>
            </w:pPr>
            <w:r>
              <w:rPr>
                <w:sz w:val="26"/>
                <w:szCs w:val="26"/>
              </w:rPr>
              <w:t>Không</w:t>
            </w:r>
          </w:p>
        </w:tc>
        <w:tc>
          <w:tcPr>
            <w:tcW w:w="4320" w:type="dxa"/>
          </w:tcPr>
          <w:p w14:paraId="11556EA5" w14:textId="77777777" w:rsidR="00B26D38" w:rsidRDefault="00B26D38" w:rsidP="00D31FF5">
            <w:pPr>
              <w:pStyle w:val="ListParagraph"/>
              <w:numPr>
                <w:ilvl w:val="0"/>
                <w:numId w:val="33"/>
              </w:numPr>
              <w:tabs>
                <w:tab w:val="left" w:pos="0"/>
                <w:tab w:val="left" w:pos="1080"/>
                <w:tab w:val="left" w:pos="4191"/>
              </w:tabs>
              <w:spacing w:line="276" w:lineRule="auto"/>
              <w:rPr>
                <w:sz w:val="26"/>
                <w:szCs w:val="26"/>
              </w:rPr>
            </w:pPr>
            <w:r>
              <w:rPr>
                <w:sz w:val="26"/>
                <w:szCs w:val="26"/>
              </w:rPr>
              <w:t>Người dùng tự nhập tay.</w:t>
            </w:r>
          </w:p>
          <w:p w14:paraId="15827D1F" w14:textId="77777777" w:rsidR="00B26D38" w:rsidRPr="00B26D38" w:rsidRDefault="00B26D38" w:rsidP="00D31FF5">
            <w:pPr>
              <w:pStyle w:val="ListParagraph"/>
              <w:numPr>
                <w:ilvl w:val="0"/>
                <w:numId w:val="33"/>
              </w:numPr>
              <w:rPr>
                <w:sz w:val="26"/>
                <w:szCs w:val="26"/>
              </w:rPr>
            </w:pPr>
            <w:r w:rsidRPr="00B26D38">
              <w:rPr>
                <w:sz w:val="26"/>
                <w:szCs w:val="26"/>
              </w:rPr>
              <w:t>Cho phép người dùng lựa chọn từ calendar</w:t>
            </w:r>
          </w:p>
        </w:tc>
      </w:tr>
      <w:tr w:rsidR="00F03BE1" w14:paraId="5C3CBE6C" w14:textId="77777777" w:rsidTr="00D31FF5">
        <w:tc>
          <w:tcPr>
            <w:tcW w:w="1908" w:type="dxa"/>
          </w:tcPr>
          <w:p w14:paraId="00C77B63" w14:textId="77777777" w:rsidR="00F03BE1" w:rsidRPr="00A03DDB" w:rsidRDefault="00F03BE1" w:rsidP="00D31FF5">
            <w:pPr>
              <w:pStyle w:val="ListParagraph"/>
              <w:tabs>
                <w:tab w:val="left" w:pos="0"/>
                <w:tab w:val="left" w:pos="1080"/>
                <w:tab w:val="left" w:pos="4191"/>
              </w:tabs>
              <w:spacing w:line="276" w:lineRule="auto"/>
              <w:ind w:left="0"/>
              <w:rPr>
                <w:sz w:val="26"/>
                <w:szCs w:val="26"/>
              </w:rPr>
            </w:pPr>
            <w:r w:rsidRPr="00A03DDB">
              <w:rPr>
                <w:sz w:val="26"/>
                <w:szCs w:val="26"/>
              </w:rPr>
              <w:t>Loại nguồn dữ liệu</w:t>
            </w:r>
          </w:p>
        </w:tc>
        <w:tc>
          <w:tcPr>
            <w:tcW w:w="1440" w:type="dxa"/>
          </w:tcPr>
          <w:p w14:paraId="7FD53A3C" w14:textId="77777777" w:rsidR="00B56CF5" w:rsidRDefault="00F03BE1" w:rsidP="00D31FF5">
            <w:pPr>
              <w:tabs>
                <w:tab w:val="left" w:pos="342"/>
                <w:tab w:val="left" w:pos="4191"/>
              </w:tabs>
              <w:rPr>
                <w:sz w:val="26"/>
                <w:szCs w:val="26"/>
              </w:rPr>
            </w:pPr>
            <w:r>
              <w:rPr>
                <w:sz w:val="26"/>
                <w:szCs w:val="26"/>
              </w:rPr>
              <w:t>Combobox</w:t>
            </w:r>
          </w:p>
        </w:tc>
        <w:tc>
          <w:tcPr>
            <w:tcW w:w="1530" w:type="dxa"/>
          </w:tcPr>
          <w:p w14:paraId="3228159F" w14:textId="77777777" w:rsidR="00B56CF5" w:rsidRDefault="00954BC3" w:rsidP="00D31FF5">
            <w:pPr>
              <w:tabs>
                <w:tab w:val="left" w:pos="342"/>
                <w:tab w:val="left" w:pos="4191"/>
              </w:tabs>
              <w:rPr>
                <w:sz w:val="26"/>
                <w:szCs w:val="26"/>
              </w:rPr>
            </w:pPr>
            <w:r w:rsidRPr="00954BC3">
              <w:rPr>
                <w:sz w:val="26"/>
                <w:szCs w:val="26"/>
              </w:rPr>
              <w:t>Có</w:t>
            </w:r>
          </w:p>
        </w:tc>
        <w:tc>
          <w:tcPr>
            <w:tcW w:w="4320" w:type="dxa"/>
          </w:tcPr>
          <w:p w14:paraId="46D24383" w14:textId="77777777" w:rsidR="00B56CF5" w:rsidRDefault="003C3692" w:rsidP="00D31FF5">
            <w:pPr>
              <w:pStyle w:val="ListParagraph"/>
              <w:numPr>
                <w:ilvl w:val="0"/>
                <w:numId w:val="10"/>
              </w:numPr>
              <w:tabs>
                <w:tab w:val="left" w:pos="342"/>
                <w:tab w:val="left" w:pos="4191"/>
              </w:tabs>
              <w:rPr>
                <w:sz w:val="26"/>
                <w:szCs w:val="26"/>
              </w:rPr>
            </w:pPr>
            <w:r>
              <w:rPr>
                <w:sz w:val="26"/>
                <w:szCs w:val="26"/>
              </w:rPr>
              <w:t>Gồm các giá trị sau</w:t>
            </w:r>
            <w:r w:rsidR="00954BC3" w:rsidRPr="00954BC3">
              <w:rPr>
                <w:sz w:val="26"/>
                <w:szCs w:val="26"/>
              </w:rPr>
              <w:t>:</w:t>
            </w:r>
          </w:p>
          <w:p w14:paraId="0B74CEC3" w14:textId="77777777" w:rsidR="00F03BE1" w:rsidRPr="003C3692" w:rsidRDefault="00F03BE1" w:rsidP="00D31FF5">
            <w:pPr>
              <w:pStyle w:val="ListParagraph"/>
              <w:numPr>
                <w:ilvl w:val="0"/>
                <w:numId w:val="5"/>
              </w:numPr>
              <w:tabs>
                <w:tab w:val="left" w:pos="612"/>
                <w:tab w:val="left" w:pos="4191"/>
              </w:tabs>
              <w:ind w:left="612"/>
              <w:rPr>
                <w:sz w:val="26"/>
                <w:szCs w:val="26"/>
              </w:rPr>
            </w:pPr>
            <w:r w:rsidRPr="003C3692">
              <w:rPr>
                <w:sz w:val="26"/>
                <w:szCs w:val="26"/>
              </w:rPr>
              <w:t>Nội bộ</w:t>
            </w:r>
          </w:p>
          <w:p w14:paraId="1B2CBDF9" w14:textId="77777777" w:rsidR="00F03BE1" w:rsidRPr="003C3692" w:rsidRDefault="00F03BE1" w:rsidP="00D31FF5">
            <w:pPr>
              <w:pStyle w:val="ListParagraph"/>
              <w:numPr>
                <w:ilvl w:val="0"/>
                <w:numId w:val="5"/>
              </w:numPr>
              <w:tabs>
                <w:tab w:val="left" w:pos="612"/>
                <w:tab w:val="left" w:pos="4191"/>
              </w:tabs>
              <w:ind w:left="612"/>
              <w:rPr>
                <w:sz w:val="26"/>
                <w:szCs w:val="26"/>
              </w:rPr>
            </w:pPr>
            <w:r w:rsidRPr="003C3692">
              <w:rPr>
                <w:sz w:val="26"/>
                <w:szCs w:val="26"/>
              </w:rPr>
              <w:t>Bên ngoài</w:t>
            </w:r>
          </w:p>
          <w:p w14:paraId="1E80B69A" w14:textId="77777777" w:rsidR="00F03BE1" w:rsidRPr="003C3692" w:rsidRDefault="00F03BE1" w:rsidP="00D31FF5">
            <w:pPr>
              <w:pStyle w:val="ListParagraph"/>
              <w:numPr>
                <w:ilvl w:val="0"/>
                <w:numId w:val="5"/>
              </w:numPr>
              <w:tabs>
                <w:tab w:val="left" w:pos="612"/>
                <w:tab w:val="left" w:pos="4191"/>
              </w:tabs>
              <w:spacing w:after="200" w:line="276" w:lineRule="auto"/>
              <w:ind w:left="612"/>
              <w:rPr>
                <w:sz w:val="26"/>
                <w:szCs w:val="26"/>
              </w:rPr>
            </w:pPr>
            <w:r w:rsidRPr="003C3692">
              <w:rPr>
                <w:sz w:val="26"/>
                <w:szCs w:val="26"/>
              </w:rPr>
              <w:t>Phân tích kịch bản</w:t>
            </w:r>
          </w:p>
          <w:p w14:paraId="4AE9EDD0" w14:textId="77777777" w:rsidR="00F03BE1" w:rsidRPr="003C3692" w:rsidRDefault="00F03BE1" w:rsidP="00D31FF5">
            <w:pPr>
              <w:pStyle w:val="ListParagraph"/>
              <w:numPr>
                <w:ilvl w:val="0"/>
                <w:numId w:val="5"/>
              </w:numPr>
              <w:tabs>
                <w:tab w:val="left" w:pos="612"/>
                <w:tab w:val="left" w:pos="4191"/>
              </w:tabs>
              <w:ind w:left="612"/>
              <w:rPr>
                <w:sz w:val="26"/>
                <w:szCs w:val="26"/>
              </w:rPr>
            </w:pPr>
            <w:r w:rsidRPr="003C3692">
              <w:rPr>
                <w:sz w:val="26"/>
                <w:szCs w:val="26"/>
              </w:rPr>
              <w:t xml:space="preserve">Khác </w:t>
            </w:r>
          </w:p>
          <w:p w14:paraId="0B55236D" w14:textId="77777777" w:rsidR="00B56CF5" w:rsidRDefault="00954BC3" w:rsidP="00D31FF5">
            <w:pPr>
              <w:pStyle w:val="ListParagraph"/>
              <w:numPr>
                <w:ilvl w:val="0"/>
                <w:numId w:val="10"/>
              </w:numPr>
              <w:tabs>
                <w:tab w:val="left" w:pos="612"/>
                <w:tab w:val="left" w:pos="4191"/>
              </w:tabs>
              <w:rPr>
                <w:sz w:val="26"/>
                <w:szCs w:val="26"/>
              </w:rPr>
            </w:pPr>
            <w:r w:rsidRPr="00954BC3">
              <w:rPr>
                <w:sz w:val="26"/>
                <w:szCs w:val="26"/>
              </w:rPr>
              <w:t>Giá trị mặc định là Nội bộ</w:t>
            </w:r>
          </w:p>
        </w:tc>
      </w:tr>
      <w:tr w:rsidR="00F03BE1" w14:paraId="3F00D37F" w14:textId="77777777" w:rsidTr="00D31FF5">
        <w:tc>
          <w:tcPr>
            <w:tcW w:w="1908" w:type="dxa"/>
          </w:tcPr>
          <w:p w14:paraId="21622D6C" w14:textId="77777777" w:rsidR="00F03BE1" w:rsidRPr="00A03DDB" w:rsidRDefault="00F03BE1" w:rsidP="00D31FF5">
            <w:pPr>
              <w:pStyle w:val="ListParagraph"/>
              <w:tabs>
                <w:tab w:val="left" w:pos="0"/>
                <w:tab w:val="left" w:pos="1080"/>
                <w:tab w:val="left" w:pos="4191"/>
              </w:tabs>
              <w:ind w:left="0"/>
              <w:rPr>
                <w:sz w:val="26"/>
                <w:szCs w:val="26"/>
              </w:rPr>
            </w:pPr>
            <w:r>
              <w:rPr>
                <w:sz w:val="26"/>
                <w:szCs w:val="26"/>
              </w:rPr>
              <w:t>Cờ đánh dấu</w:t>
            </w:r>
          </w:p>
        </w:tc>
        <w:tc>
          <w:tcPr>
            <w:tcW w:w="1440" w:type="dxa"/>
          </w:tcPr>
          <w:p w14:paraId="4E754932" w14:textId="77777777" w:rsidR="00B56CF5" w:rsidRDefault="00954BC3" w:rsidP="00D31FF5">
            <w:pPr>
              <w:tabs>
                <w:tab w:val="left" w:pos="342"/>
                <w:tab w:val="left" w:pos="4191"/>
              </w:tabs>
              <w:rPr>
                <w:sz w:val="26"/>
                <w:szCs w:val="26"/>
              </w:rPr>
            </w:pPr>
            <w:r w:rsidRPr="00954BC3">
              <w:rPr>
                <w:sz w:val="26"/>
                <w:szCs w:val="26"/>
              </w:rPr>
              <w:t>Radio button</w:t>
            </w:r>
          </w:p>
        </w:tc>
        <w:tc>
          <w:tcPr>
            <w:tcW w:w="1530" w:type="dxa"/>
          </w:tcPr>
          <w:p w14:paraId="0485EF84" w14:textId="77777777" w:rsidR="00B56CF5" w:rsidRDefault="00F03BE1" w:rsidP="00D31FF5">
            <w:pPr>
              <w:tabs>
                <w:tab w:val="left" w:pos="342"/>
                <w:tab w:val="left" w:pos="4191"/>
              </w:tabs>
              <w:rPr>
                <w:sz w:val="26"/>
                <w:szCs w:val="26"/>
              </w:rPr>
            </w:pPr>
            <w:r>
              <w:rPr>
                <w:sz w:val="26"/>
                <w:szCs w:val="26"/>
              </w:rPr>
              <w:t>Có</w:t>
            </w:r>
          </w:p>
        </w:tc>
        <w:tc>
          <w:tcPr>
            <w:tcW w:w="4320" w:type="dxa"/>
          </w:tcPr>
          <w:p w14:paraId="21424118" w14:textId="77777777" w:rsidR="00B56CF5" w:rsidRDefault="00954BC3" w:rsidP="00D31FF5">
            <w:pPr>
              <w:tabs>
                <w:tab w:val="left" w:pos="342"/>
                <w:tab w:val="left" w:pos="4191"/>
              </w:tabs>
              <w:rPr>
                <w:sz w:val="26"/>
                <w:szCs w:val="26"/>
              </w:rPr>
            </w:pPr>
            <w:r w:rsidRPr="00954BC3">
              <w:rPr>
                <w:sz w:val="26"/>
                <w:szCs w:val="26"/>
              </w:rPr>
              <w:t>Gổm các giá trị sau:</w:t>
            </w:r>
          </w:p>
          <w:p w14:paraId="05C7FAA8" w14:textId="77777777" w:rsidR="00B56CF5" w:rsidRDefault="00F03BE1" w:rsidP="00D31FF5">
            <w:pPr>
              <w:pStyle w:val="ListParagraph"/>
              <w:numPr>
                <w:ilvl w:val="0"/>
                <w:numId w:val="5"/>
              </w:numPr>
              <w:tabs>
                <w:tab w:val="left" w:pos="612"/>
                <w:tab w:val="left" w:pos="4191"/>
              </w:tabs>
              <w:ind w:left="612"/>
              <w:rPr>
                <w:sz w:val="26"/>
                <w:szCs w:val="26"/>
              </w:rPr>
            </w:pPr>
            <w:r>
              <w:rPr>
                <w:sz w:val="26"/>
                <w:szCs w:val="26"/>
              </w:rPr>
              <w:t>Rủi ro hoạt động</w:t>
            </w:r>
          </w:p>
          <w:p w14:paraId="63E7B6B3" w14:textId="77777777" w:rsidR="00B56CF5" w:rsidRDefault="00F03BE1" w:rsidP="00D31FF5">
            <w:pPr>
              <w:pStyle w:val="ListParagraph"/>
              <w:numPr>
                <w:ilvl w:val="0"/>
                <w:numId w:val="5"/>
              </w:numPr>
              <w:tabs>
                <w:tab w:val="left" w:pos="612"/>
                <w:tab w:val="left" w:pos="4191"/>
              </w:tabs>
              <w:ind w:left="612"/>
              <w:rPr>
                <w:sz w:val="26"/>
                <w:szCs w:val="26"/>
              </w:rPr>
            </w:pPr>
            <w:r>
              <w:rPr>
                <w:sz w:val="26"/>
                <w:szCs w:val="26"/>
              </w:rPr>
              <w:t>RR hoạt động liên quan đến RR tín dụng</w:t>
            </w:r>
          </w:p>
          <w:p w14:paraId="4B58EFA8" w14:textId="77777777" w:rsidR="00B56CF5" w:rsidRDefault="00F03BE1" w:rsidP="00D31FF5">
            <w:pPr>
              <w:pStyle w:val="ListParagraph"/>
              <w:numPr>
                <w:ilvl w:val="0"/>
                <w:numId w:val="5"/>
              </w:numPr>
              <w:tabs>
                <w:tab w:val="left" w:pos="612"/>
                <w:tab w:val="left" w:pos="4191"/>
              </w:tabs>
              <w:ind w:left="612"/>
              <w:rPr>
                <w:sz w:val="26"/>
                <w:szCs w:val="26"/>
              </w:rPr>
            </w:pPr>
            <w:r>
              <w:rPr>
                <w:sz w:val="26"/>
                <w:szCs w:val="26"/>
              </w:rPr>
              <w:t>RR tín dụng liên quan đến RR thị trường</w:t>
            </w:r>
          </w:p>
          <w:p w14:paraId="2DEED8D3" w14:textId="77777777" w:rsidR="00B56CF5" w:rsidRDefault="00F03BE1" w:rsidP="00D31FF5">
            <w:pPr>
              <w:pStyle w:val="ListParagraph"/>
              <w:numPr>
                <w:ilvl w:val="0"/>
                <w:numId w:val="5"/>
              </w:numPr>
              <w:tabs>
                <w:tab w:val="left" w:pos="612"/>
                <w:tab w:val="left" w:pos="4191"/>
              </w:tabs>
              <w:ind w:left="612"/>
              <w:rPr>
                <w:sz w:val="26"/>
                <w:szCs w:val="26"/>
              </w:rPr>
            </w:pPr>
            <w:r>
              <w:rPr>
                <w:sz w:val="26"/>
                <w:szCs w:val="26"/>
              </w:rPr>
              <w:t>Khác</w:t>
            </w:r>
          </w:p>
        </w:tc>
      </w:tr>
      <w:tr w:rsidR="007767F0" w14:paraId="62E3FCDC" w14:textId="77777777" w:rsidTr="00D31FF5">
        <w:tc>
          <w:tcPr>
            <w:tcW w:w="1908" w:type="dxa"/>
          </w:tcPr>
          <w:p w14:paraId="1DBE757F" w14:textId="77777777" w:rsidR="007767F0" w:rsidRPr="00954BC3" w:rsidRDefault="007767F0">
            <w:pPr>
              <w:pStyle w:val="ListParagraph"/>
              <w:tabs>
                <w:tab w:val="left" w:pos="0"/>
                <w:tab w:val="left" w:pos="1080"/>
                <w:tab w:val="left" w:pos="4191"/>
              </w:tabs>
              <w:ind w:left="0"/>
              <w:rPr>
                <w:sz w:val="26"/>
                <w:szCs w:val="26"/>
              </w:rPr>
              <w:pPrChange w:id="20" w:author="Customer" w:date="2015-05-13T14:45:00Z">
                <w:pPr>
                  <w:pStyle w:val="ListParagraph"/>
                  <w:tabs>
                    <w:tab w:val="left" w:pos="0"/>
                    <w:tab w:val="left" w:pos="1080"/>
                    <w:tab w:val="left" w:pos="4191"/>
                  </w:tabs>
                  <w:ind w:left="0"/>
                  <w:jc w:val="both"/>
                </w:pPr>
              </w:pPrChange>
            </w:pPr>
            <w:r>
              <w:rPr>
                <w:sz w:val="26"/>
                <w:szCs w:val="26"/>
              </w:rPr>
              <w:t>Ghi chú</w:t>
            </w:r>
          </w:p>
        </w:tc>
        <w:tc>
          <w:tcPr>
            <w:tcW w:w="1440" w:type="dxa"/>
          </w:tcPr>
          <w:p w14:paraId="2EAE521E" w14:textId="77777777" w:rsidR="007767F0" w:rsidRDefault="007767F0" w:rsidP="00D31FF5">
            <w:pPr>
              <w:tabs>
                <w:tab w:val="left" w:pos="522"/>
                <w:tab w:val="left" w:pos="4191"/>
              </w:tabs>
              <w:rPr>
                <w:sz w:val="26"/>
                <w:szCs w:val="26"/>
              </w:rPr>
            </w:pPr>
            <w:r>
              <w:rPr>
                <w:sz w:val="26"/>
                <w:szCs w:val="26"/>
              </w:rPr>
              <w:t>Text</w:t>
            </w:r>
            <w:r w:rsidR="004B7C3D">
              <w:rPr>
                <w:sz w:val="26"/>
                <w:szCs w:val="26"/>
              </w:rPr>
              <w:t xml:space="preserve"> </w:t>
            </w:r>
            <w:r>
              <w:rPr>
                <w:sz w:val="26"/>
                <w:szCs w:val="26"/>
              </w:rPr>
              <w:t>area</w:t>
            </w:r>
          </w:p>
        </w:tc>
        <w:tc>
          <w:tcPr>
            <w:tcW w:w="1530" w:type="dxa"/>
          </w:tcPr>
          <w:p w14:paraId="70911F96" w14:textId="77777777" w:rsidR="007767F0" w:rsidRPr="00954BC3" w:rsidRDefault="00307DE1" w:rsidP="00D31FF5">
            <w:pPr>
              <w:tabs>
                <w:tab w:val="left" w:pos="522"/>
                <w:tab w:val="left" w:pos="4191"/>
              </w:tabs>
              <w:rPr>
                <w:sz w:val="26"/>
                <w:szCs w:val="26"/>
              </w:rPr>
            </w:pPr>
            <w:r>
              <w:rPr>
                <w:sz w:val="26"/>
                <w:szCs w:val="26"/>
              </w:rPr>
              <w:t>Không</w:t>
            </w:r>
          </w:p>
        </w:tc>
        <w:tc>
          <w:tcPr>
            <w:tcW w:w="4320" w:type="dxa"/>
          </w:tcPr>
          <w:p w14:paraId="0A75C3C4" w14:textId="77777777" w:rsidR="007767F0" w:rsidRDefault="00307DE1" w:rsidP="00D31FF5">
            <w:pPr>
              <w:pStyle w:val="ListParagraph"/>
              <w:tabs>
                <w:tab w:val="left" w:pos="0"/>
                <w:tab w:val="left" w:pos="1080"/>
                <w:tab w:val="left" w:pos="4191"/>
              </w:tabs>
              <w:ind w:left="360"/>
              <w:rPr>
                <w:sz w:val="26"/>
                <w:szCs w:val="26"/>
              </w:rPr>
            </w:pPr>
            <w:r>
              <w:rPr>
                <w:sz w:val="26"/>
                <w:szCs w:val="26"/>
              </w:rPr>
              <w:t>Người dùng tự nhập giá trị</w:t>
            </w:r>
          </w:p>
        </w:tc>
      </w:tr>
    </w:tbl>
    <w:p w14:paraId="5F6868C6" w14:textId="77777777" w:rsidR="00924F46" w:rsidRDefault="00924F46" w:rsidP="00924F46">
      <w:pPr>
        <w:pStyle w:val="ListParagraph"/>
        <w:tabs>
          <w:tab w:val="left" w:pos="720"/>
          <w:tab w:val="left" w:pos="4191"/>
        </w:tabs>
        <w:ind w:left="2160"/>
        <w:rPr>
          <w:b/>
          <w:i/>
          <w:sz w:val="26"/>
          <w:szCs w:val="26"/>
        </w:rPr>
      </w:pPr>
    </w:p>
    <w:p w14:paraId="43886080" w14:textId="77777777" w:rsidR="008E2059" w:rsidRPr="008E2059" w:rsidRDefault="00D12BD0" w:rsidP="006C05DE">
      <w:pPr>
        <w:pStyle w:val="ListParagraph"/>
        <w:numPr>
          <w:ilvl w:val="1"/>
          <w:numId w:val="19"/>
        </w:numPr>
        <w:tabs>
          <w:tab w:val="left" w:pos="720"/>
          <w:tab w:val="left" w:pos="4191"/>
        </w:tabs>
        <w:spacing w:line="360" w:lineRule="auto"/>
        <w:ind w:left="540" w:hanging="555"/>
        <w:rPr>
          <w:b/>
          <w:sz w:val="26"/>
          <w:szCs w:val="26"/>
        </w:rPr>
      </w:pPr>
      <w:r w:rsidRPr="00493E70">
        <w:rPr>
          <w:b/>
          <w:sz w:val="26"/>
          <w:szCs w:val="26"/>
        </w:rPr>
        <w:t>M</w:t>
      </w:r>
      <w:r w:rsidR="002D64A4" w:rsidRPr="00493E70">
        <w:rPr>
          <w:b/>
          <w:sz w:val="26"/>
          <w:szCs w:val="26"/>
        </w:rPr>
        <w:t>odule Giám sát hành động xử lý rủi ro</w:t>
      </w:r>
    </w:p>
    <w:p w14:paraId="61EAEFE8" w14:textId="77777777" w:rsidR="008E2059" w:rsidRPr="008E2059" w:rsidRDefault="008E2059" w:rsidP="006C05DE">
      <w:pPr>
        <w:pStyle w:val="ListParagraph"/>
        <w:numPr>
          <w:ilvl w:val="0"/>
          <w:numId w:val="26"/>
        </w:numPr>
        <w:tabs>
          <w:tab w:val="left" w:pos="720"/>
          <w:tab w:val="left" w:pos="4191"/>
        </w:tabs>
        <w:spacing w:before="120" w:after="120" w:line="240" w:lineRule="auto"/>
        <w:ind w:left="360"/>
        <w:rPr>
          <w:sz w:val="26"/>
          <w:szCs w:val="26"/>
        </w:rPr>
      </w:pPr>
      <w:r w:rsidRPr="008E2059">
        <w:rPr>
          <w:sz w:val="26"/>
          <w:szCs w:val="26"/>
        </w:rPr>
        <w:t>Mô tả yêu cầu:</w:t>
      </w:r>
    </w:p>
    <w:p w14:paraId="0D027638" w14:textId="77777777" w:rsidR="008E2059" w:rsidRPr="008E2059" w:rsidRDefault="008E2059" w:rsidP="006C05DE">
      <w:pPr>
        <w:pStyle w:val="ListParagraph"/>
        <w:numPr>
          <w:ilvl w:val="0"/>
          <w:numId w:val="10"/>
        </w:numPr>
        <w:tabs>
          <w:tab w:val="left" w:pos="720"/>
          <w:tab w:val="left" w:pos="4191"/>
        </w:tabs>
        <w:spacing w:before="120" w:after="120" w:line="240" w:lineRule="auto"/>
        <w:rPr>
          <w:sz w:val="26"/>
          <w:szCs w:val="26"/>
        </w:rPr>
      </w:pPr>
      <w:r w:rsidRPr="008E2059">
        <w:rPr>
          <w:sz w:val="26"/>
          <w:szCs w:val="26"/>
        </w:rPr>
        <w:t xml:space="preserve">Xây dựng mới module </w:t>
      </w:r>
      <w:r w:rsidRPr="004B7C3D">
        <w:rPr>
          <w:b/>
          <w:sz w:val="26"/>
          <w:szCs w:val="26"/>
        </w:rPr>
        <w:t>“Giám sát hành động xử lý rủi ro”</w:t>
      </w:r>
    </w:p>
    <w:p w14:paraId="327DFB24" w14:textId="77777777" w:rsidR="000C14FE" w:rsidRDefault="008E2059" w:rsidP="006C05DE">
      <w:pPr>
        <w:pStyle w:val="ListParagraph"/>
        <w:numPr>
          <w:ilvl w:val="0"/>
          <w:numId w:val="10"/>
        </w:numPr>
        <w:tabs>
          <w:tab w:val="left" w:pos="720"/>
          <w:tab w:val="left" w:pos="4191"/>
        </w:tabs>
        <w:spacing w:before="120" w:after="120" w:line="240" w:lineRule="auto"/>
      </w:pPr>
      <w:r w:rsidRPr="008E2059">
        <w:rPr>
          <w:sz w:val="26"/>
          <w:szCs w:val="26"/>
        </w:rPr>
        <w:t xml:space="preserve">Cho phép người dùng </w:t>
      </w:r>
      <w:r w:rsidRPr="004B7C3D">
        <w:rPr>
          <w:b/>
          <w:sz w:val="26"/>
          <w:szCs w:val="26"/>
        </w:rPr>
        <w:t>“Tạo mới, cập nhật, xóa, tìm kiếm”</w:t>
      </w:r>
      <w:r w:rsidRPr="008E2059">
        <w:rPr>
          <w:sz w:val="26"/>
          <w:szCs w:val="26"/>
        </w:rPr>
        <w:t xml:space="preserve">  hành động xử lý rủi ro trên module này</w:t>
      </w:r>
      <w:r>
        <w:t xml:space="preserve">. </w:t>
      </w:r>
    </w:p>
    <w:p w14:paraId="261861C8" w14:textId="77777777" w:rsidR="00D31FF5" w:rsidRDefault="0008629C" w:rsidP="007767F0">
      <w:pPr>
        <w:pStyle w:val="ListParagraph"/>
        <w:numPr>
          <w:ilvl w:val="0"/>
          <w:numId w:val="10"/>
        </w:numPr>
        <w:tabs>
          <w:tab w:val="left" w:pos="720"/>
          <w:tab w:val="left" w:pos="4191"/>
        </w:tabs>
        <w:rPr>
          <w:ins w:id="21" w:author="Customer" w:date="2015-05-13T14:47:00Z"/>
          <w:sz w:val="26"/>
          <w:szCs w:val="26"/>
        </w:rPr>
      </w:pPr>
      <w:r>
        <w:rPr>
          <w:sz w:val="26"/>
          <w:szCs w:val="26"/>
        </w:rPr>
        <w:t>Phân quyền</w:t>
      </w:r>
      <w:ins w:id="22" w:author="Customer" w:date="2015-05-13T14:47:00Z">
        <w:r w:rsidR="00D31FF5">
          <w:rPr>
            <w:sz w:val="26"/>
            <w:szCs w:val="26"/>
          </w:rPr>
          <w:t>: theo bảng mô tả sau:</w:t>
        </w:r>
      </w:ins>
    </w:p>
    <w:tbl>
      <w:tblPr>
        <w:tblStyle w:val="TableGrid"/>
        <w:tblW w:w="0" w:type="auto"/>
        <w:tblLook w:val="04A0" w:firstRow="1" w:lastRow="0" w:firstColumn="1" w:lastColumn="0" w:noHBand="0" w:noVBand="1"/>
        <w:tblPrChange w:id="23" w:author="Customer" w:date="2015-05-13T14:49:00Z">
          <w:tblPr>
            <w:tblStyle w:val="TableGrid"/>
            <w:tblW w:w="0" w:type="auto"/>
            <w:tblLook w:val="04A0" w:firstRow="1" w:lastRow="0" w:firstColumn="1" w:lastColumn="0" w:noHBand="0" w:noVBand="1"/>
          </w:tblPr>
        </w:tblPrChange>
      </w:tblPr>
      <w:tblGrid>
        <w:gridCol w:w="3618"/>
        <w:gridCol w:w="2610"/>
        <w:gridCol w:w="3348"/>
        <w:tblGridChange w:id="24">
          <w:tblGrid>
            <w:gridCol w:w="3192"/>
            <w:gridCol w:w="426"/>
            <w:gridCol w:w="2766"/>
            <w:gridCol w:w="3192"/>
          </w:tblGrid>
        </w:tblGridChange>
      </w:tblGrid>
      <w:tr w:rsidR="00D31FF5" w14:paraId="17974EC7" w14:textId="77777777" w:rsidTr="005E72E6">
        <w:trPr>
          <w:ins w:id="25" w:author="Customer" w:date="2015-05-13T14:48:00Z"/>
        </w:trPr>
        <w:tc>
          <w:tcPr>
            <w:tcW w:w="3618" w:type="dxa"/>
            <w:tcPrChange w:id="26" w:author="Customer" w:date="2015-05-13T14:49:00Z">
              <w:tcPr>
                <w:tcW w:w="3192" w:type="dxa"/>
              </w:tcPr>
            </w:tcPrChange>
          </w:tcPr>
          <w:p w14:paraId="106BF6FF" w14:textId="77777777" w:rsidR="00D31FF5" w:rsidRDefault="0008629C">
            <w:pPr>
              <w:tabs>
                <w:tab w:val="left" w:pos="720"/>
                <w:tab w:val="left" w:pos="4191"/>
              </w:tabs>
              <w:jc w:val="center"/>
              <w:rPr>
                <w:ins w:id="27" w:author="Customer" w:date="2015-05-13T14:48:00Z"/>
                <w:sz w:val="26"/>
                <w:szCs w:val="26"/>
              </w:rPr>
              <w:pPrChange w:id="28" w:author="Customer" w:date="2015-05-13T14:50:00Z">
                <w:pPr>
                  <w:tabs>
                    <w:tab w:val="left" w:pos="720"/>
                    <w:tab w:val="left" w:pos="4191"/>
                  </w:tabs>
                </w:pPr>
              </w:pPrChange>
            </w:pPr>
            <w:del w:id="29" w:author="Customer" w:date="2015-05-13T14:47:00Z">
              <w:r w:rsidDel="00D31FF5">
                <w:rPr>
                  <w:sz w:val="26"/>
                  <w:szCs w:val="26"/>
                </w:rPr>
                <w:delText xml:space="preserve">: </w:delText>
              </w:r>
            </w:del>
            <w:del w:id="30" w:author="Customer" w:date="2015-05-13T15:06:00Z">
              <w:r w:rsidDel="009F7E8F">
                <w:rPr>
                  <w:sz w:val="26"/>
                  <w:szCs w:val="26"/>
                </w:rPr>
                <w:delText>cả user “qlrr_oprisk” và các user cá nhân đều được sử dụng</w:delText>
              </w:r>
              <w:r w:rsidR="007767F0" w:rsidDel="009F7E8F">
                <w:rPr>
                  <w:sz w:val="26"/>
                  <w:szCs w:val="26"/>
                </w:rPr>
                <w:delText>.</w:delText>
              </w:r>
            </w:del>
            <w:ins w:id="31" w:author="Customer" w:date="2015-05-13T14:48:00Z">
              <w:r w:rsidR="00D31FF5">
                <w:rPr>
                  <w:sz w:val="26"/>
                  <w:szCs w:val="26"/>
                </w:rPr>
                <w:t>Chức năng</w:t>
              </w:r>
            </w:ins>
          </w:p>
        </w:tc>
        <w:tc>
          <w:tcPr>
            <w:tcW w:w="2610" w:type="dxa"/>
            <w:tcPrChange w:id="32" w:author="Customer" w:date="2015-05-13T14:49:00Z">
              <w:tcPr>
                <w:tcW w:w="3192" w:type="dxa"/>
                <w:gridSpan w:val="2"/>
              </w:tcPr>
            </w:tcPrChange>
          </w:tcPr>
          <w:p w14:paraId="18EF571A" w14:textId="77777777" w:rsidR="00D31FF5" w:rsidRDefault="00D31FF5">
            <w:pPr>
              <w:tabs>
                <w:tab w:val="left" w:pos="720"/>
                <w:tab w:val="left" w:pos="4191"/>
              </w:tabs>
              <w:jc w:val="center"/>
              <w:rPr>
                <w:ins w:id="33" w:author="Customer" w:date="2015-05-13T14:48:00Z"/>
                <w:sz w:val="26"/>
                <w:szCs w:val="26"/>
              </w:rPr>
              <w:pPrChange w:id="34" w:author="Customer" w:date="2015-05-13T14:50:00Z">
                <w:pPr>
                  <w:tabs>
                    <w:tab w:val="left" w:pos="720"/>
                    <w:tab w:val="left" w:pos="4191"/>
                  </w:tabs>
                </w:pPr>
              </w:pPrChange>
            </w:pPr>
            <w:ins w:id="35" w:author="Customer" w:date="2015-05-13T14:48:00Z">
              <w:r>
                <w:rPr>
                  <w:sz w:val="26"/>
                  <w:szCs w:val="26"/>
                </w:rPr>
                <w:t>User QLRR_Oprisk</w:t>
              </w:r>
            </w:ins>
          </w:p>
        </w:tc>
        <w:tc>
          <w:tcPr>
            <w:tcW w:w="3348" w:type="dxa"/>
            <w:tcPrChange w:id="36" w:author="Customer" w:date="2015-05-13T14:49:00Z">
              <w:tcPr>
                <w:tcW w:w="3192" w:type="dxa"/>
              </w:tcPr>
            </w:tcPrChange>
          </w:tcPr>
          <w:p w14:paraId="30ED3858" w14:textId="77777777" w:rsidR="00D31FF5" w:rsidRDefault="00D31FF5">
            <w:pPr>
              <w:tabs>
                <w:tab w:val="left" w:pos="720"/>
                <w:tab w:val="left" w:pos="4191"/>
              </w:tabs>
              <w:jc w:val="center"/>
              <w:rPr>
                <w:ins w:id="37" w:author="Customer" w:date="2015-05-13T14:48:00Z"/>
                <w:sz w:val="26"/>
                <w:szCs w:val="26"/>
              </w:rPr>
              <w:pPrChange w:id="38" w:author="Customer" w:date="2015-05-13T15:05:00Z">
                <w:pPr>
                  <w:tabs>
                    <w:tab w:val="left" w:pos="720"/>
                    <w:tab w:val="left" w:pos="4191"/>
                  </w:tabs>
                </w:pPr>
              </w:pPrChange>
            </w:pPr>
            <w:ins w:id="39" w:author="Customer" w:date="2015-05-13T14:48:00Z">
              <w:r>
                <w:rPr>
                  <w:sz w:val="26"/>
                  <w:szCs w:val="26"/>
                </w:rPr>
                <w:t xml:space="preserve">User </w:t>
              </w:r>
            </w:ins>
            <w:ins w:id="40" w:author="Customer" w:date="2015-05-13T15:05:00Z">
              <w:r w:rsidR="009D2DE2">
                <w:rPr>
                  <w:sz w:val="26"/>
                  <w:szCs w:val="26"/>
                </w:rPr>
                <w:t>các nhóm quyền khác</w:t>
              </w:r>
            </w:ins>
          </w:p>
        </w:tc>
      </w:tr>
      <w:tr w:rsidR="00D31FF5" w14:paraId="410FC1F8" w14:textId="77777777" w:rsidTr="005E72E6">
        <w:trPr>
          <w:ins w:id="41" w:author="Customer" w:date="2015-05-13T14:48:00Z"/>
        </w:trPr>
        <w:tc>
          <w:tcPr>
            <w:tcW w:w="3618" w:type="dxa"/>
            <w:tcPrChange w:id="42" w:author="Customer" w:date="2015-05-13T14:49:00Z">
              <w:tcPr>
                <w:tcW w:w="3192" w:type="dxa"/>
              </w:tcPr>
            </w:tcPrChange>
          </w:tcPr>
          <w:p w14:paraId="22B5F4B9" w14:textId="77777777" w:rsidR="00D31FF5" w:rsidRDefault="00D31FF5" w:rsidP="00D31FF5">
            <w:pPr>
              <w:tabs>
                <w:tab w:val="left" w:pos="720"/>
                <w:tab w:val="left" w:pos="4191"/>
              </w:tabs>
              <w:rPr>
                <w:ins w:id="43" w:author="Customer" w:date="2015-05-13T14:48:00Z"/>
                <w:sz w:val="26"/>
                <w:szCs w:val="26"/>
              </w:rPr>
            </w:pPr>
            <w:ins w:id="44" w:author="Customer" w:date="2015-05-13T14:48:00Z">
              <w:r>
                <w:rPr>
                  <w:sz w:val="26"/>
                  <w:szCs w:val="26"/>
                </w:rPr>
                <w:t>Tạo mới hành động xử lý RR</w:t>
              </w:r>
            </w:ins>
          </w:p>
        </w:tc>
        <w:tc>
          <w:tcPr>
            <w:tcW w:w="2610" w:type="dxa"/>
            <w:tcPrChange w:id="45" w:author="Customer" w:date="2015-05-13T14:49:00Z">
              <w:tcPr>
                <w:tcW w:w="3192" w:type="dxa"/>
                <w:gridSpan w:val="2"/>
              </w:tcPr>
            </w:tcPrChange>
          </w:tcPr>
          <w:p w14:paraId="397A1B2C" w14:textId="77777777" w:rsidR="00D31FF5" w:rsidRDefault="00D31FF5" w:rsidP="00D31FF5">
            <w:pPr>
              <w:tabs>
                <w:tab w:val="left" w:pos="720"/>
                <w:tab w:val="left" w:pos="4191"/>
              </w:tabs>
              <w:rPr>
                <w:ins w:id="46" w:author="Customer" w:date="2015-05-13T14:48:00Z"/>
                <w:sz w:val="26"/>
                <w:szCs w:val="26"/>
              </w:rPr>
            </w:pPr>
            <w:ins w:id="47" w:author="Customer" w:date="2015-05-13T14:48:00Z">
              <w:r>
                <w:rPr>
                  <w:sz w:val="26"/>
                  <w:szCs w:val="26"/>
                </w:rPr>
                <w:t>X</w:t>
              </w:r>
            </w:ins>
          </w:p>
        </w:tc>
        <w:tc>
          <w:tcPr>
            <w:tcW w:w="3348" w:type="dxa"/>
            <w:tcPrChange w:id="48" w:author="Customer" w:date="2015-05-13T14:49:00Z">
              <w:tcPr>
                <w:tcW w:w="3192" w:type="dxa"/>
              </w:tcPr>
            </w:tcPrChange>
          </w:tcPr>
          <w:p w14:paraId="1C714925" w14:textId="77777777" w:rsidR="00D31FF5" w:rsidRDefault="00D31FF5" w:rsidP="00D31FF5">
            <w:pPr>
              <w:tabs>
                <w:tab w:val="left" w:pos="720"/>
                <w:tab w:val="left" w:pos="4191"/>
              </w:tabs>
              <w:rPr>
                <w:ins w:id="49" w:author="Customer" w:date="2015-05-13T14:48:00Z"/>
                <w:sz w:val="26"/>
                <w:szCs w:val="26"/>
              </w:rPr>
            </w:pPr>
            <w:ins w:id="50" w:author="Customer" w:date="2015-05-13T14:48:00Z">
              <w:r>
                <w:rPr>
                  <w:sz w:val="26"/>
                  <w:szCs w:val="26"/>
                </w:rPr>
                <w:t>X</w:t>
              </w:r>
            </w:ins>
          </w:p>
        </w:tc>
      </w:tr>
      <w:tr w:rsidR="00D31FF5" w14:paraId="6490EEF5" w14:textId="77777777" w:rsidTr="005E72E6">
        <w:trPr>
          <w:ins w:id="51" w:author="Customer" w:date="2015-05-13T14:48:00Z"/>
        </w:trPr>
        <w:tc>
          <w:tcPr>
            <w:tcW w:w="3618" w:type="dxa"/>
            <w:tcPrChange w:id="52" w:author="Customer" w:date="2015-05-13T14:49:00Z">
              <w:tcPr>
                <w:tcW w:w="3618" w:type="dxa"/>
                <w:gridSpan w:val="2"/>
              </w:tcPr>
            </w:tcPrChange>
          </w:tcPr>
          <w:p w14:paraId="14912369" w14:textId="77777777" w:rsidR="00D31FF5" w:rsidRDefault="00D31FF5" w:rsidP="00D31FF5">
            <w:pPr>
              <w:tabs>
                <w:tab w:val="left" w:pos="720"/>
                <w:tab w:val="left" w:pos="4191"/>
              </w:tabs>
              <w:rPr>
                <w:ins w:id="53" w:author="Customer" w:date="2015-05-13T14:48:00Z"/>
                <w:sz w:val="26"/>
                <w:szCs w:val="26"/>
              </w:rPr>
            </w:pPr>
            <w:ins w:id="54" w:author="Customer" w:date="2015-05-13T14:48:00Z">
              <w:r>
                <w:rPr>
                  <w:sz w:val="26"/>
                  <w:szCs w:val="26"/>
                </w:rPr>
                <w:t>Chỉnh sửa hành động xử lý RR</w:t>
              </w:r>
            </w:ins>
            <w:ins w:id="55" w:author="Customer" w:date="2015-05-13T14:49:00Z">
              <w:r w:rsidR="005E72E6">
                <w:rPr>
                  <w:sz w:val="26"/>
                  <w:szCs w:val="26"/>
                </w:rPr>
                <w:t xml:space="preserve"> </w:t>
              </w:r>
              <w:r w:rsidR="005E72E6">
                <w:rPr>
                  <w:sz w:val="26"/>
                  <w:szCs w:val="26"/>
                </w:rPr>
                <w:lastRenderedPageBreak/>
                <w:t>do mình tạo ra</w:t>
              </w:r>
            </w:ins>
          </w:p>
        </w:tc>
        <w:tc>
          <w:tcPr>
            <w:tcW w:w="2610" w:type="dxa"/>
            <w:tcPrChange w:id="56" w:author="Customer" w:date="2015-05-13T14:49:00Z">
              <w:tcPr>
                <w:tcW w:w="2766" w:type="dxa"/>
              </w:tcPr>
            </w:tcPrChange>
          </w:tcPr>
          <w:p w14:paraId="1F081E3B" w14:textId="77777777" w:rsidR="00D31FF5" w:rsidRDefault="00D31FF5" w:rsidP="00D31FF5">
            <w:pPr>
              <w:tabs>
                <w:tab w:val="left" w:pos="720"/>
                <w:tab w:val="left" w:pos="4191"/>
              </w:tabs>
              <w:rPr>
                <w:ins w:id="57" w:author="Customer" w:date="2015-05-13T14:48:00Z"/>
                <w:sz w:val="26"/>
                <w:szCs w:val="26"/>
              </w:rPr>
            </w:pPr>
            <w:ins w:id="58" w:author="Customer" w:date="2015-05-13T14:49:00Z">
              <w:r>
                <w:rPr>
                  <w:sz w:val="26"/>
                  <w:szCs w:val="26"/>
                </w:rPr>
                <w:lastRenderedPageBreak/>
                <w:t>X</w:t>
              </w:r>
            </w:ins>
          </w:p>
        </w:tc>
        <w:tc>
          <w:tcPr>
            <w:tcW w:w="3348" w:type="dxa"/>
            <w:tcPrChange w:id="59" w:author="Customer" w:date="2015-05-13T14:49:00Z">
              <w:tcPr>
                <w:tcW w:w="3192" w:type="dxa"/>
              </w:tcPr>
            </w:tcPrChange>
          </w:tcPr>
          <w:p w14:paraId="157C81EC" w14:textId="77777777" w:rsidR="00D31FF5" w:rsidRDefault="00D31FF5" w:rsidP="00D31FF5">
            <w:pPr>
              <w:tabs>
                <w:tab w:val="left" w:pos="720"/>
                <w:tab w:val="left" w:pos="4191"/>
              </w:tabs>
              <w:rPr>
                <w:ins w:id="60" w:author="Customer" w:date="2015-05-13T14:48:00Z"/>
                <w:sz w:val="26"/>
                <w:szCs w:val="26"/>
              </w:rPr>
            </w:pPr>
          </w:p>
        </w:tc>
      </w:tr>
      <w:tr w:rsidR="00D31FF5" w14:paraId="3E86EC79" w14:textId="77777777" w:rsidTr="005E72E6">
        <w:trPr>
          <w:ins w:id="61" w:author="Customer" w:date="2015-05-13T14:48:00Z"/>
        </w:trPr>
        <w:tc>
          <w:tcPr>
            <w:tcW w:w="3618" w:type="dxa"/>
            <w:tcPrChange w:id="62" w:author="Customer" w:date="2015-05-13T14:49:00Z">
              <w:tcPr>
                <w:tcW w:w="3618" w:type="dxa"/>
                <w:gridSpan w:val="2"/>
              </w:tcPr>
            </w:tcPrChange>
          </w:tcPr>
          <w:p w14:paraId="272C1DFF" w14:textId="77777777" w:rsidR="00D31FF5" w:rsidRDefault="00D31FF5" w:rsidP="00D31FF5">
            <w:pPr>
              <w:tabs>
                <w:tab w:val="left" w:pos="720"/>
                <w:tab w:val="left" w:pos="4191"/>
              </w:tabs>
              <w:rPr>
                <w:ins w:id="63" w:author="Customer" w:date="2015-05-13T14:48:00Z"/>
                <w:sz w:val="26"/>
                <w:szCs w:val="26"/>
              </w:rPr>
            </w:pPr>
            <w:ins w:id="64" w:author="Customer" w:date="2015-05-13T14:48:00Z">
              <w:r>
                <w:rPr>
                  <w:sz w:val="26"/>
                  <w:szCs w:val="26"/>
                </w:rPr>
                <w:lastRenderedPageBreak/>
                <w:t>Xóa hành động xử lý RR</w:t>
              </w:r>
            </w:ins>
          </w:p>
        </w:tc>
        <w:tc>
          <w:tcPr>
            <w:tcW w:w="2610" w:type="dxa"/>
            <w:tcPrChange w:id="65" w:author="Customer" w:date="2015-05-13T14:49:00Z">
              <w:tcPr>
                <w:tcW w:w="2766" w:type="dxa"/>
              </w:tcPr>
            </w:tcPrChange>
          </w:tcPr>
          <w:p w14:paraId="6287962D" w14:textId="77777777" w:rsidR="00D31FF5" w:rsidRDefault="00D31FF5" w:rsidP="00D31FF5">
            <w:pPr>
              <w:tabs>
                <w:tab w:val="left" w:pos="720"/>
                <w:tab w:val="left" w:pos="4191"/>
              </w:tabs>
              <w:rPr>
                <w:ins w:id="66" w:author="Customer" w:date="2015-05-13T14:48:00Z"/>
                <w:sz w:val="26"/>
                <w:szCs w:val="26"/>
              </w:rPr>
            </w:pPr>
            <w:ins w:id="67" w:author="Customer" w:date="2015-05-13T14:49:00Z">
              <w:r>
                <w:rPr>
                  <w:sz w:val="26"/>
                  <w:szCs w:val="26"/>
                </w:rPr>
                <w:t>X</w:t>
              </w:r>
            </w:ins>
          </w:p>
        </w:tc>
        <w:tc>
          <w:tcPr>
            <w:tcW w:w="3348" w:type="dxa"/>
            <w:tcPrChange w:id="68" w:author="Customer" w:date="2015-05-13T14:49:00Z">
              <w:tcPr>
                <w:tcW w:w="3192" w:type="dxa"/>
              </w:tcPr>
            </w:tcPrChange>
          </w:tcPr>
          <w:p w14:paraId="069934B0" w14:textId="77777777" w:rsidR="00D31FF5" w:rsidRDefault="00D31FF5" w:rsidP="00D31FF5">
            <w:pPr>
              <w:tabs>
                <w:tab w:val="left" w:pos="720"/>
                <w:tab w:val="left" w:pos="4191"/>
              </w:tabs>
              <w:rPr>
                <w:ins w:id="69" w:author="Customer" w:date="2015-05-13T14:48:00Z"/>
                <w:sz w:val="26"/>
                <w:szCs w:val="26"/>
              </w:rPr>
            </w:pPr>
          </w:p>
        </w:tc>
      </w:tr>
      <w:tr w:rsidR="00D31FF5" w14:paraId="44951E5D" w14:textId="77777777" w:rsidTr="005E72E6">
        <w:trPr>
          <w:ins w:id="70" w:author="Customer" w:date="2015-05-13T14:48:00Z"/>
        </w:trPr>
        <w:tc>
          <w:tcPr>
            <w:tcW w:w="3618" w:type="dxa"/>
            <w:tcPrChange w:id="71" w:author="Customer" w:date="2015-05-13T14:49:00Z">
              <w:tcPr>
                <w:tcW w:w="3618" w:type="dxa"/>
                <w:gridSpan w:val="2"/>
              </w:tcPr>
            </w:tcPrChange>
          </w:tcPr>
          <w:p w14:paraId="592AC20F" w14:textId="77777777" w:rsidR="00D31FF5" w:rsidRDefault="00D31FF5" w:rsidP="00D31FF5">
            <w:pPr>
              <w:tabs>
                <w:tab w:val="left" w:pos="720"/>
                <w:tab w:val="left" w:pos="4191"/>
              </w:tabs>
              <w:rPr>
                <w:ins w:id="72" w:author="Customer" w:date="2015-05-13T14:48:00Z"/>
                <w:sz w:val="26"/>
                <w:szCs w:val="26"/>
              </w:rPr>
            </w:pPr>
            <w:ins w:id="73" w:author="Customer" w:date="2015-05-13T14:48:00Z">
              <w:r>
                <w:rPr>
                  <w:sz w:val="26"/>
                  <w:szCs w:val="26"/>
                </w:rPr>
                <w:t>Lưu mới hành động xử lý RR</w:t>
              </w:r>
            </w:ins>
          </w:p>
        </w:tc>
        <w:tc>
          <w:tcPr>
            <w:tcW w:w="2610" w:type="dxa"/>
            <w:tcPrChange w:id="74" w:author="Customer" w:date="2015-05-13T14:49:00Z">
              <w:tcPr>
                <w:tcW w:w="2766" w:type="dxa"/>
              </w:tcPr>
            </w:tcPrChange>
          </w:tcPr>
          <w:p w14:paraId="5863AD10" w14:textId="77777777" w:rsidR="00D31FF5" w:rsidRDefault="00D31FF5" w:rsidP="00D31FF5">
            <w:pPr>
              <w:tabs>
                <w:tab w:val="left" w:pos="720"/>
                <w:tab w:val="left" w:pos="4191"/>
              </w:tabs>
              <w:rPr>
                <w:ins w:id="75" w:author="Customer" w:date="2015-05-13T14:48:00Z"/>
                <w:sz w:val="26"/>
                <w:szCs w:val="26"/>
              </w:rPr>
            </w:pPr>
            <w:ins w:id="76" w:author="Customer" w:date="2015-05-13T14:49:00Z">
              <w:r>
                <w:rPr>
                  <w:sz w:val="26"/>
                  <w:szCs w:val="26"/>
                </w:rPr>
                <w:t>X</w:t>
              </w:r>
            </w:ins>
          </w:p>
        </w:tc>
        <w:tc>
          <w:tcPr>
            <w:tcW w:w="3348" w:type="dxa"/>
            <w:tcPrChange w:id="77" w:author="Customer" w:date="2015-05-13T14:49:00Z">
              <w:tcPr>
                <w:tcW w:w="3192" w:type="dxa"/>
              </w:tcPr>
            </w:tcPrChange>
          </w:tcPr>
          <w:p w14:paraId="02F32312" w14:textId="77777777" w:rsidR="00D31FF5" w:rsidRDefault="00D31FF5" w:rsidP="00D31FF5">
            <w:pPr>
              <w:tabs>
                <w:tab w:val="left" w:pos="720"/>
                <w:tab w:val="left" w:pos="4191"/>
              </w:tabs>
              <w:rPr>
                <w:ins w:id="78" w:author="Customer" w:date="2015-05-13T14:48:00Z"/>
                <w:sz w:val="26"/>
                <w:szCs w:val="26"/>
              </w:rPr>
            </w:pPr>
          </w:p>
        </w:tc>
      </w:tr>
      <w:tr w:rsidR="00D31FF5" w14:paraId="54FDBC0A" w14:textId="77777777" w:rsidTr="005E72E6">
        <w:trPr>
          <w:ins w:id="79" w:author="Customer" w:date="2015-05-13T14:48:00Z"/>
        </w:trPr>
        <w:tc>
          <w:tcPr>
            <w:tcW w:w="3618" w:type="dxa"/>
            <w:tcPrChange w:id="80" w:author="Customer" w:date="2015-05-13T14:49:00Z">
              <w:tcPr>
                <w:tcW w:w="3618" w:type="dxa"/>
                <w:gridSpan w:val="2"/>
              </w:tcPr>
            </w:tcPrChange>
          </w:tcPr>
          <w:p w14:paraId="27BAB1CD" w14:textId="77777777" w:rsidR="00D31FF5" w:rsidRDefault="0042410C" w:rsidP="00D31FF5">
            <w:pPr>
              <w:tabs>
                <w:tab w:val="left" w:pos="720"/>
                <w:tab w:val="left" w:pos="4191"/>
              </w:tabs>
              <w:rPr>
                <w:ins w:id="81" w:author="Customer" w:date="2015-05-13T14:48:00Z"/>
                <w:sz w:val="26"/>
                <w:szCs w:val="26"/>
              </w:rPr>
            </w:pPr>
            <w:ins w:id="82" w:author="Customer" w:date="2015-05-13T15:06:00Z">
              <w:r>
                <w:rPr>
                  <w:sz w:val="26"/>
                  <w:szCs w:val="26"/>
                </w:rPr>
                <w:t xml:space="preserve">Xem và </w:t>
              </w:r>
            </w:ins>
            <w:ins w:id="83" w:author="Customer" w:date="2015-05-13T14:48:00Z">
              <w:r w:rsidR="00D31FF5">
                <w:rPr>
                  <w:sz w:val="26"/>
                  <w:szCs w:val="26"/>
                </w:rPr>
                <w:t>Tìm kiếm</w:t>
              </w:r>
            </w:ins>
          </w:p>
        </w:tc>
        <w:tc>
          <w:tcPr>
            <w:tcW w:w="2610" w:type="dxa"/>
            <w:tcPrChange w:id="84" w:author="Customer" w:date="2015-05-13T14:49:00Z">
              <w:tcPr>
                <w:tcW w:w="2766" w:type="dxa"/>
              </w:tcPr>
            </w:tcPrChange>
          </w:tcPr>
          <w:p w14:paraId="4043D20D" w14:textId="77777777" w:rsidR="00D31FF5" w:rsidRDefault="00D31FF5" w:rsidP="00D31FF5">
            <w:pPr>
              <w:tabs>
                <w:tab w:val="left" w:pos="720"/>
                <w:tab w:val="left" w:pos="4191"/>
              </w:tabs>
              <w:rPr>
                <w:ins w:id="85" w:author="Customer" w:date="2015-05-13T14:48:00Z"/>
                <w:sz w:val="26"/>
                <w:szCs w:val="26"/>
              </w:rPr>
            </w:pPr>
            <w:ins w:id="86" w:author="Customer" w:date="2015-05-13T14:48:00Z">
              <w:r>
                <w:rPr>
                  <w:sz w:val="26"/>
                  <w:szCs w:val="26"/>
                </w:rPr>
                <w:t>X</w:t>
              </w:r>
            </w:ins>
          </w:p>
        </w:tc>
        <w:tc>
          <w:tcPr>
            <w:tcW w:w="3348" w:type="dxa"/>
            <w:tcPrChange w:id="87" w:author="Customer" w:date="2015-05-13T14:49:00Z">
              <w:tcPr>
                <w:tcW w:w="3192" w:type="dxa"/>
              </w:tcPr>
            </w:tcPrChange>
          </w:tcPr>
          <w:p w14:paraId="04DE08A1" w14:textId="77777777" w:rsidR="00D31FF5" w:rsidRDefault="00D31FF5" w:rsidP="00D31FF5">
            <w:pPr>
              <w:tabs>
                <w:tab w:val="left" w:pos="720"/>
                <w:tab w:val="left" w:pos="4191"/>
              </w:tabs>
              <w:rPr>
                <w:ins w:id="88" w:author="Customer" w:date="2015-05-13T14:48:00Z"/>
                <w:sz w:val="26"/>
                <w:szCs w:val="26"/>
              </w:rPr>
            </w:pPr>
            <w:ins w:id="89" w:author="Customer" w:date="2015-05-13T14:48:00Z">
              <w:r>
                <w:rPr>
                  <w:sz w:val="26"/>
                  <w:szCs w:val="26"/>
                </w:rPr>
                <w:t>X</w:t>
              </w:r>
            </w:ins>
          </w:p>
        </w:tc>
      </w:tr>
    </w:tbl>
    <w:p w14:paraId="2523A446" w14:textId="77777777" w:rsidR="00D31FF5" w:rsidRPr="00D31FF5" w:rsidRDefault="00D31FF5">
      <w:pPr>
        <w:tabs>
          <w:tab w:val="left" w:pos="720"/>
          <w:tab w:val="left" w:pos="4191"/>
        </w:tabs>
        <w:rPr>
          <w:sz w:val="26"/>
          <w:szCs w:val="26"/>
          <w:rPrChange w:id="90" w:author="Customer" w:date="2015-05-13T14:47:00Z">
            <w:rPr/>
          </w:rPrChange>
        </w:rPr>
        <w:pPrChange w:id="91" w:author="Customer" w:date="2015-05-13T14:47:00Z">
          <w:pPr>
            <w:pStyle w:val="ListParagraph"/>
            <w:numPr>
              <w:numId w:val="10"/>
            </w:numPr>
            <w:tabs>
              <w:tab w:val="left" w:pos="720"/>
              <w:tab w:val="left" w:pos="4191"/>
            </w:tabs>
            <w:ind w:left="360" w:hanging="360"/>
          </w:pPr>
        </w:pPrChange>
      </w:pPr>
    </w:p>
    <w:p w14:paraId="6361E6B2" w14:textId="77777777" w:rsidR="0008629C" w:rsidRPr="008E2059" w:rsidRDefault="0008629C" w:rsidP="000C14FE">
      <w:pPr>
        <w:pStyle w:val="ListParagraph"/>
        <w:tabs>
          <w:tab w:val="left" w:pos="720"/>
          <w:tab w:val="left" w:pos="4191"/>
        </w:tabs>
        <w:spacing w:before="120" w:after="120" w:line="240" w:lineRule="auto"/>
        <w:ind w:left="360"/>
      </w:pPr>
    </w:p>
    <w:p w14:paraId="3DDC2FA1" w14:textId="77777777" w:rsidR="00D12BD0" w:rsidRPr="00D12BD0" w:rsidRDefault="00D12BD0" w:rsidP="006C05DE">
      <w:pPr>
        <w:pStyle w:val="ListParagraph"/>
        <w:numPr>
          <w:ilvl w:val="2"/>
          <w:numId w:val="19"/>
        </w:numPr>
        <w:tabs>
          <w:tab w:val="left" w:pos="4191"/>
        </w:tabs>
        <w:spacing w:before="120" w:after="120" w:line="360" w:lineRule="auto"/>
        <w:rPr>
          <w:b/>
          <w:sz w:val="26"/>
          <w:szCs w:val="26"/>
        </w:rPr>
      </w:pPr>
      <w:r w:rsidRPr="00D12BD0">
        <w:rPr>
          <w:b/>
          <w:sz w:val="26"/>
          <w:szCs w:val="26"/>
        </w:rPr>
        <w:t xml:space="preserve">Chức năng tạo mới “Hành động xử lý rủi ro”: </w:t>
      </w:r>
    </w:p>
    <w:p w14:paraId="431BFBB8" w14:textId="77777777" w:rsidR="00D12BD0" w:rsidRDefault="002D64A4" w:rsidP="006C05DE">
      <w:pPr>
        <w:pStyle w:val="ListParagraph"/>
        <w:numPr>
          <w:ilvl w:val="3"/>
          <w:numId w:val="19"/>
        </w:numPr>
        <w:tabs>
          <w:tab w:val="left" w:pos="0"/>
          <w:tab w:val="left" w:pos="4191"/>
        </w:tabs>
        <w:spacing w:line="360" w:lineRule="auto"/>
        <w:ind w:left="1080" w:hanging="1080"/>
        <w:rPr>
          <w:i/>
          <w:sz w:val="26"/>
          <w:szCs w:val="26"/>
        </w:rPr>
      </w:pPr>
      <w:r w:rsidRPr="00D12BD0">
        <w:rPr>
          <w:i/>
          <w:sz w:val="26"/>
          <w:szCs w:val="26"/>
        </w:rPr>
        <w:t>Yêu cầu nghiệp vụ:</w:t>
      </w:r>
    </w:p>
    <w:p w14:paraId="23949F95" w14:textId="77777777" w:rsidR="000C14FE" w:rsidRDefault="000C14FE" w:rsidP="007767F0">
      <w:pPr>
        <w:pStyle w:val="ListParagraph"/>
        <w:numPr>
          <w:ilvl w:val="0"/>
          <w:numId w:val="61"/>
        </w:numPr>
        <w:tabs>
          <w:tab w:val="left" w:pos="0"/>
          <w:tab w:val="left" w:pos="4191"/>
        </w:tabs>
        <w:spacing w:line="240" w:lineRule="auto"/>
        <w:rPr>
          <w:i/>
          <w:sz w:val="26"/>
          <w:szCs w:val="26"/>
        </w:rPr>
      </w:pPr>
      <w:r>
        <w:rPr>
          <w:sz w:val="26"/>
          <w:szCs w:val="26"/>
        </w:rPr>
        <w:t xml:space="preserve">Chức năng </w:t>
      </w:r>
      <w:r w:rsidRPr="00714C4D">
        <w:rPr>
          <w:b/>
          <w:sz w:val="26"/>
          <w:szCs w:val="26"/>
        </w:rPr>
        <w:t>“ Tạo mới hành động xử lý rủi ro”</w:t>
      </w:r>
      <w:r>
        <w:rPr>
          <w:sz w:val="26"/>
          <w:szCs w:val="26"/>
        </w:rPr>
        <w:t xml:space="preserve"> được sử dụng để tạo nên các hành động xử lý rủi ro. Giúp Phòng Quản lý Rủi ro Hoạt động và các CBNV/ Phòng/ ban có trách nhiệm giám sát được hành động xử lý rủi ro của cá nhân/ đơn vị xảy ra rủi ro</w:t>
      </w:r>
    </w:p>
    <w:p w14:paraId="17BAD386" w14:textId="77777777" w:rsidR="00D12BD0" w:rsidRDefault="00D12BD0" w:rsidP="007767F0">
      <w:pPr>
        <w:pStyle w:val="ListParagraph"/>
        <w:numPr>
          <w:ilvl w:val="0"/>
          <w:numId w:val="61"/>
        </w:numPr>
        <w:tabs>
          <w:tab w:val="left" w:pos="720"/>
          <w:tab w:val="left" w:pos="4191"/>
        </w:tabs>
        <w:rPr>
          <w:sz w:val="26"/>
          <w:szCs w:val="26"/>
        </w:rPr>
      </w:pPr>
      <w:r w:rsidRPr="002456F3">
        <w:rPr>
          <w:sz w:val="26"/>
          <w:szCs w:val="26"/>
        </w:rPr>
        <w:t xml:space="preserve">Màn hình [Tạo mới Hành động xử lý rủi ro] được hiển thị trong trường hợp: </w:t>
      </w:r>
      <w:r w:rsidR="00231C6E" w:rsidRPr="000C14FE">
        <w:rPr>
          <w:b/>
          <w:sz w:val="26"/>
          <w:szCs w:val="26"/>
        </w:rPr>
        <w:t>User “qlrr_oprisk” hoặc các user cá nhân</w:t>
      </w:r>
      <w:r w:rsidRPr="002456F3">
        <w:rPr>
          <w:sz w:val="26"/>
          <w:szCs w:val="26"/>
        </w:rPr>
        <w:t>, chọn Menu “</w:t>
      </w:r>
      <w:r w:rsidRPr="002456F3">
        <w:rPr>
          <w:b/>
          <w:sz w:val="26"/>
          <w:szCs w:val="26"/>
        </w:rPr>
        <w:t>Giám sát hành động xử lý rủi ro</w:t>
      </w:r>
      <w:r w:rsidRPr="002456F3">
        <w:rPr>
          <w:sz w:val="26"/>
          <w:szCs w:val="26"/>
        </w:rPr>
        <w:t>” và bấm nút tạo mới “</w:t>
      </w:r>
      <w:r w:rsidRPr="002456F3">
        <w:rPr>
          <w:b/>
          <w:sz w:val="26"/>
          <w:szCs w:val="26"/>
        </w:rPr>
        <w:t>Hành động xử lý rủi ro</w:t>
      </w:r>
      <w:r>
        <w:rPr>
          <w:sz w:val="26"/>
          <w:szCs w:val="26"/>
        </w:rPr>
        <w:t>”</w:t>
      </w:r>
    </w:p>
    <w:p w14:paraId="75517E96" w14:textId="77777777" w:rsidR="0008629C" w:rsidRPr="00872BA1" w:rsidDel="001545CA" w:rsidRDefault="000C14FE" w:rsidP="00872BA1">
      <w:pPr>
        <w:pStyle w:val="ListParagraph"/>
        <w:numPr>
          <w:ilvl w:val="0"/>
          <w:numId w:val="61"/>
        </w:numPr>
        <w:tabs>
          <w:tab w:val="left" w:pos="720"/>
          <w:tab w:val="left" w:pos="4191"/>
        </w:tabs>
        <w:rPr>
          <w:del w:id="92" w:author="Customer" w:date="2015-05-13T15:38:00Z"/>
          <w:sz w:val="26"/>
          <w:szCs w:val="26"/>
        </w:rPr>
      </w:pPr>
      <w:del w:id="93" w:author="Customer" w:date="2015-05-13T15:38:00Z">
        <w:r w:rsidRPr="005924E5" w:rsidDel="001545CA">
          <w:rPr>
            <w:sz w:val="26"/>
            <w:szCs w:val="26"/>
          </w:rPr>
          <w:delText>Phân quyền: cả user “qlrr_oprisk” và user cá nhân được quyền tạo mớ</w:delText>
        </w:r>
        <w:r w:rsidR="00872BA1" w:rsidDel="001545CA">
          <w:rPr>
            <w:sz w:val="26"/>
            <w:szCs w:val="26"/>
          </w:rPr>
          <w:delText>i.</w:delText>
        </w:r>
      </w:del>
    </w:p>
    <w:p w14:paraId="52724890" w14:textId="77777777" w:rsidR="007767F0" w:rsidRPr="007767F0" w:rsidRDefault="007767F0" w:rsidP="007767F0">
      <w:pPr>
        <w:pStyle w:val="ListParagraph"/>
        <w:tabs>
          <w:tab w:val="left" w:pos="0"/>
          <w:tab w:val="left" w:pos="4191"/>
        </w:tabs>
        <w:ind w:left="0"/>
        <w:rPr>
          <w:i/>
          <w:sz w:val="26"/>
          <w:szCs w:val="26"/>
        </w:rPr>
      </w:pPr>
    </w:p>
    <w:p w14:paraId="055690C3" w14:textId="77777777" w:rsidR="00964685" w:rsidRDefault="00964685" w:rsidP="006C05DE">
      <w:pPr>
        <w:pStyle w:val="ListParagraph"/>
        <w:numPr>
          <w:ilvl w:val="3"/>
          <w:numId w:val="19"/>
        </w:numPr>
        <w:tabs>
          <w:tab w:val="left" w:pos="0"/>
          <w:tab w:val="left" w:pos="4191"/>
        </w:tabs>
        <w:ind w:left="1080" w:hanging="1080"/>
        <w:rPr>
          <w:ins w:id="94" w:author="Customer" w:date="2015-05-13T14:56:00Z"/>
          <w:i/>
          <w:sz w:val="26"/>
          <w:szCs w:val="26"/>
        </w:rPr>
      </w:pPr>
      <w:ins w:id="95" w:author="Customer" w:date="2015-05-13T14:56:00Z">
        <w:r>
          <w:rPr>
            <w:i/>
            <w:sz w:val="26"/>
            <w:szCs w:val="26"/>
          </w:rPr>
          <w:t>Mô tả màn hình:</w:t>
        </w:r>
      </w:ins>
    </w:p>
    <w:p w14:paraId="64FC3126" w14:textId="77777777" w:rsidR="00964685" w:rsidRPr="00964685" w:rsidRDefault="00964685">
      <w:pPr>
        <w:tabs>
          <w:tab w:val="left" w:pos="0"/>
          <w:tab w:val="left" w:pos="4191"/>
        </w:tabs>
        <w:rPr>
          <w:ins w:id="96" w:author="Customer" w:date="2015-05-13T14:56:00Z"/>
          <w:i/>
          <w:sz w:val="26"/>
          <w:szCs w:val="26"/>
          <w:rPrChange w:id="97" w:author="Customer" w:date="2015-05-13T14:56:00Z">
            <w:rPr>
              <w:ins w:id="98" w:author="Customer" w:date="2015-05-13T14:56:00Z"/>
            </w:rPr>
          </w:rPrChange>
        </w:rPr>
        <w:pPrChange w:id="99" w:author="Customer" w:date="2015-05-13T14:56:00Z">
          <w:pPr>
            <w:pStyle w:val="ListParagraph"/>
            <w:numPr>
              <w:ilvl w:val="3"/>
              <w:numId w:val="19"/>
            </w:numPr>
            <w:tabs>
              <w:tab w:val="left" w:pos="0"/>
              <w:tab w:val="num" w:pos="720"/>
              <w:tab w:val="left" w:pos="4191"/>
            </w:tabs>
            <w:ind w:left="1080" w:hanging="1080"/>
          </w:pPr>
        </w:pPrChange>
      </w:pPr>
      <w:ins w:id="100" w:author="Customer" w:date="2015-05-13T14:56:00Z">
        <w:r w:rsidRPr="00964685">
          <w:rPr>
            <w:i/>
            <w:noProof/>
            <w:sz w:val="26"/>
            <w:szCs w:val="26"/>
          </w:rPr>
          <w:drawing>
            <wp:inline distT="0" distB="0" distL="0" distR="0" wp14:anchorId="56D7F031" wp14:editId="35266922">
              <wp:extent cx="5937885" cy="4524375"/>
              <wp:effectExtent l="19050" t="0" r="5715"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srcRect/>
                      <a:stretch>
                        <a:fillRect/>
                      </a:stretch>
                    </pic:blipFill>
                    <pic:spPr bwMode="auto">
                      <a:xfrm>
                        <a:off x="0" y="0"/>
                        <a:ext cx="5937885" cy="4524375"/>
                      </a:xfrm>
                      <a:prstGeom prst="rect">
                        <a:avLst/>
                      </a:prstGeom>
                      <a:noFill/>
                      <a:ln w="9525">
                        <a:noFill/>
                        <a:miter lim="800000"/>
                        <a:headEnd/>
                        <a:tailEnd/>
                      </a:ln>
                    </pic:spPr>
                  </pic:pic>
                </a:graphicData>
              </a:graphic>
            </wp:inline>
          </w:drawing>
        </w:r>
      </w:ins>
    </w:p>
    <w:p w14:paraId="39F6745E" w14:textId="77777777" w:rsidR="00997449" w:rsidRDefault="00D12BD0" w:rsidP="006C05DE">
      <w:pPr>
        <w:pStyle w:val="ListParagraph"/>
        <w:numPr>
          <w:ilvl w:val="3"/>
          <w:numId w:val="19"/>
        </w:numPr>
        <w:tabs>
          <w:tab w:val="left" w:pos="0"/>
          <w:tab w:val="left" w:pos="4191"/>
        </w:tabs>
        <w:ind w:left="1080" w:hanging="1080"/>
        <w:rPr>
          <w:i/>
          <w:sz w:val="26"/>
          <w:szCs w:val="26"/>
        </w:rPr>
      </w:pPr>
      <w:r>
        <w:rPr>
          <w:i/>
          <w:sz w:val="26"/>
          <w:szCs w:val="26"/>
        </w:rPr>
        <w:lastRenderedPageBreak/>
        <w:t>Miêu tả chi tiết màn hình</w:t>
      </w:r>
      <w:r w:rsidR="00997449">
        <w:rPr>
          <w:i/>
          <w:sz w:val="26"/>
          <w:szCs w:val="26"/>
        </w:rPr>
        <w:t>:</w:t>
      </w:r>
    </w:p>
    <w:tbl>
      <w:tblPr>
        <w:tblStyle w:val="TableGrid"/>
        <w:tblW w:w="9000" w:type="dxa"/>
        <w:tblInd w:w="198" w:type="dxa"/>
        <w:tblLayout w:type="fixed"/>
        <w:tblLook w:val="04A0" w:firstRow="1" w:lastRow="0" w:firstColumn="1" w:lastColumn="0" w:noHBand="0" w:noVBand="1"/>
      </w:tblPr>
      <w:tblGrid>
        <w:gridCol w:w="1530"/>
        <w:gridCol w:w="1530"/>
        <w:gridCol w:w="1350"/>
        <w:gridCol w:w="4590"/>
        <w:tblGridChange w:id="101">
          <w:tblGrid>
            <w:gridCol w:w="1530"/>
            <w:gridCol w:w="1530"/>
            <w:gridCol w:w="1350"/>
            <w:gridCol w:w="4590"/>
          </w:tblGrid>
        </w:tblGridChange>
      </w:tblGrid>
      <w:tr w:rsidR="008F77F0" w14:paraId="387DA4F5" w14:textId="77777777" w:rsidTr="005366FF">
        <w:trPr>
          <w:trHeight w:val="458"/>
        </w:trPr>
        <w:tc>
          <w:tcPr>
            <w:tcW w:w="1530" w:type="dxa"/>
            <w:shd w:val="clear" w:color="auto" w:fill="DA251C"/>
          </w:tcPr>
          <w:p w14:paraId="3EDB13C3" w14:textId="77777777" w:rsidR="008F77F0" w:rsidRPr="00A03DDB" w:rsidRDefault="008F77F0" w:rsidP="003066CF">
            <w:pPr>
              <w:tabs>
                <w:tab w:val="left" w:pos="720"/>
              </w:tabs>
              <w:jc w:val="center"/>
              <w:rPr>
                <w:b/>
                <w:color w:val="FFFFFF" w:themeColor="background1"/>
                <w:sz w:val="26"/>
                <w:szCs w:val="26"/>
              </w:rPr>
            </w:pPr>
            <w:r w:rsidRPr="00A03DDB">
              <w:rPr>
                <w:b/>
                <w:color w:val="FFFFFF" w:themeColor="background1"/>
                <w:sz w:val="26"/>
                <w:szCs w:val="26"/>
              </w:rPr>
              <w:t>Tên trường dữ liệu</w:t>
            </w:r>
          </w:p>
        </w:tc>
        <w:tc>
          <w:tcPr>
            <w:tcW w:w="1530" w:type="dxa"/>
            <w:shd w:val="clear" w:color="auto" w:fill="DA251C"/>
          </w:tcPr>
          <w:p w14:paraId="759202F8" w14:textId="77777777" w:rsidR="008F77F0" w:rsidRPr="00997449" w:rsidRDefault="008F77F0" w:rsidP="003066CF">
            <w:pPr>
              <w:pStyle w:val="ListParagraph"/>
              <w:tabs>
                <w:tab w:val="left" w:pos="0"/>
                <w:tab w:val="left" w:pos="1080"/>
                <w:tab w:val="left" w:pos="4191"/>
              </w:tabs>
              <w:ind w:left="0"/>
              <w:jc w:val="center"/>
              <w:rPr>
                <w:b/>
                <w:color w:val="FFFFFF" w:themeColor="background1"/>
                <w:sz w:val="26"/>
                <w:szCs w:val="26"/>
              </w:rPr>
            </w:pPr>
            <w:r>
              <w:rPr>
                <w:b/>
                <w:color w:val="FFFFFF" w:themeColor="background1"/>
                <w:sz w:val="26"/>
                <w:szCs w:val="26"/>
              </w:rPr>
              <w:t>Kiểu dữ liệu</w:t>
            </w:r>
          </w:p>
        </w:tc>
        <w:tc>
          <w:tcPr>
            <w:tcW w:w="1350" w:type="dxa"/>
            <w:shd w:val="clear" w:color="auto" w:fill="DA251C"/>
          </w:tcPr>
          <w:p w14:paraId="7D88C9D8" w14:textId="77777777" w:rsidR="008F77F0" w:rsidRPr="00997449" w:rsidRDefault="008F77F0" w:rsidP="00671A40">
            <w:pPr>
              <w:pStyle w:val="ListParagraph"/>
              <w:tabs>
                <w:tab w:val="left" w:pos="0"/>
                <w:tab w:val="left" w:pos="1080"/>
                <w:tab w:val="left" w:pos="4191"/>
              </w:tabs>
              <w:ind w:left="0"/>
              <w:jc w:val="center"/>
              <w:rPr>
                <w:b/>
                <w:color w:val="FFFFFF" w:themeColor="background1"/>
                <w:sz w:val="26"/>
                <w:szCs w:val="26"/>
              </w:rPr>
            </w:pPr>
            <w:r>
              <w:rPr>
                <w:b/>
                <w:color w:val="FFFFFF" w:themeColor="background1"/>
                <w:sz w:val="26"/>
                <w:szCs w:val="26"/>
              </w:rPr>
              <w:t>Bắt buộc</w:t>
            </w:r>
          </w:p>
        </w:tc>
        <w:tc>
          <w:tcPr>
            <w:tcW w:w="4590" w:type="dxa"/>
            <w:shd w:val="clear" w:color="auto" w:fill="DA251C"/>
          </w:tcPr>
          <w:p w14:paraId="03B45716" w14:textId="77777777" w:rsidR="008F77F0" w:rsidRPr="00997449" w:rsidRDefault="008F77F0" w:rsidP="003066CF">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r>
      <w:tr w:rsidR="008F77F0" w14:paraId="7490ACFF" w14:textId="77777777" w:rsidTr="005366FF">
        <w:trPr>
          <w:trHeight w:val="791"/>
        </w:trPr>
        <w:tc>
          <w:tcPr>
            <w:tcW w:w="1530" w:type="dxa"/>
          </w:tcPr>
          <w:p w14:paraId="472E2D29" w14:textId="77777777" w:rsidR="008F77F0" w:rsidRPr="00A03DDB" w:rsidRDefault="008F77F0" w:rsidP="003066CF">
            <w:pPr>
              <w:pStyle w:val="ListParagraph"/>
              <w:tabs>
                <w:tab w:val="left" w:pos="0"/>
                <w:tab w:val="left" w:pos="1080"/>
                <w:tab w:val="left" w:pos="4191"/>
              </w:tabs>
              <w:ind w:left="0"/>
              <w:rPr>
                <w:i/>
                <w:sz w:val="26"/>
                <w:szCs w:val="26"/>
              </w:rPr>
            </w:pPr>
            <w:r w:rsidRPr="00A03DDB">
              <w:rPr>
                <w:sz w:val="26"/>
                <w:szCs w:val="26"/>
              </w:rPr>
              <w:t>Mã hành động</w:t>
            </w:r>
          </w:p>
        </w:tc>
        <w:tc>
          <w:tcPr>
            <w:tcW w:w="1530" w:type="dxa"/>
          </w:tcPr>
          <w:p w14:paraId="518755C9" w14:textId="77777777" w:rsidR="00B56CF5" w:rsidRDefault="008F77F0">
            <w:pPr>
              <w:tabs>
                <w:tab w:val="left" w:pos="720"/>
                <w:tab w:val="left" w:pos="4191"/>
              </w:tabs>
              <w:rPr>
                <w:sz w:val="26"/>
                <w:szCs w:val="26"/>
              </w:rPr>
            </w:pPr>
            <w:r>
              <w:rPr>
                <w:sz w:val="26"/>
                <w:szCs w:val="26"/>
              </w:rPr>
              <w:t>Textbox</w:t>
            </w:r>
          </w:p>
        </w:tc>
        <w:tc>
          <w:tcPr>
            <w:tcW w:w="1350" w:type="dxa"/>
          </w:tcPr>
          <w:p w14:paraId="4FF2DC55" w14:textId="77777777" w:rsidR="00B56CF5" w:rsidRDefault="00954BC3" w:rsidP="00671A40">
            <w:pPr>
              <w:tabs>
                <w:tab w:val="left" w:pos="720"/>
                <w:tab w:val="left" w:pos="4191"/>
              </w:tabs>
              <w:jc w:val="center"/>
              <w:rPr>
                <w:sz w:val="26"/>
                <w:szCs w:val="26"/>
              </w:rPr>
            </w:pPr>
            <w:r w:rsidRPr="00954BC3">
              <w:rPr>
                <w:sz w:val="26"/>
                <w:szCs w:val="26"/>
              </w:rPr>
              <w:t>Có</w:t>
            </w:r>
          </w:p>
        </w:tc>
        <w:tc>
          <w:tcPr>
            <w:tcW w:w="4590" w:type="dxa"/>
          </w:tcPr>
          <w:p w14:paraId="32FB7A54" w14:textId="77777777" w:rsidR="00B56CF5" w:rsidRPr="007767F0" w:rsidRDefault="004E5B2A" w:rsidP="004E5B2A">
            <w:pPr>
              <w:pStyle w:val="ListParagraph"/>
              <w:numPr>
                <w:ilvl w:val="0"/>
                <w:numId w:val="62"/>
              </w:numPr>
              <w:tabs>
                <w:tab w:val="left" w:pos="342"/>
                <w:tab w:val="left" w:pos="4191"/>
              </w:tabs>
              <w:ind w:left="342"/>
              <w:rPr>
                <w:sz w:val="26"/>
                <w:szCs w:val="26"/>
              </w:rPr>
            </w:pPr>
            <w:ins w:id="102" w:author="Customer" w:date="2015-05-13T14:51:00Z">
              <w:r>
                <w:rPr>
                  <w:sz w:val="26"/>
                  <w:szCs w:val="26"/>
                </w:rPr>
                <w:t xml:space="preserve">Hệ thống </w:t>
              </w:r>
            </w:ins>
            <w:del w:id="103" w:author="Customer" w:date="2015-05-13T14:51:00Z">
              <w:r w:rsidR="00954BC3" w:rsidRPr="007767F0" w:rsidDel="004E5B2A">
                <w:rPr>
                  <w:sz w:val="26"/>
                  <w:szCs w:val="26"/>
                </w:rPr>
                <w:delText>T</w:delText>
              </w:r>
            </w:del>
            <w:ins w:id="104" w:author="Customer" w:date="2015-05-13T14:51:00Z">
              <w:r>
                <w:rPr>
                  <w:sz w:val="26"/>
                  <w:szCs w:val="26"/>
                </w:rPr>
                <w:t>t</w:t>
              </w:r>
            </w:ins>
            <w:r w:rsidR="00954BC3" w:rsidRPr="007767F0">
              <w:rPr>
                <w:sz w:val="26"/>
                <w:szCs w:val="26"/>
              </w:rPr>
              <w:t xml:space="preserve">ự động sinh ra mỗi khi </w:t>
            </w:r>
            <w:r w:rsidR="002F6316" w:rsidRPr="007767F0">
              <w:rPr>
                <w:sz w:val="26"/>
                <w:szCs w:val="26"/>
              </w:rPr>
              <w:t>Thêm mới hành động thành công.</w:t>
            </w:r>
          </w:p>
        </w:tc>
      </w:tr>
      <w:tr w:rsidR="008F77F0" w14:paraId="176F0415" w14:textId="77777777" w:rsidTr="005366FF">
        <w:tc>
          <w:tcPr>
            <w:tcW w:w="1530" w:type="dxa"/>
          </w:tcPr>
          <w:p w14:paraId="6D49B396" w14:textId="77777777" w:rsidR="008F77F0" w:rsidRPr="00A03DDB" w:rsidRDefault="008F77F0" w:rsidP="003066CF">
            <w:pPr>
              <w:pStyle w:val="ListParagraph"/>
              <w:tabs>
                <w:tab w:val="left" w:pos="0"/>
                <w:tab w:val="left" w:pos="1080"/>
                <w:tab w:val="left" w:pos="4191"/>
              </w:tabs>
              <w:ind w:left="0"/>
              <w:rPr>
                <w:i/>
                <w:sz w:val="26"/>
                <w:szCs w:val="26"/>
              </w:rPr>
            </w:pPr>
            <w:r w:rsidRPr="00A03DDB">
              <w:rPr>
                <w:sz w:val="26"/>
                <w:szCs w:val="26"/>
              </w:rPr>
              <w:t>Loại hành động</w:t>
            </w:r>
          </w:p>
        </w:tc>
        <w:tc>
          <w:tcPr>
            <w:tcW w:w="1530" w:type="dxa"/>
          </w:tcPr>
          <w:p w14:paraId="3F7B728F" w14:textId="77777777" w:rsidR="00B56CF5" w:rsidRDefault="008F77F0">
            <w:pPr>
              <w:tabs>
                <w:tab w:val="left" w:pos="522"/>
                <w:tab w:val="left" w:pos="4191"/>
              </w:tabs>
              <w:rPr>
                <w:sz w:val="26"/>
                <w:szCs w:val="26"/>
              </w:rPr>
            </w:pPr>
            <w:r>
              <w:rPr>
                <w:sz w:val="26"/>
                <w:szCs w:val="26"/>
              </w:rPr>
              <w:t>Combobox</w:t>
            </w:r>
          </w:p>
        </w:tc>
        <w:tc>
          <w:tcPr>
            <w:tcW w:w="1350" w:type="dxa"/>
          </w:tcPr>
          <w:p w14:paraId="7DE6B588" w14:textId="77777777" w:rsidR="00B56CF5" w:rsidRDefault="00954BC3" w:rsidP="00671A40">
            <w:pPr>
              <w:tabs>
                <w:tab w:val="left" w:pos="522"/>
                <w:tab w:val="left" w:pos="4191"/>
              </w:tabs>
              <w:jc w:val="center"/>
              <w:rPr>
                <w:sz w:val="26"/>
                <w:szCs w:val="26"/>
              </w:rPr>
            </w:pPr>
            <w:r w:rsidRPr="00954BC3">
              <w:rPr>
                <w:sz w:val="26"/>
                <w:szCs w:val="26"/>
              </w:rPr>
              <w:t>Có</w:t>
            </w:r>
          </w:p>
        </w:tc>
        <w:tc>
          <w:tcPr>
            <w:tcW w:w="4590" w:type="dxa"/>
          </w:tcPr>
          <w:p w14:paraId="16CF1D97" w14:textId="77777777" w:rsidR="00B56CF5" w:rsidRPr="007767F0" w:rsidRDefault="008F77F0" w:rsidP="007767F0">
            <w:pPr>
              <w:pStyle w:val="ListParagraph"/>
              <w:numPr>
                <w:ilvl w:val="0"/>
                <w:numId w:val="62"/>
              </w:numPr>
              <w:tabs>
                <w:tab w:val="left" w:pos="522"/>
                <w:tab w:val="left" w:pos="4191"/>
              </w:tabs>
              <w:ind w:left="342"/>
              <w:rPr>
                <w:sz w:val="26"/>
                <w:szCs w:val="26"/>
              </w:rPr>
            </w:pPr>
            <w:r w:rsidRPr="007767F0">
              <w:rPr>
                <w:sz w:val="26"/>
                <w:szCs w:val="26"/>
              </w:rPr>
              <w:t>Gồm các giá trị</w:t>
            </w:r>
            <w:r w:rsidR="00954BC3" w:rsidRPr="007767F0">
              <w:rPr>
                <w:sz w:val="26"/>
                <w:szCs w:val="26"/>
              </w:rPr>
              <w:t xml:space="preserve"> sau:</w:t>
            </w:r>
          </w:p>
          <w:p w14:paraId="22AEF503" w14:textId="77777777" w:rsidR="008F77F0" w:rsidRDefault="008F77F0"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từ Hội đồng</w:t>
            </w:r>
          </w:p>
          <w:p w14:paraId="2CFA2EAF" w14:textId="77777777" w:rsidR="008F77F0" w:rsidRDefault="008F77F0"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từ báo cáo rủi ro</w:t>
            </w:r>
          </w:p>
          <w:p w14:paraId="14DDCB11" w14:textId="77777777" w:rsidR="008F77F0" w:rsidRDefault="008F77F0"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từ kịch bản</w:t>
            </w:r>
          </w:p>
          <w:p w14:paraId="1BC3F656" w14:textId="77777777" w:rsidR="008F77F0" w:rsidRDefault="008F77F0"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tự định nghĩa</w:t>
            </w:r>
          </w:p>
          <w:p w14:paraId="47CE0CB2" w14:textId="77777777" w:rsidR="008F77F0" w:rsidRDefault="008F77F0"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cho rủi ro đã có</w:t>
            </w:r>
          </w:p>
          <w:p w14:paraId="46C9DF22" w14:textId="77777777" w:rsidR="008F77F0" w:rsidRDefault="008F77F0" w:rsidP="006C05DE">
            <w:pPr>
              <w:pStyle w:val="ListParagraph"/>
              <w:numPr>
                <w:ilvl w:val="0"/>
                <w:numId w:val="7"/>
              </w:numPr>
              <w:tabs>
                <w:tab w:val="left" w:pos="720"/>
                <w:tab w:val="left" w:pos="4191"/>
              </w:tabs>
              <w:spacing w:line="276" w:lineRule="auto"/>
              <w:ind w:left="612"/>
              <w:rPr>
                <w:ins w:id="105" w:author="Customer" w:date="2015-05-13T14:51:00Z"/>
                <w:sz w:val="26"/>
                <w:szCs w:val="26"/>
              </w:rPr>
            </w:pPr>
            <w:r>
              <w:rPr>
                <w:sz w:val="26"/>
                <w:szCs w:val="26"/>
              </w:rPr>
              <w:t>Khác</w:t>
            </w:r>
          </w:p>
          <w:p w14:paraId="4981E65B" w14:textId="77777777" w:rsidR="004E5B2A" w:rsidRPr="004E5B2A" w:rsidRDefault="004E5B2A">
            <w:pPr>
              <w:pStyle w:val="ListParagraph"/>
              <w:numPr>
                <w:ilvl w:val="0"/>
                <w:numId w:val="62"/>
              </w:numPr>
              <w:tabs>
                <w:tab w:val="left" w:pos="522"/>
                <w:tab w:val="left" w:pos="4191"/>
              </w:tabs>
              <w:ind w:left="342"/>
              <w:rPr>
                <w:sz w:val="26"/>
                <w:szCs w:val="26"/>
                <w:rPrChange w:id="106" w:author="Customer" w:date="2015-05-13T14:51:00Z">
                  <w:rPr/>
                </w:rPrChange>
              </w:rPr>
              <w:pPrChange w:id="107" w:author="Customer" w:date="2015-05-13T14:51:00Z">
                <w:pPr>
                  <w:pStyle w:val="ListParagraph"/>
                  <w:numPr>
                    <w:numId w:val="7"/>
                  </w:numPr>
                  <w:tabs>
                    <w:tab w:val="left" w:pos="720"/>
                    <w:tab w:val="left" w:pos="4191"/>
                  </w:tabs>
                  <w:spacing w:line="276" w:lineRule="auto"/>
                  <w:ind w:left="612" w:hanging="360"/>
                </w:pPr>
              </w:pPrChange>
            </w:pPr>
            <w:ins w:id="108" w:author="Customer" w:date="2015-05-13T14:51:00Z">
              <w:r>
                <w:rPr>
                  <w:sz w:val="26"/>
                  <w:szCs w:val="26"/>
                </w:rPr>
                <w:t>Giá trị mặc định là “Hành động từ Hội đồng”</w:t>
              </w:r>
            </w:ins>
          </w:p>
        </w:tc>
      </w:tr>
      <w:tr w:rsidR="008F77F0" w14:paraId="2D242B73" w14:textId="77777777" w:rsidTr="005366FF">
        <w:tc>
          <w:tcPr>
            <w:tcW w:w="1530" w:type="dxa"/>
          </w:tcPr>
          <w:p w14:paraId="18FC56FF" w14:textId="77777777" w:rsidR="008F77F0" w:rsidRPr="00A03DDB" w:rsidRDefault="003F0CB7" w:rsidP="003066CF">
            <w:pPr>
              <w:pStyle w:val="ListParagraph"/>
              <w:tabs>
                <w:tab w:val="left" w:pos="0"/>
                <w:tab w:val="left" w:pos="1080"/>
                <w:tab w:val="left" w:pos="4191"/>
              </w:tabs>
              <w:ind w:left="0"/>
              <w:rPr>
                <w:i/>
                <w:sz w:val="26"/>
                <w:szCs w:val="26"/>
              </w:rPr>
            </w:pPr>
            <w:r>
              <w:rPr>
                <w:sz w:val="26"/>
                <w:szCs w:val="26"/>
              </w:rPr>
              <w:t>Tên rủi ro</w:t>
            </w:r>
          </w:p>
        </w:tc>
        <w:tc>
          <w:tcPr>
            <w:tcW w:w="1530" w:type="dxa"/>
          </w:tcPr>
          <w:p w14:paraId="23A24569" w14:textId="77777777" w:rsidR="008F77F0" w:rsidRDefault="008F77F0" w:rsidP="003066CF">
            <w:pPr>
              <w:pStyle w:val="ListParagraph"/>
              <w:tabs>
                <w:tab w:val="left" w:pos="0"/>
                <w:tab w:val="left" w:pos="1080"/>
                <w:tab w:val="left" w:pos="4191"/>
              </w:tabs>
              <w:ind w:left="0"/>
              <w:rPr>
                <w:sz w:val="26"/>
                <w:szCs w:val="26"/>
              </w:rPr>
            </w:pPr>
            <w:r>
              <w:rPr>
                <w:sz w:val="26"/>
                <w:szCs w:val="26"/>
              </w:rPr>
              <w:t>Textbox</w:t>
            </w:r>
          </w:p>
        </w:tc>
        <w:tc>
          <w:tcPr>
            <w:tcW w:w="1350" w:type="dxa"/>
          </w:tcPr>
          <w:p w14:paraId="234D9FA5" w14:textId="77777777" w:rsidR="00B56CF5" w:rsidRDefault="008F77F0" w:rsidP="00671A40">
            <w:pPr>
              <w:pStyle w:val="ListParagraph"/>
              <w:tabs>
                <w:tab w:val="left" w:pos="0"/>
                <w:tab w:val="left" w:pos="1080"/>
                <w:tab w:val="left" w:pos="4191"/>
              </w:tabs>
              <w:ind w:left="0"/>
              <w:jc w:val="center"/>
              <w:rPr>
                <w:sz w:val="26"/>
                <w:szCs w:val="26"/>
              </w:rPr>
            </w:pPr>
            <w:r>
              <w:rPr>
                <w:sz w:val="26"/>
                <w:szCs w:val="26"/>
              </w:rPr>
              <w:t>Có</w:t>
            </w:r>
          </w:p>
        </w:tc>
        <w:tc>
          <w:tcPr>
            <w:tcW w:w="4590" w:type="dxa"/>
          </w:tcPr>
          <w:p w14:paraId="73F22FE4" w14:textId="77777777" w:rsidR="008F77F0" w:rsidRDefault="004222C2" w:rsidP="003066CF">
            <w:pPr>
              <w:pStyle w:val="ListParagraph"/>
              <w:tabs>
                <w:tab w:val="left" w:pos="0"/>
                <w:tab w:val="left" w:pos="1080"/>
                <w:tab w:val="left" w:pos="4191"/>
              </w:tabs>
              <w:spacing w:line="276" w:lineRule="auto"/>
              <w:ind w:left="0"/>
              <w:rPr>
                <w:i/>
                <w:sz w:val="26"/>
                <w:szCs w:val="26"/>
              </w:rPr>
            </w:pPr>
            <w:r>
              <w:rPr>
                <w:sz w:val="26"/>
                <w:szCs w:val="26"/>
              </w:rPr>
              <w:t>Người dùng tự nhập tay</w:t>
            </w:r>
          </w:p>
        </w:tc>
      </w:tr>
      <w:tr w:rsidR="007767F0" w14:paraId="116C2E7B" w14:textId="77777777" w:rsidTr="005366FF">
        <w:tc>
          <w:tcPr>
            <w:tcW w:w="1530" w:type="dxa"/>
          </w:tcPr>
          <w:p w14:paraId="5FA3AAB9" w14:textId="77777777" w:rsidR="007767F0" w:rsidRDefault="007767F0" w:rsidP="007767F0">
            <w:pPr>
              <w:pStyle w:val="ListParagraph"/>
              <w:tabs>
                <w:tab w:val="left" w:pos="0"/>
                <w:tab w:val="left" w:pos="1080"/>
                <w:tab w:val="left" w:pos="4191"/>
              </w:tabs>
              <w:ind w:left="0"/>
              <w:rPr>
                <w:sz w:val="26"/>
                <w:szCs w:val="26"/>
              </w:rPr>
            </w:pPr>
            <w:r>
              <w:rPr>
                <w:sz w:val="26"/>
                <w:szCs w:val="26"/>
              </w:rPr>
              <w:t>Mức độ rủi ro</w:t>
            </w:r>
          </w:p>
        </w:tc>
        <w:tc>
          <w:tcPr>
            <w:tcW w:w="1530" w:type="dxa"/>
          </w:tcPr>
          <w:p w14:paraId="24D97425" w14:textId="77777777" w:rsidR="007767F0" w:rsidRDefault="007767F0" w:rsidP="007767F0">
            <w:pPr>
              <w:pStyle w:val="ListParagraph"/>
              <w:tabs>
                <w:tab w:val="left" w:pos="0"/>
                <w:tab w:val="left" w:pos="1080"/>
                <w:tab w:val="left" w:pos="4191"/>
              </w:tabs>
              <w:ind w:left="0"/>
              <w:rPr>
                <w:sz w:val="26"/>
                <w:szCs w:val="26"/>
              </w:rPr>
            </w:pPr>
            <w:r>
              <w:rPr>
                <w:sz w:val="26"/>
                <w:szCs w:val="26"/>
              </w:rPr>
              <w:t>Combobox</w:t>
            </w:r>
          </w:p>
        </w:tc>
        <w:tc>
          <w:tcPr>
            <w:tcW w:w="1350" w:type="dxa"/>
          </w:tcPr>
          <w:p w14:paraId="4549695C" w14:textId="77777777" w:rsidR="007767F0" w:rsidRDefault="007767F0" w:rsidP="007767F0">
            <w:pPr>
              <w:pStyle w:val="ListParagraph"/>
              <w:tabs>
                <w:tab w:val="left" w:pos="0"/>
                <w:tab w:val="left" w:pos="1080"/>
                <w:tab w:val="left" w:pos="4191"/>
              </w:tabs>
              <w:ind w:left="0"/>
              <w:jc w:val="center"/>
              <w:rPr>
                <w:sz w:val="26"/>
                <w:szCs w:val="26"/>
              </w:rPr>
            </w:pPr>
            <w:r>
              <w:rPr>
                <w:sz w:val="26"/>
                <w:szCs w:val="26"/>
              </w:rPr>
              <w:t>Có</w:t>
            </w:r>
          </w:p>
        </w:tc>
        <w:tc>
          <w:tcPr>
            <w:tcW w:w="4590" w:type="dxa"/>
          </w:tcPr>
          <w:p w14:paraId="2C5BD7EC" w14:textId="77777777" w:rsidR="007767F0" w:rsidRDefault="007767F0" w:rsidP="007767F0">
            <w:pPr>
              <w:pStyle w:val="ListParagraph"/>
              <w:numPr>
                <w:ilvl w:val="0"/>
                <w:numId w:val="64"/>
              </w:numPr>
              <w:tabs>
                <w:tab w:val="left" w:pos="0"/>
                <w:tab w:val="left" w:pos="1080"/>
                <w:tab w:val="left" w:pos="4191"/>
              </w:tabs>
              <w:spacing w:line="276" w:lineRule="auto"/>
              <w:ind w:left="342"/>
              <w:rPr>
                <w:b/>
                <w:sz w:val="26"/>
                <w:szCs w:val="26"/>
              </w:rPr>
            </w:pPr>
            <w:r>
              <w:rPr>
                <w:sz w:val="26"/>
                <w:szCs w:val="26"/>
              </w:rPr>
              <w:t>Người dùng tự chọn giá trị từ danh sách. Các giá trị của t</w:t>
            </w:r>
            <w:r w:rsidRPr="00954BC3">
              <w:rPr>
                <w:sz w:val="26"/>
                <w:szCs w:val="26"/>
              </w:rPr>
              <w:t>rường dữ liệu gồm</w:t>
            </w:r>
            <w:r w:rsidRPr="00954BC3">
              <w:rPr>
                <w:b/>
                <w:sz w:val="26"/>
                <w:szCs w:val="26"/>
              </w:rPr>
              <w:t>:</w:t>
            </w:r>
          </w:p>
          <w:p w14:paraId="5A7748FB" w14:textId="77777777" w:rsidR="007767F0" w:rsidRPr="00BA3AEA" w:rsidRDefault="007767F0" w:rsidP="007767F0">
            <w:pPr>
              <w:pStyle w:val="ListParagraph"/>
              <w:numPr>
                <w:ilvl w:val="0"/>
                <w:numId w:val="8"/>
              </w:numPr>
              <w:tabs>
                <w:tab w:val="left" w:pos="612"/>
                <w:tab w:val="left" w:pos="4191"/>
              </w:tabs>
              <w:spacing w:line="276" w:lineRule="auto"/>
              <w:ind w:left="612"/>
              <w:rPr>
                <w:sz w:val="26"/>
                <w:szCs w:val="26"/>
              </w:rPr>
            </w:pPr>
            <w:r>
              <w:rPr>
                <w:sz w:val="26"/>
                <w:szCs w:val="26"/>
              </w:rPr>
              <w:t>Cao</w:t>
            </w:r>
          </w:p>
          <w:p w14:paraId="2D37B3A1" w14:textId="77777777" w:rsidR="007767F0" w:rsidRPr="00BA3AEA" w:rsidRDefault="007767F0" w:rsidP="007767F0">
            <w:pPr>
              <w:pStyle w:val="ListParagraph"/>
              <w:numPr>
                <w:ilvl w:val="0"/>
                <w:numId w:val="8"/>
              </w:numPr>
              <w:tabs>
                <w:tab w:val="left" w:pos="612"/>
                <w:tab w:val="left" w:pos="4191"/>
              </w:tabs>
              <w:spacing w:line="276" w:lineRule="auto"/>
              <w:ind w:left="612"/>
              <w:rPr>
                <w:sz w:val="26"/>
                <w:szCs w:val="26"/>
              </w:rPr>
            </w:pPr>
            <w:r>
              <w:rPr>
                <w:sz w:val="26"/>
                <w:szCs w:val="26"/>
              </w:rPr>
              <w:t>Trung bình</w:t>
            </w:r>
          </w:p>
          <w:p w14:paraId="4CF2F749" w14:textId="77777777" w:rsidR="007767F0" w:rsidRDefault="007767F0" w:rsidP="007767F0">
            <w:pPr>
              <w:pStyle w:val="ListParagraph"/>
              <w:numPr>
                <w:ilvl w:val="0"/>
                <w:numId w:val="8"/>
              </w:numPr>
              <w:tabs>
                <w:tab w:val="left" w:pos="612"/>
                <w:tab w:val="left" w:pos="4191"/>
              </w:tabs>
              <w:spacing w:line="276" w:lineRule="auto"/>
              <w:ind w:left="612"/>
              <w:rPr>
                <w:ins w:id="109" w:author="Customer" w:date="2015-05-13T14:51:00Z"/>
                <w:sz w:val="26"/>
                <w:szCs w:val="26"/>
              </w:rPr>
            </w:pPr>
            <w:r>
              <w:rPr>
                <w:sz w:val="26"/>
                <w:szCs w:val="26"/>
              </w:rPr>
              <w:t>Thấp</w:t>
            </w:r>
          </w:p>
          <w:p w14:paraId="20059685" w14:textId="77777777" w:rsidR="004E5B2A" w:rsidRPr="003D3B98" w:rsidRDefault="004E5B2A">
            <w:pPr>
              <w:pStyle w:val="ListParagraph"/>
              <w:numPr>
                <w:ilvl w:val="0"/>
                <w:numId w:val="64"/>
              </w:numPr>
              <w:tabs>
                <w:tab w:val="left" w:pos="0"/>
                <w:tab w:val="left" w:pos="1080"/>
                <w:tab w:val="left" w:pos="4191"/>
              </w:tabs>
              <w:spacing w:line="276" w:lineRule="auto"/>
              <w:ind w:left="342"/>
              <w:rPr>
                <w:sz w:val="26"/>
                <w:szCs w:val="26"/>
              </w:rPr>
              <w:pPrChange w:id="110" w:author="Customer" w:date="2015-05-13T14:52:00Z">
                <w:pPr>
                  <w:pStyle w:val="ListParagraph"/>
                  <w:numPr>
                    <w:numId w:val="8"/>
                  </w:numPr>
                  <w:tabs>
                    <w:tab w:val="left" w:pos="612"/>
                    <w:tab w:val="left" w:pos="4191"/>
                  </w:tabs>
                  <w:spacing w:line="276" w:lineRule="auto"/>
                  <w:ind w:left="612" w:hanging="360"/>
                </w:pPr>
              </w:pPrChange>
            </w:pPr>
            <w:ins w:id="111" w:author="Customer" w:date="2015-05-13T14:51:00Z">
              <w:r>
                <w:rPr>
                  <w:sz w:val="26"/>
                  <w:szCs w:val="26"/>
                </w:rPr>
                <w:t>Giá trị mặc đ</w:t>
              </w:r>
            </w:ins>
            <w:ins w:id="112" w:author="Customer" w:date="2015-05-13T14:52:00Z">
              <w:r>
                <w:rPr>
                  <w:sz w:val="26"/>
                  <w:szCs w:val="26"/>
                </w:rPr>
                <w:t>ịnh là “Trung bình”</w:t>
              </w:r>
            </w:ins>
          </w:p>
        </w:tc>
      </w:tr>
      <w:tr w:rsidR="008F77F0" w14:paraId="2F23EB70" w14:textId="77777777" w:rsidTr="005366FF">
        <w:tc>
          <w:tcPr>
            <w:tcW w:w="1530" w:type="dxa"/>
          </w:tcPr>
          <w:p w14:paraId="7E3FE711" w14:textId="77777777" w:rsidR="008F77F0" w:rsidRPr="00A03DDB" w:rsidRDefault="008F77F0" w:rsidP="003066CF">
            <w:pPr>
              <w:pStyle w:val="ListParagraph"/>
              <w:tabs>
                <w:tab w:val="left" w:pos="0"/>
                <w:tab w:val="left" w:pos="1080"/>
                <w:tab w:val="left" w:pos="4191"/>
              </w:tabs>
              <w:ind w:left="0"/>
              <w:rPr>
                <w:sz w:val="26"/>
                <w:szCs w:val="26"/>
              </w:rPr>
            </w:pPr>
            <w:r>
              <w:rPr>
                <w:sz w:val="26"/>
                <w:szCs w:val="26"/>
              </w:rPr>
              <w:t>Mô tả hành động</w:t>
            </w:r>
          </w:p>
        </w:tc>
        <w:tc>
          <w:tcPr>
            <w:tcW w:w="1530" w:type="dxa"/>
          </w:tcPr>
          <w:p w14:paraId="749074D4" w14:textId="77777777" w:rsidR="008F77F0" w:rsidRDefault="008F77F0" w:rsidP="003066CF">
            <w:pPr>
              <w:tabs>
                <w:tab w:val="left" w:pos="342"/>
                <w:tab w:val="left" w:pos="4191"/>
              </w:tabs>
              <w:rPr>
                <w:sz w:val="26"/>
                <w:szCs w:val="26"/>
              </w:rPr>
            </w:pPr>
            <w:r>
              <w:rPr>
                <w:sz w:val="26"/>
                <w:szCs w:val="26"/>
              </w:rPr>
              <w:t>Text area</w:t>
            </w:r>
          </w:p>
        </w:tc>
        <w:tc>
          <w:tcPr>
            <w:tcW w:w="1350" w:type="dxa"/>
          </w:tcPr>
          <w:p w14:paraId="64DEDA61" w14:textId="77777777" w:rsidR="008F77F0" w:rsidRDefault="008F77F0" w:rsidP="00671A40">
            <w:pPr>
              <w:tabs>
                <w:tab w:val="left" w:pos="342"/>
                <w:tab w:val="left" w:pos="4191"/>
              </w:tabs>
              <w:jc w:val="center"/>
              <w:rPr>
                <w:sz w:val="26"/>
                <w:szCs w:val="26"/>
              </w:rPr>
            </w:pPr>
            <w:r>
              <w:rPr>
                <w:sz w:val="26"/>
                <w:szCs w:val="26"/>
              </w:rPr>
              <w:t>Có</w:t>
            </w:r>
          </w:p>
        </w:tc>
        <w:tc>
          <w:tcPr>
            <w:tcW w:w="4590" w:type="dxa"/>
          </w:tcPr>
          <w:p w14:paraId="546CB4B2" w14:textId="77777777" w:rsidR="00B56CF5" w:rsidRDefault="00954BC3" w:rsidP="007767F0">
            <w:pPr>
              <w:pStyle w:val="ListParagraph"/>
              <w:numPr>
                <w:ilvl w:val="0"/>
                <w:numId w:val="63"/>
              </w:numPr>
              <w:tabs>
                <w:tab w:val="left" w:pos="342"/>
                <w:tab w:val="left" w:pos="4191"/>
              </w:tabs>
              <w:rPr>
                <w:sz w:val="26"/>
                <w:szCs w:val="26"/>
              </w:rPr>
            </w:pPr>
            <w:r w:rsidRPr="00954BC3">
              <w:rPr>
                <w:sz w:val="26"/>
                <w:szCs w:val="26"/>
              </w:rPr>
              <w:t>Người dùng tự nhập tay</w:t>
            </w:r>
          </w:p>
          <w:p w14:paraId="695CFB5C" w14:textId="77777777" w:rsidR="00B56CF5" w:rsidRDefault="00954BC3" w:rsidP="007767F0">
            <w:pPr>
              <w:pStyle w:val="ListParagraph"/>
              <w:numPr>
                <w:ilvl w:val="0"/>
                <w:numId w:val="63"/>
              </w:numPr>
              <w:tabs>
                <w:tab w:val="left" w:pos="342"/>
                <w:tab w:val="left" w:pos="4191"/>
              </w:tabs>
              <w:rPr>
                <w:sz w:val="26"/>
                <w:szCs w:val="26"/>
              </w:rPr>
            </w:pPr>
            <w:r w:rsidRPr="00954BC3">
              <w:rPr>
                <w:sz w:val="26"/>
                <w:szCs w:val="26"/>
              </w:rPr>
              <w:t xml:space="preserve">Cho phép người dùng nhập nhiều dòng dữ liệu </w:t>
            </w:r>
          </w:p>
        </w:tc>
      </w:tr>
      <w:tr w:rsidR="006A1181" w14:paraId="0D3434D7" w14:textId="77777777" w:rsidTr="005366FF">
        <w:tc>
          <w:tcPr>
            <w:tcW w:w="1530" w:type="dxa"/>
          </w:tcPr>
          <w:p w14:paraId="100BFA90" w14:textId="77777777" w:rsidR="006A1181" w:rsidRPr="00A03DDB" w:rsidRDefault="006A1181" w:rsidP="00E658DA">
            <w:pPr>
              <w:pStyle w:val="ListParagraph"/>
              <w:tabs>
                <w:tab w:val="left" w:pos="0"/>
                <w:tab w:val="left" w:pos="1080"/>
                <w:tab w:val="left" w:pos="4191"/>
              </w:tabs>
              <w:ind w:left="0"/>
              <w:rPr>
                <w:sz w:val="26"/>
                <w:szCs w:val="26"/>
              </w:rPr>
            </w:pPr>
            <w:r w:rsidRPr="00A03DDB">
              <w:rPr>
                <w:sz w:val="26"/>
                <w:szCs w:val="26"/>
              </w:rPr>
              <w:t>Thời hạn hành động</w:t>
            </w:r>
          </w:p>
        </w:tc>
        <w:tc>
          <w:tcPr>
            <w:tcW w:w="1530" w:type="dxa"/>
          </w:tcPr>
          <w:p w14:paraId="369815BE" w14:textId="77777777" w:rsidR="006A1181" w:rsidRDefault="006A1181" w:rsidP="00E658DA">
            <w:pPr>
              <w:pStyle w:val="ListParagraph"/>
              <w:tabs>
                <w:tab w:val="left" w:pos="0"/>
                <w:tab w:val="left" w:pos="1080"/>
                <w:tab w:val="left" w:pos="4191"/>
              </w:tabs>
              <w:ind w:left="0"/>
              <w:rPr>
                <w:sz w:val="26"/>
                <w:szCs w:val="26"/>
              </w:rPr>
            </w:pPr>
            <w:r>
              <w:rPr>
                <w:sz w:val="26"/>
                <w:szCs w:val="26"/>
              </w:rPr>
              <w:t>Calendar</w:t>
            </w:r>
          </w:p>
        </w:tc>
        <w:tc>
          <w:tcPr>
            <w:tcW w:w="1350" w:type="dxa"/>
          </w:tcPr>
          <w:p w14:paraId="0386F30B" w14:textId="77777777" w:rsidR="006A1181" w:rsidRDefault="006A1181" w:rsidP="00E658DA">
            <w:pPr>
              <w:pStyle w:val="ListParagraph"/>
              <w:tabs>
                <w:tab w:val="left" w:pos="0"/>
                <w:tab w:val="left" w:pos="1080"/>
                <w:tab w:val="left" w:pos="4191"/>
              </w:tabs>
              <w:ind w:left="0"/>
              <w:jc w:val="center"/>
              <w:rPr>
                <w:sz w:val="26"/>
                <w:szCs w:val="26"/>
              </w:rPr>
            </w:pPr>
            <w:r>
              <w:rPr>
                <w:sz w:val="26"/>
                <w:szCs w:val="26"/>
              </w:rPr>
              <w:t>Có</w:t>
            </w:r>
          </w:p>
        </w:tc>
        <w:tc>
          <w:tcPr>
            <w:tcW w:w="4590" w:type="dxa"/>
          </w:tcPr>
          <w:p w14:paraId="6B269861" w14:textId="77777777" w:rsidR="006A1181" w:rsidDel="0063290A" w:rsidRDefault="006A1181" w:rsidP="0063290A">
            <w:pPr>
              <w:pStyle w:val="ListParagraph"/>
              <w:numPr>
                <w:ilvl w:val="0"/>
                <w:numId w:val="65"/>
              </w:numPr>
              <w:tabs>
                <w:tab w:val="left" w:pos="0"/>
                <w:tab w:val="left" w:pos="1080"/>
                <w:tab w:val="left" w:pos="4191"/>
              </w:tabs>
              <w:spacing w:line="276" w:lineRule="auto"/>
              <w:ind w:left="342"/>
              <w:rPr>
                <w:del w:id="113" w:author="Customer" w:date="2015-05-13T14:52:00Z"/>
                <w:sz w:val="26"/>
                <w:szCs w:val="26"/>
              </w:rPr>
            </w:pPr>
            <w:r>
              <w:rPr>
                <w:sz w:val="26"/>
                <w:szCs w:val="26"/>
              </w:rPr>
              <w:t>Người dùng tự nhập tay</w:t>
            </w:r>
            <w:ins w:id="114" w:author="Customer" w:date="2015-05-13T14:52:00Z">
              <w:r w:rsidR="0063290A">
                <w:rPr>
                  <w:sz w:val="26"/>
                  <w:szCs w:val="26"/>
                </w:rPr>
                <w:t xml:space="preserve"> t</w:t>
              </w:r>
            </w:ins>
            <w:del w:id="115" w:author="Customer" w:date="2015-05-13T14:52:00Z">
              <w:r w:rsidDel="0063290A">
                <w:rPr>
                  <w:sz w:val="26"/>
                  <w:szCs w:val="26"/>
                </w:rPr>
                <w:delText>.</w:delText>
              </w:r>
            </w:del>
          </w:p>
          <w:p w14:paraId="42B0A199" w14:textId="77777777" w:rsidR="006A1181" w:rsidRDefault="006A1181" w:rsidP="0063290A">
            <w:pPr>
              <w:pStyle w:val="ListParagraph"/>
              <w:numPr>
                <w:ilvl w:val="0"/>
                <w:numId w:val="65"/>
              </w:numPr>
              <w:tabs>
                <w:tab w:val="left" w:pos="0"/>
                <w:tab w:val="left" w:pos="1080"/>
                <w:tab w:val="left" w:pos="4191"/>
              </w:tabs>
              <w:spacing w:line="276" w:lineRule="auto"/>
              <w:ind w:left="342"/>
              <w:rPr>
                <w:sz w:val="26"/>
                <w:szCs w:val="26"/>
              </w:rPr>
            </w:pPr>
            <w:del w:id="116" w:author="Customer" w:date="2015-05-13T14:52:00Z">
              <w:r w:rsidDel="0063290A">
                <w:rPr>
                  <w:sz w:val="26"/>
                  <w:szCs w:val="26"/>
                </w:rPr>
                <w:delText>Cho phép người dùng lựa chọn t</w:delText>
              </w:r>
            </w:del>
            <w:r>
              <w:rPr>
                <w:sz w:val="26"/>
                <w:szCs w:val="26"/>
              </w:rPr>
              <w:t>ừ calendar</w:t>
            </w:r>
          </w:p>
        </w:tc>
      </w:tr>
      <w:tr w:rsidR="006A1181" w14:paraId="3CB46EC8" w14:textId="77777777" w:rsidTr="005366FF">
        <w:tc>
          <w:tcPr>
            <w:tcW w:w="1530" w:type="dxa"/>
          </w:tcPr>
          <w:p w14:paraId="26DBCFCF" w14:textId="77777777" w:rsidR="006A1181" w:rsidRPr="00A03DDB" w:rsidRDefault="006A1181" w:rsidP="00E658DA">
            <w:pPr>
              <w:pStyle w:val="ListParagraph"/>
              <w:tabs>
                <w:tab w:val="left" w:pos="0"/>
                <w:tab w:val="left" w:pos="1080"/>
                <w:tab w:val="left" w:pos="4191"/>
              </w:tabs>
              <w:spacing w:line="276" w:lineRule="auto"/>
              <w:ind w:left="0"/>
              <w:rPr>
                <w:sz w:val="26"/>
                <w:szCs w:val="26"/>
              </w:rPr>
            </w:pPr>
            <w:r w:rsidRPr="00A03DDB">
              <w:rPr>
                <w:sz w:val="26"/>
                <w:szCs w:val="26"/>
              </w:rPr>
              <w:t>Trạng thái hành động</w:t>
            </w:r>
          </w:p>
        </w:tc>
        <w:tc>
          <w:tcPr>
            <w:tcW w:w="1530" w:type="dxa"/>
          </w:tcPr>
          <w:p w14:paraId="59BFF869" w14:textId="77777777" w:rsidR="006A1181" w:rsidRDefault="006A1181" w:rsidP="00E658DA">
            <w:pPr>
              <w:tabs>
                <w:tab w:val="left" w:pos="4191"/>
              </w:tabs>
              <w:rPr>
                <w:sz w:val="26"/>
                <w:szCs w:val="26"/>
              </w:rPr>
            </w:pPr>
            <w:r>
              <w:rPr>
                <w:sz w:val="26"/>
                <w:szCs w:val="26"/>
              </w:rPr>
              <w:t>Combobox</w:t>
            </w:r>
          </w:p>
        </w:tc>
        <w:tc>
          <w:tcPr>
            <w:tcW w:w="1350" w:type="dxa"/>
          </w:tcPr>
          <w:p w14:paraId="34A9C789" w14:textId="77777777" w:rsidR="006A1181" w:rsidRDefault="006A1181" w:rsidP="00E658DA">
            <w:pPr>
              <w:tabs>
                <w:tab w:val="left" w:pos="4191"/>
              </w:tabs>
              <w:jc w:val="center"/>
              <w:rPr>
                <w:sz w:val="26"/>
                <w:szCs w:val="26"/>
              </w:rPr>
            </w:pPr>
            <w:r>
              <w:rPr>
                <w:sz w:val="26"/>
                <w:szCs w:val="26"/>
              </w:rPr>
              <w:t>Có</w:t>
            </w:r>
          </w:p>
        </w:tc>
        <w:tc>
          <w:tcPr>
            <w:tcW w:w="4590" w:type="dxa"/>
          </w:tcPr>
          <w:p w14:paraId="7058A21E" w14:textId="77777777" w:rsidR="006A1181" w:rsidRDefault="006A1181" w:rsidP="00E658DA">
            <w:pPr>
              <w:pStyle w:val="ListParagraph"/>
              <w:tabs>
                <w:tab w:val="left" w:pos="0"/>
                <w:tab w:val="left" w:pos="1080"/>
                <w:tab w:val="left" w:pos="4191"/>
              </w:tabs>
              <w:spacing w:line="276" w:lineRule="auto"/>
              <w:ind w:left="0"/>
              <w:rPr>
                <w:b/>
                <w:sz w:val="26"/>
                <w:szCs w:val="26"/>
              </w:rPr>
            </w:pPr>
            <w:r>
              <w:rPr>
                <w:sz w:val="26"/>
                <w:szCs w:val="26"/>
              </w:rPr>
              <w:t>Người dùng tự chọn giá trị từ danh sách. Các giá trị của t</w:t>
            </w:r>
            <w:r w:rsidRPr="00954BC3">
              <w:rPr>
                <w:sz w:val="26"/>
                <w:szCs w:val="26"/>
              </w:rPr>
              <w:t>rường dữ liệu gồm</w:t>
            </w:r>
            <w:r w:rsidRPr="00954BC3">
              <w:rPr>
                <w:b/>
                <w:sz w:val="26"/>
                <w:szCs w:val="26"/>
              </w:rPr>
              <w:t>:</w:t>
            </w:r>
          </w:p>
          <w:p w14:paraId="13504074" w14:textId="77777777" w:rsidR="006A1181" w:rsidRPr="00BA3AEA" w:rsidRDefault="006A1181"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Chưa khắc phục</w:t>
            </w:r>
            <w:r>
              <w:rPr>
                <w:sz w:val="26"/>
                <w:szCs w:val="26"/>
              </w:rPr>
              <w:t xml:space="preserve"> (mặc định)</w:t>
            </w:r>
          </w:p>
          <w:p w14:paraId="08C556D2" w14:textId="77777777" w:rsidR="006A1181" w:rsidRPr="00BA3AEA" w:rsidRDefault="006A1181"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Đã khắc phục</w:t>
            </w:r>
          </w:p>
          <w:p w14:paraId="15A05E01" w14:textId="77777777" w:rsidR="006A1181" w:rsidRPr="00BA3AEA" w:rsidRDefault="006A1181"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Chưa khắc phục được</w:t>
            </w:r>
          </w:p>
          <w:p w14:paraId="44430A2E" w14:textId="77777777" w:rsidR="006A1181" w:rsidRPr="00BA3AEA" w:rsidRDefault="006A1181"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Không khắc phục được</w:t>
            </w:r>
          </w:p>
          <w:p w14:paraId="5AEA5AEE" w14:textId="77777777" w:rsidR="006A1181" w:rsidRPr="00BA3AEA" w:rsidRDefault="006A1181"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Khắc phục được một phần</w:t>
            </w:r>
          </w:p>
          <w:p w14:paraId="6BAF3C97" w14:textId="77777777" w:rsidR="006A1181" w:rsidRPr="00997449" w:rsidRDefault="006A1181"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Để theo dõi</w:t>
            </w:r>
          </w:p>
        </w:tc>
      </w:tr>
      <w:tr w:rsidR="005366FF" w:rsidRPr="00F65EA1" w14:paraId="6AAC7542" w14:textId="77777777" w:rsidTr="005366FF">
        <w:tc>
          <w:tcPr>
            <w:tcW w:w="3060" w:type="dxa"/>
            <w:gridSpan w:val="2"/>
            <w:shd w:val="clear" w:color="auto" w:fill="C6D9F1" w:themeFill="text2" w:themeFillTint="33"/>
          </w:tcPr>
          <w:p w14:paraId="710AC74B" w14:textId="77777777" w:rsidR="005366FF" w:rsidRPr="00F81081" w:rsidRDefault="005366FF" w:rsidP="005366FF">
            <w:pPr>
              <w:pStyle w:val="ListParagraph"/>
              <w:tabs>
                <w:tab w:val="left" w:pos="0"/>
                <w:tab w:val="left" w:pos="1080"/>
                <w:tab w:val="left" w:pos="4191"/>
              </w:tabs>
              <w:spacing w:after="200" w:line="276" w:lineRule="auto"/>
              <w:ind w:left="0"/>
              <w:rPr>
                <w:b/>
                <w:i/>
                <w:sz w:val="26"/>
                <w:szCs w:val="26"/>
              </w:rPr>
            </w:pPr>
            <w:r w:rsidRPr="00954BC3">
              <w:rPr>
                <w:b/>
                <w:sz w:val="26"/>
                <w:szCs w:val="26"/>
              </w:rPr>
              <w:t xml:space="preserve">Người chịu trách nhiệm hành động </w:t>
            </w:r>
          </w:p>
        </w:tc>
        <w:tc>
          <w:tcPr>
            <w:tcW w:w="1350" w:type="dxa"/>
            <w:shd w:val="clear" w:color="auto" w:fill="C6D9F1" w:themeFill="text2" w:themeFillTint="33"/>
          </w:tcPr>
          <w:p w14:paraId="458C83E1" w14:textId="77777777" w:rsidR="005366FF" w:rsidRPr="00F81081" w:rsidRDefault="005366FF" w:rsidP="00671A40">
            <w:pPr>
              <w:pStyle w:val="ListParagraph"/>
              <w:tabs>
                <w:tab w:val="left" w:pos="0"/>
                <w:tab w:val="left" w:pos="1080"/>
                <w:tab w:val="left" w:pos="4191"/>
              </w:tabs>
              <w:ind w:left="0"/>
              <w:jc w:val="center"/>
              <w:rPr>
                <w:b/>
                <w:i/>
                <w:sz w:val="26"/>
                <w:szCs w:val="26"/>
              </w:rPr>
            </w:pPr>
            <w:del w:id="117" w:author="Customer" w:date="2015-05-13T14:53:00Z">
              <w:r w:rsidDel="00EA7B2A">
                <w:rPr>
                  <w:sz w:val="26"/>
                  <w:szCs w:val="26"/>
                </w:rPr>
                <w:delText>Có</w:delText>
              </w:r>
            </w:del>
          </w:p>
        </w:tc>
        <w:tc>
          <w:tcPr>
            <w:tcW w:w="4590" w:type="dxa"/>
            <w:shd w:val="clear" w:color="auto" w:fill="auto"/>
          </w:tcPr>
          <w:p w14:paraId="3AAC1D7D" w14:textId="77777777" w:rsidR="005366FF" w:rsidRDefault="005366FF" w:rsidP="007767F0">
            <w:pPr>
              <w:pStyle w:val="ListParagraph"/>
              <w:numPr>
                <w:ilvl w:val="0"/>
                <w:numId w:val="66"/>
              </w:numPr>
              <w:tabs>
                <w:tab w:val="left" w:pos="0"/>
                <w:tab w:val="left" w:pos="1080"/>
                <w:tab w:val="left" w:pos="4191"/>
              </w:tabs>
              <w:rPr>
                <w:b/>
                <w:sz w:val="26"/>
                <w:szCs w:val="26"/>
              </w:rPr>
            </w:pPr>
            <w:r w:rsidRPr="00954BC3">
              <w:rPr>
                <w:b/>
                <w:sz w:val="26"/>
                <w:szCs w:val="26"/>
              </w:rPr>
              <w:t xml:space="preserve">Màn hình </w:t>
            </w:r>
            <w:r>
              <w:rPr>
                <w:b/>
                <w:sz w:val="26"/>
                <w:szCs w:val="26"/>
              </w:rPr>
              <w:t>tạo được hiển thị</w:t>
            </w:r>
            <w:r w:rsidRPr="00954BC3">
              <w:rPr>
                <w:b/>
                <w:sz w:val="26"/>
                <w:szCs w:val="26"/>
              </w:rPr>
              <w:t xml:space="preserve"> mặc đị</w:t>
            </w:r>
            <w:r>
              <w:rPr>
                <w:b/>
                <w:sz w:val="26"/>
                <w:szCs w:val="26"/>
              </w:rPr>
              <w:t>nh thô</w:t>
            </w:r>
            <w:r w:rsidRPr="00954BC3">
              <w:rPr>
                <w:b/>
                <w:sz w:val="26"/>
                <w:szCs w:val="26"/>
              </w:rPr>
              <w:t xml:space="preserve">ng tin của 1 người chịu </w:t>
            </w:r>
            <w:r w:rsidRPr="00954BC3">
              <w:rPr>
                <w:b/>
                <w:sz w:val="26"/>
                <w:szCs w:val="26"/>
              </w:rPr>
              <w:lastRenderedPageBreak/>
              <w:t xml:space="preserve">trách nhiệm. </w:t>
            </w:r>
          </w:p>
          <w:p w14:paraId="77F41A93" w14:textId="77777777" w:rsidR="005366FF" w:rsidRDefault="005366FF" w:rsidP="007767F0">
            <w:pPr>
              <w:pStyle w:val="ListParagraph"/>
              <w:numPr>
                <w:ilvl w:val="0"/>
                <w:numId w:val="66"/>
              </w:numPr>
              <w:tabs>
                <w:tab w:val="left" w:pos="0"/>
                <w:tab w:val="left" w:pos="1080"/>
                <w:tab w:val="left" w:pos="4191"/>
              </w:tabs>
              <w:rPr>
                <w:b/>
                <w:sz w:val="26"/>
                <w:szCs w:val="26"/>
              </w:rPr>
            </w:pPr>
            <w:r>
              <w:rPr>
                <w:b/>
                <w:sz w:val="26"/>
                <w:szCs w:val="26"/>
              </w:rPr>
              <w:t>Cho phép thê</w:t>
            </w:r>
            <w:r w:rsidRPr="00954BC3">
              <w:rPr>
                <w:b/>
                <w:sz w:val="26"/>
                <w:szCs w:val="26"/>
              </w:rPr>
              <w:t xml:space="preserve">m người </w:t>
            </w:r>
            <w:r>
              <w:rPr>
                <w:b/>
                <w:sz w:val="26"/>
                <w:szCs w:val="26"/>
              </w:rPr>
              <w:t xml:space="preserve">chịu trách nhiệm </w:t>
            </w:r>
            <w:r w:rsidRPr="00954BC3">
              <w:rPr>
                <w:b/>
                <w:sz w:val="26"/>
                <w:szCs w:val="26"/>
              </w:rPr>
              <w:t xml:space="preserve">bằng cách bấm nút [Thêm] </w:t>
            </w:r>
          </w:p>
        </w:tc>
      </w:tr>
      <w:tr w:rsidR="002444CE" w14:paraId="6A260C4B" w14:textId="77777777" w:rsidTr="005366FF">
        <w:tc>
          <w:tcPr>
            <w:tcW w:w="1530" w:type="dxa"/>
          </w:tcPr>
          <w:p w14:paraId="751B488E" w14:textId="77777777" w:rsidR="002444CE" w:rsidRDefault="002444CE" w:rsidP="003066CF">
            <w:pPr>
              <w:pStyle w:val="ListParagraph"/>
              <w:tabs>
                <w:tab w:val="left" w:pos="0"/>
                <w:tab w:val="left" w:pos="1080"/>
                <w:tab w:val="left" w:pos="4191"/>
              </w:tabs>
              <w:ind w:left="0"/>
              <w:rPr>
                <w:sz w:val="26"/>
                <w:szCs w:val="26"/>
              </w:rPr>
            </w:pPr>
            <w:r>
              <w:rPr>
                <w:sz w:val="26"/>
                <w:szCs w:val="26"/>
              </w:rPr>
              <w:lastRenderedPageBreak/>
              <w:t>Button Thêm</w:t>
            </w:r>
          </w:p>
        </w:tc>
        <w:tc>
          <w:tcPr>
            <w:tcW w:w="1530" w:type="dxa"/>
          </w:tcPr>
          <w:p w14:paraId="32BB58C9" w14:textId="77777777" w:rsidR="002444CE" w:rsidRDefault="002444CE" w:rsidP="003066CF">
            <w:pPr>
              <w:tabs>
                <w:tab w:val="left" w:pos="342"/>
                <w:tab w:val="left" w:pos="4191"/>
              </w:tabs>
              <w:rPr>
                <w:sz w:val="26"/>
                <w:szCs w:val="26"/>
              </w:rPr>
            </w:pPr>
            <w:r>
              <w:rPr>
                <w:sz w:val="26"/>
                <w:szCs w:val="26"/>
              </w:rPr>
              <w:t>Button</w:t>
            </w:r>
          </w:p>
        </w:tc>
        <w:tc>
          <w:tcPr>
            <w:tcW w:w="1350" w:type="dxa"/>
          </w:tcPr>
          <w:p w14:paraId="5849F1C2" w14:textId="77777777" w:rsidR="002444CE" w:rsidRDefault="002444CE" w:rsidP="00671A40">
            <w:pPr>
              <w:tabs>
                <w:tab w:val="left" w:pos="342"/>
                <w:tab w:val="left" w:pos="4191"/>
              </w:tabs>
              <w:jc w:val="center"/>
              <w:rPr>
                <w:sz w:val="26"/>
                <w:szCs w:val="26"/>
              </w:rPr>
            </w:pPr>
          </w:p>
        </w:tc>
        <w:tc>
          <w:tcPr>
            <w:tcW w:w="4590" w:type="dxa"/>
          </w:tcPr>
          <w:p w14:paraId="27CC780B" w14:textId="77777777" w:rsidR="002444CE" w:rsidRPr="006A1181" w:rsidRDefault="002444CE" w:rsidP="007767F0">
            <w:pPr>
              <w:pStyle w:val="ListParagraph"/>
              <w:numPr>
                <w:ilvl w:val="0"/>
                <w:numId w:val="68"/>
              </w:numPr>
              <w:tabs>
                <w:tab w:val="left" w:pos="342"/>
                <w:tab w:val="left" w:pos="4191"/>
              </w:tabs>
              <w:rPr>
                <w:sz w:val="26"/>
                <w:szCs w:val="26"/>
              </w:rPr>
            </w:pPr>
            <w:r>
              <w:rPr>
                <w:sz w:val="26"/>
                <w:szCs w:val="26"/>
              </w:rPr>
              <w:t>Cho phép thêm người chịu trách nhiệm hành động</w:t>
            </w:r>
          </w:p>
        </w:tc>
      </w:tr>
      <w:tr w:rsidR="008F77F0" w14:paraId="1816AE46" w14:textId="77777777" w:rsidTr="005366FF">
        <w:tc>
          <w:tcPr>
            <w:tcW w:w="1530" w:type="dxa"/>
          </w:tcPr>
          <w:p w14:paraId="50B29254" w14:textId="77777777" w:rsidR="008F77F0" w:rsidRPr="00A03DDB" w:rsidRDefault="008F77F0" w:rsidP="003066CF">
            <w:pPr>
              <w:pStyle w:val="ListParagraph"/>
              <w:tabs>
                <w:tab w:val="left" w:pos="0"/>
                <w:tab w:val="left" w:pos="1080"/>
                <w:tab w:val="left" w:pos="4191"/>
              </w:tabs>
              <w:ind w:left="0"/>
              <w:rPr>
                <w:sz w:val="26"/>
                <w:szCs w:val="26"/>
              </w:rPr>
            </w:pPr>
            <w:r>
              <w:rPr>
                <w:sz w:val="26"/>
                <w:szCs w:val="26"/>
              </w:rPr>
              <w:t>User outlook</w:t>
            </w:r>
          </w:p>
        </w:tc>
        <w:tc>
          <w:tcPr>
            <w:tcW w:w="1530" w:type="dxa"/>
          </w:tcPr>
          <w:p w14:paraId="6DA48EBC" w14:textId="77777777" w:rsidR="008F77F0" w:rsidRDefault="008F77F0" w:rsidP="003066CF">
            <w:pPr>
              <w:tabs>
                <w:tab w:val="left" w:pos="342"/>
                <w:tab w:val="left" w:pos="4191"/>
              </w:tabs>
              <w:rPr>
                <w:sz w:val="26"/>
                <w:szCs w:val="26"/>
              </w:rPr>
            </w:pPr>
            <w:r>
              <w:rPr>
                <w:sz w:val="26"/>
                <w:szCs w:val="26"/>
              </w:rPr>
              <w:t>Textbox</w:t>
            </w:r>
          </w:p>
        </w:tc>
        <w:tc>
          <w:tcPr>
            <w:tcW w:w="1350" w:type="dxa"/>
          </w:tcPr>
          <w:p w14:paraId="5D04A38D" w14:textId="77777777" w:rsidR="008F77F0" w:rsidRDefault="008F77F0" w:rsidP="00671A40">
            <w:pPr>
              <w:tabs>
                <w:tab w:val="left" w:pos="342"/>
                <w:tab w:val="left" w:pos="4191"/>
              </w:tabs>
              <w:jc w:val="center"/>
              <w:rPr>
                <w:sz w:val="26"/>
                <w:szCs w:val="26"/>
              </w:rPr>
            </w:pPr>
            <w:r>
              <w:rPr>
                <w:sz w:val="26"/>
                <w:szCs w:val="26"/>
              </w:rPr>
              <w:t>Có</w:t>
            </w:r>
          </w:p>
        </w:tc>
        <w:tc>
          <w:tcPr>
            <w:tcW w:w="4590" w:type="dxa"/>
          </w:tcPr>
          <w:p w14:paraId="16034FBC" w14:textId="77777777" w:rsidR="00B56CF5" w:rsidRPr="006A1181" w:rsidRDefault="00C84063" w:rsidP="007767F0">
            <w:pPr>
              <w:pStyle w:val="ListParagraph"/>
              <w:numPr>
                <w:ilvl w:val="0"/>
                <w:numId w:val="68"/>
              </w:numPr>
              <w:tabs>
                <w:tab w:val="left" w:pos="342"/>
                <w:tab w:val="left" w:pos="4191"/>
              </w:tabs>
              <w:rPr>
                <w:sz w:val="26"/>
                <w:szCs w:val="26"/>
              </w:rPr>
            </w:pPr>
            <w:r w:rsidRPr="006A1181">
              <w:rPr>
                <w:sz w:val="26"/>
                <w:szCs w:val="26"/>
              </w:rPr>
              <w:t>Người dùng tự nhập tay</w:t>
            </w:r>
          </w:p>
        </w:tc>
      </w:tr>
      <w:tr w:rsidR="008F77F0" w14:paraId="58EB7602" w14:textId="77777777" w:rsidTr="005366FF">
        <w:tc>
          <w:tcPr>
            <w:tcW w:w="1530" w:type="dxa"/>
          </w:tcPr>
          <w:p w14:paraId="39287824" w14:textId="77777777" w:rsidR="008F77F0" w:rsidRPr="00A03DDB" w:rsidRDefault="008F77F0" w:rsidP="003066CF">
            <w:pPr>
              <w:pStyle w:val="ListParagraph"/>
              <w:tabs>
                <w:tab w:val="left" w:pos="0"/>
                <w:tab w:val="left" w:pos="1080"/>
                <w:tab w:val="left" w:pos="4191"/>
              </w:tabs>
              <w:ind w:left="0"/>
              <w:rPr>
                <w:sz w:val="26"/>
                <w:szCs w:val="26"/>
              </w:rPr>
            </w:pPr>
            <w:r>
              <w:rPr>
                <w:sz w:val="26"/>
                <w:szCs w:val="26"/>
              </w:rPr>
              <w:t>Họ và tên</w:t>
            </w:r>
          </w:p>
        </w:tc>
        <w:tc>
          <w:tcPr>
            <w:tcW w:w="1530" w:type="dxa"/>
          </w:tcPr>
          <w:p w14:paraId="6095C635" w14:textId="77777777" w:rsidR="008F77F0" w:rsidRDefault="008F77F0" w:rsidP="003066CF">
            <w:pPr>
              <w:tabs>
                <w:tab w:val="left" w:pos="342"/>
                <w:tab w:val="left" w:pos="4191"/>
              </w:tabs>
              <w:rPr>
                <w:sz w:val="26"/>
                <w:szCs w:val="26"/>
              </w:rPr>
            </w:pPr>
            <w:r>
              <w:rPr>
                <w:sz w:val="26"/>
                <w:szCs w:val="26"/>
              </w:rPr>
              <w:t>Textbox</w:t>
            </w:r>
          </w:p>
        </w:tc>
        <w:tc>
          <w:tcPr>
            <w:tcW w:w="1350" w:type="dxa"/>
          </w:tcPr>
          <w:p w14:paraId="6CE1C3E1" w14:textId="77777777" w:rsidR="008F77F0" w:rsidRDefault="008F77F0" w:rsidP="00671A40">
            <w:pPr>
              <w:tabs>
                <w:tab w:val="left" w:pos="342"/>
                <w:tab w:val="left" w:pos="4191"/>
              </w:tabs>
              <w:jc w:val="center"/>
              <w:rPr>
                <w:sz w:val="26"/>
                <w:szCs w:val="26"/>
              </w:rPr>
            </w:pPr>
            <w:r>
              <w:rPr>
                <w:sz w:val="26"/>
                <w:szCs w:val="26"/>
              </w:rPr>
              <w:t>Có</w:t>
            </w:r>
          </w:p>
        </w:tc>
        <w:tc>
          <w:tcPr>
            <w:tcW w:w="4590" w:type="dxa"/>
          </w:tcPr>
          <w:p w14:paraId="2C248CC5" w14:textId="77777777" w:rsidR="006A1181" w:rsidRDefault="008F77F0" w:rsidP="007767F0">
            <w:pPr>
              <w:pStyle w:val="ListParagraph"/>
              <w:numPr>
                <w:ilvl w:val="0"/>
                <w:numId w:val="67"/>
              </w:numPr>
              <w:tabs>
                <w:tab w:val="left" w:pos="342"/>
                <w:tab w:val="left" w:pos="4191"/>
              </w:tabs>
              <w:rPr>
                <w:sz w:val="26"/>
                <w:szCs w:val="26"/>
              </w:rPr>
            </w:pPr>
            <w:r w:rsidRPr="006A1181">
              <w:rPr>
                <w:sz w:val="26"/>
                <w:szCs w:val="26"/>
              </w:rPr>
              <w:t xml:space="preserve">Hệ thống tự động lấy </w:t>
            </w:r>
            <w:r w:rsidR="00F34AC5" w:rsidRPr="006A1181">
              <w:rPr>
                <w:sz w:val="26"/>
                <w:szCs w:val="26"/>
              </w:rPr>
              <w:t>“</w:t>
            </w:r>
            <w:r w:rsidRPr="006A1181">
              <w:rPr>
                <w:sz w:val="26"/>
                <w:szCs w:val="26"/>
              </w:rPr>
              <w:t>Họ và tên</w:t>
            </w:r>
            <w:r w:rsidR="00F34AC5" w:rsidRPr="006A1181">
              <w:rPr>
                <w:sz w:val="26"/>
                <w:szCs w:val="26"/>
              </w:rPr>
              <w:t>”</w:t>
            </w:r>
            <w:r w:rsidRPr="006A1181">
              <w:rPr>
                <w:sz w:val="26"/>
                <w:szCs w:val="26"/>
              </w:rPr>
              <w:t xml:space="preserve"> theo </w:t>
            </w:r>
            <w:r w:rsidR="00F34AC5" w:rsidRPr="006A1181">
              <w:rPr>
                <w:sz w:val="26"/>
                <w:szCs w:val="26"/>
              </w:rPr>
              <w:t>“</w:t>
            </w:r>
            <w:r w:rsidRPr="006A1181">
              <w:rPr>
                <w:sz w:val="26"/>
                <w:szCs w:val="26"/>
              </w:rPr>
              <w:t>User outlook</w:t>
            </w:r>
            <w:r w:rsidR="00F34AC5" w:rsidRPr="006A1181">
              <w:rPr>
                <w:sz w:val="26"/>
                <w:szCs w:val="26"/>
              </w:rPr>
              <w:t>”</w:t>
            </w:r>
            <w:r w:rsidRPr="006A1181">
              <w:rPr>
                <w:sz w:val="26"/>
                <w:szCs w:val="26"/>
              </w:rPr>
              <w:t xml:space="preserve"> ngườ</w:t>
            </w:r>
            <w:r w:rsidR="003A670E">
              <w:rPr>
                <w:sz w:val="26"/>
                <w:szCs w:val="26"/>
              </w:rPr>
              <w:t>i dù</w:t>
            </w:r>
            <w:r w:rsidRPr="006A1181">
              <w:rPr>
                <w:sz w:val="26"/>
                <w:szCs w:val="26"/>
              </w:rPr>
              <w:t>ng nhập vào</w:t>
            </w:r>
            <w:r w:rsidR="003A670E">
              <w:rPr>
                <w:sz w:val="26"/>
                <w:szCs w:val="26"/>
              </w:rPr>
              <w:t>,</w:t>
            </w:r>
            <w:r w:rsidRPr="006A1181">
              <w:rPr>
                <w:sz w:val="26"/>
                <w:szCs w:val="26"/>
              </w:rPr>
              <w:t xml:space="preserve"> </w:t>
            </w:r>
            <w:r w:rsidR="003A670E">
              <w:rPr>
                <w:sz w:val="26"/>
                <w:szCs w:val="26"/>
              </w:rPr>
              <w:t xml:space="preserve"> dữ liệu được lấy </w:t>
            </w:r>
            <w:r w:rsidRPr="006A1181">
              <w:rPr>
                <w:sz w:val="26"/>
                <w:szCs w:val="26"/>
              </w:rPr>
              <w:t xml:space="preserve">từ </w:t>
            </w:r>
            <w:r w:rsidR="00954BC3" w:rsidRPr="006A1181">
              <w:rPr>
                <w:sz w:val="26"/>
                <w:szCs w:val="26"/>
                <w:highlight w:val="yellow"/>
              </w:rPr>
              <w:t>module “</w:t>
            </w:r>
            <w:r w:rsidR="00F863F7" w:rsidRPr="006A1181">
              <w:rPr>
                <w:sz w:val="26"/>
                <w:szCs w:val="26"/>
                <w:highlight w:val="yellow"/>
              </w:rPr>
              <w:t>Quản lý người dùng</w:t>
            </w:r>
            <w:r w:rsidR="00954BC3" w:rsidRPr="006A1181">
              <w:rPr>
                <w:sz w:val="26"/>
                <w:szCs w:val="26"/>
                <w:highlight w:val="yellow"/>
              </w:rPr>
              <w:t>”</w:t>
            </w:r>
            <w:r w:rsidR="00F863F7" w:rsidRPr="006A1181">
              <w:rPr>
                <w:sz w:val="26"/>
                <w:szCs w:val="26"/>
              </w:rPr>
              <w:t xml:space="preserve"> trong phần “Quản lý lỗi”</w:t>
            </w:r>
            <w:r w:rsidR="006A1181">
              <w:rPr>
                <w:sz w:val="26"/>
                <w:szCs w:val="26"/>
              </w:rPr>
              <w:t xml:space="preserve"> </w:t>
            </w:r>
          </w:p>
          <w:p w14:paraId="11392920" w14:textId="77777777" w:rsidR="00B56CF5" w:rsidRPr="006A1181" w:rsidRDefault="008F77F0" w:rsidP="007767F0">
            <w:pPr>
              <w:pStyle w:val="ListParagraph"/>
              <w:numPr>
                <w:ilvl w:val="0"/>
                <w:numId w:val="67"/>
              </w:numPr>
              <w:tabs>
                <w:tab w:val="left" w:pos="342"/>
                <w:tab w:val="left" w:pos="4191"/>
              </w:tabs>
              <w:rPr>
                <w:sz w:val="26"/>
                <w:szCs w:val="26"/>
              </w:rPr>
            </w:pPr>
            <w:r w:rsidRPr="006A1181">
              <w:rPr>
                <w:sz w:val="26"/>
                <w:szCs w:val="26"/>
              </w:rPr>
              <w:t>Không cho phép người dùng sửa</w:t>
            </w:r>
          </w:p>
        </w:tc>
      </w:tr>
      <w:tr w:rsidR="008F77F0" w14:paraId="3E0653B3" w14:textId="77777777" w:rsidTr="005366FF">
        <w:tc>
          <w:tcPr>
            <w:tcW w:w="1530" w:type="dxa"/>
          </w:tcPr>
          <w:p w14:paraId="5C1B0C35" w14:textId="77777777" w:rsidR="008F77F0" w:rsidRPr="00A03DDB" w:rsidRDefault="008F77F0" w:rsidP="003066CF">
            <w:pPr>
              <w:pStyle w:val="ListParagraph"/>
              <w:tabs>
                <w:tab w:val="left" w:pos="0"/>
                <w:tab w:val="left" w:pos="1080"/>
                <w:tab w:val="left" w:pos="4191"/>
              </w:tabs>
              <w:ind w:left="0"/>
              <w:rPr>
                <w:sz w:val="26"/>
                <w:szCs w:val="26"/>
              </w:rPr>
            </w:pPr>
            <w:r>
              <w:rPr>
                <w:sz w:val="26"/>
                <w:szCs w:val="26"/>
              </w:rPr>
              <w:t>Chức danh</w:t>
            </w:r>
          </w:p>
        </w:tc>
        <w:tc>
          <w:tcPr>
            <w:tcW w:w="1530" w:type="dxa"/>
          </w:tcPr>
          <w:p w14:paraId="14B03329" w14:textId="77777777" w:rsidR="008F77F0" w:rsidRDefault="008F77F0" w:rsidP="003066CF">
            <w:pPr>
              <w:tabs>
                <w:tab w:val="left" w:pos="342"/>
                <w:tab w:val="left" w:pos="4191"/>
              </w:tabs>
              <w:rPr>
                <w:sz w:val="26"/>
                <w:szCs w:val="26"/>
              </w:rPr>
            </w:pPr>
            <w:r>
              <w:rPr>
                <w:sz w:val="26"/>
                <w:szCs w:val="26"/>
              </w:rPr>
              <w:t>Textbox</w:t>
            </w:r>
          </w:p>
        </w:tc>
        <w:tc>
          <w:tcPr>
            <w:tcW w:w="1350" w:type="dxa"/>
          </w:tcPr>
          <w:p w14:paraId="46A76092" w14:textId="77777777" w:rsidR="008F77F0" w:rsidRDefault="008F77F0" w:rsidP="00671A40">
            <w:pPr>
              <w:tabs>
                <w:tab w:val="left" w:pos="342"/>
                <w:tab w:val="left" w:pos="4191"/>
              </w:tabs>
              <w:jc w:val="center"/>
              <w:rPr>
                <w:sz w:val="26"/>
                <w:szCs w:val="26"/>
              </w:rPr>
            </w:pPr>
            <w:r>
              <w:rPr>
                <w:sz w:val="26"/>
                <w:szCs w:val="26"/>
              </w:rPr>
              <w:t>Có</w:t>
            </w:r>
          </w:p>
        </w:tc>
        <w:tc>
          <w:tcPr>
            <w:tcW w:w="4590" w:type="dxa"/>
          </w:tcPr>
          <w:p w14:paraId="1E308F1E" w14:textId="77777777" w:rsidR="006A1181" w:rsidRDefault="008F77F0" w:rsidP="007767F0">
            <w:pPr>
              <w:pStyle w:val="ListParagraph"/>
              <w:numPr>
                <w:ilvl w:val="0"/>
                <w:numId w:val="69"/>
              </w:numPr>
              <w:tabs>
                <w:tab w:val="left" w:pos="342"/>
                <w:tab w:val="left" w:pos="4191"/>
              </w:tabs>
              <w:rPr>
                <w:sz w:val="26"/>
                <w:szCs w:val="26"/>
              </w:rPr>
            </w:pPr>
            <w:r w:rsidRPr="006A1181">
              <w:rPr>
                <w:sz w:val="26"/>
                <w:szCs w:val="26"/>
              </w:rPr>
              <w:t xml:space="preserve">Hệ thống tự động lấy </w:t>
            </w:r>
            <w:r w:rsidR="00CF1942" w:rsidRPr="006A1181">
              <w:rPr>
                <w:sz w:val="26"/>
                <w:szCs w:val="26"/>
              </w:rPr>
              <w:t>“</w:t>
            </w:r>
            <w:r w:rsidRPr="006A1181">
              <w:rPr>
                <w:sz w:val="26"/>
                <w:szCs w:val="26"/>
              </w:rPr>
              <w:t>Chức danh</w:t>
            </w:r>
            <w:r w:rsidR="00CF1942" w:rsidRPr="006A1181">
              <w:rPr>
                <w:sz w:val="26"/>
                <w:szCs w:val="26"/>
              </w:rPr>
              <w:t>”</w:t>
            </w:r>
            <w:r w:rsidRPr="006A1181">
              <w:rPr>
                <w:sz w:val="26"/>
                <w:szCs w:val="26"/>
              </w:rPr>
              <w:t xml:space="preserve"> theo </w:t>
            </w:r>
            <w:r w:rsidR="00CF1942" w:rsidRPr="006A1181">
              <w:rPr>
                <w:sz w:val="26"/>
                <w:szCs w:val="26"/>
              </w:rPr>
              <w:t>“</w:t>
            </w:r>
            <w:r w:rsidRPr="006A1181">
              <w:rPr>
                <w:sz w:val="26"/>
                <w:szCs w:val="26"/>
              </w:rPr>
              <w:t>User outlook</w:t>
            </w:r>
            <w:r w:rsidR="00CF1942" w:rsidRPr="006A1181">
              <w:rPr>
                <w:sz w:val="26"/>
                <w:szCs w:val="26"/>
              </w:rPr>
              <w:t>”</w:t>
            </w:r>
            <w:r w:rsidRPr="006A1181">
              <w:rPr>
                <w:sz w:val="26"/>
                <w:szCs w:val="26"/>
              </w:rPr>
              <w:t xml:space="preserve"> người dung nhập vào từ </w:t>
            </w:r>
            <w:r w:rsidR="0060393B" w:rsidRPr="006A1181">
              <w:rPr>
                <w:sz w:val="26"/>
                <w:szCs w:val="26"/>
                <w:highlight w:val="yellow"/>
              </w:rPr>
              <w:t>module “Quản lý người dùng”</w:t>
            </w:r>
            <w:r w:rsidR="0060393B" w:rsidRPr="006A1181">
              <w:rPr>
                <w:sz w:val="26"/>
                <w:szCs w:val="26"/>
              </w:rPr>
              <w:t xml:space="preserve"> trong phần “Quản lý lỗi”</w:t>
            </w:r>
          </w:p>
          <w:p w14:paraId="47EF2FB7" w14:textId="77777777" w:rsidR="00B56CF5" w:rsidRPr="006A1181" w:rsidRDefault="008F77F0" w:rsidP="007767F0">
            <w:pPr>
              <w:pStyle w:val="ListParagraph"/>
              <w:numPr>
                <w:ilvl w:val="0"/>
                <w:numId w:val="69"/>
              </w:numPr>
              <w:tabs>
                <w:tab w:val="left" w:pos="342"/>
                <w:tab w:val="left" w:pos="4191"/>
              </w:tabs>
              <w:rPr>
                <w:sz w:val="26"/>
                <w:szCs w:val="26"/>
              </w:rPr>
            </w:pPr>
            <w:r w:rsidRPr="006A1181">
              <w:rPr>
                <w:sz w:val="26"/>
                <w:szCs w:val="26"/>
              </w:rPr>
              <w:t>Không cho phép người dùng sửa</w:t>
            </w:r>
          </w:p>
        </w:tc>
      </w:tr>
      <w:tr w:rsidR="008F77F0" w14:paraId="138A2123" w14:textId="77777777" w:rsidTr="005366FF">
        <w:tc>
          <w:tcPr>
            <w:tcW w:w="1530" w:type="dxa"/>
          </w:tcPr>
          <w:p w14:paraId="13C5DA2A" w14:textId="77777777" w:rsidR="008F77F0" w:rsidRPr="00A03DDB" w:rsidRDefault="008F77F0" w:rsidP="003066CF">
            <w:pPr>
              <w:pStyle w:val="ListParagraph"/>
              <w:tabs>
                <w:tab w:val="left" w:pos="0"/>
                <w:tab w:val="left" w:pos="1080"/>
                <w:tab w:val="left" w:pos="4191"/>
              </w:tabs>
              <w:ind w:left="0"/>
              <w:rPr>
                <w:sz w:val="26"/>
                <w:szCs w:val="26"/>
              </w:rPr>
            </w:pPr>
            <w:r>
              <w:rPr>
                <w:sz w:val="26"/>
                <w:szCs w:val="26"/>
              </w:rPr>
              <w:t>User hệ thống</w:t>
            </w:r>
          </w:p>
        </w:tc>
        <w:tc>
          <w:tcPr>
            <w:tcW w:w="1530" w:type="dxa"/>
          </w:tcPr>
          <w:p w14:paraId="284F3275" w14:textId="77777777" w:rsidR="008F77F0" w:rsidRDefault="008F77F0" w:rsidP="003066CF">
            <w:pPr>
              <w:tabs>
                <w:tab w:val="left" w:pos="342"/>
                <w:tab w:val="left" w:pos="4191"/>
              </w:tabs>
              <w:rPr>
                <w:sz w:val="26"/>
                <w:szCs w:val="26"/>
              </w:rPr>
            </w:pPr>
            <w:r>
              <w:rPr>
                <w:sz w:val="26"/>
                <w:szCs w:val="26"/>
              </w:rPr>
              <w:t>Textbox</w:t>
            </w:r>
          </w:p>
        </w:tc>
        <w:tc>
          <w:tcPr>
            <w:tcW w:w="1350" w:type="dxa"/>
          </w:tcPr>
          <w:p w14:paraId="014F8B00" w14:textId="77777777" w:rsidR="008F77F0" w:rsidRDefault="008F77F0" w:rsidP="00671A40">
            <w:pPr>
              <w:tabs>
                <w:tab w:val="left" w:pos="342"/>
                <w:tab w:val="left" w:pos="4191"/>
              </w:tabs>
              <w:jc w:val="center"/>
              <w:rPr>
                <w:sz w:val="26"/>
                <w:szCs w:val="26"/>
              </w:rPr>
            </w:pPr>
            <w:r>
              <w:rPr>
                <w:sz w:val="26"/>
                <w:szCs w:val="26"/>
              </w:rPr>
              <w:t>Có</w:t>
            </w:r>
          </w:p>
        </w:tc>
        <w:tc>
          <w:tcPr>
            <w:tcW w:w="4590" w:type="dxa"/>
          </w:tcPr>
          <w:p w14:paraId="63941FF7" w14:textId="77777777" w:rsidR="006A1181" w:rsidRDefault="008F77F0" w:rsidP="007767F0">
            <w:pPr>
              <w:pStyle w:val="ListParagraph"/>
              <w:numPr>
                <w:ilvl w:val="0"/>
                <w:numId w:val="70"/>
              </w:numPr>
              <w:tabs>
                <w:tab w:val="left" w:pos="342"/>
                <w:tab w:val="left" w:pos="4191"/>
              </w:tabs>
              <w:rPr>
                <w:sz w:val="26"/>
                <w:szCs w:val="26"/>
              </w:rPr>
            </w:pPr>
            <w:r w:rsidRPr="006A1181">
              <w:rPr>
                <w:sz w:val="26"/>
                <w:szCs w:val="26"/>
              </w:rPr>
              <w:t xml:space="preserve">Hệ thống tự động lấy “User hệ thống” theo User outlook người dung nhập vào từ </w:t>
            </w:r>
            <w:r w:rsidR="00F863F7" w:rsidRPr="006A1181">
              <w:rPr>
                <w:sz w:val="26"/>
                <w:szCs w:val="26"/>
                <w:highlight w:val="yellow"/>
              </w:rPr>
              <w:t>module “Quản lý người dùng”</w:t>
            </w:r>
            <w:r w:rsidR="00F863F7" w:rsidRPr="006A1181">
              <w:rPr>
                <w:sz w:val="26"/>
                <w:szCs w:val="26"/>
              </w:rPr>
              <w:t xml:space="preserve"> trong phần “Quản lý lỗi”</w:t>
            </w:r>
            <w:r w:rsidRPr="006A1181">
              <w:rPr>
                <w:sz w:val="26"/>
                <w:szCs w:val="26"/>
              </w:rPr>
              <w:t xml:space="preserve"> </w:t>
            </w:r>
          </w:p>
          <w:p w14:paraId="449B43F0" w14:textId="77777777" w:rsidR="00B56CF5" w:rsidRPr="006A1181" w:rsidRDefault="008F77F0" w:rsidP="007767F0">
            <w:pPr>
              <w:pStyle w:val="ListParagraph"/>
              <w:numPr>
                <w:ilvl w:val="0"/>
                <w:numId w:val="70"/>
              </w:numPr>
              <w:tabs>
                <w:tab w:val="left" w:pos="342"/>
                <w:tab w:val="left" w:pos="4191"/>
              </w:tabs>
              <w:rPr>
                <w:sz w:val="26"/>
                <w:szCs w:val="26"/>
              </w:rPr>
            </w:pPr>
            <w:r w:rsidRPr="006A1181">
              <w:rPr>
                <w:sz w:val="26"/>
                <w:szCs w:val="26"/>
              </w:rPr>
              <w:t>Không cho phép người dùng sửa</w:t>
            </w:r>
          </w:p>
        </w:tc>
      </w:tr>
      <w:tr w:rsidR="008F77F0" w14:paraId="790492DE" w14:textId="77777777" w:rsidTr="005366FF">
        <w:tc>
          <w:tcPr>
            <w:tcW w:w="1530" w:type="dxa"/>
          </w:tcPr>
          <w:p w14:paraId="3525F21D" w14:textId="77777777" w:rsidR="008F77F0" w:rsidRPr="00A03DDB" w:rsidRDefault="008F77F0" w:rsidP="003066CF">
            <w:pPr>
              <w:pStyle w:val="ListParagraph"/>
              <w:tabs>
                <w:tab w:val="left" w:pos="0"/>
                <w:tab w:val="left" w:pos="1080"/>
                <w:tab w:val="left" w:pos="4191"/>
              </w:tabs>
              <w:ind w:left="0"/>
              <w:rPr>
                <w:sz w:val="26"/>
                <w:szCs w:val="26"/>
              </w:rPr>
            </w:pPr>
            <w:r>
              <w:rPr>
                <w:sz w:val="26"/>
                <w:szCs w:val="26"/>
              </w:rPr>
              <w:t>ID nhân sự</w:t>
            </w:r>
          </w:p>
        </w:tc>
        <w:tc>
          <w:tcPr>
            <w:tcW w:w="1530" w:type="dxa"/>
          </w:tcPr>
          <w:p w14:paraId="0BC6176F" w14:textId="77777777" w:rsidR="008F77F0" w:rsidRDefault="008F77F0" w:rsidP="003066CF">
            <w:pPr>
              <w:tabs>
                <w:tab w:val="left" w:pos="342"/>
                <w:tab w:val="left" w:pos="4191"/>
              </w:tabs>
              <w:rPr>
                <w:sz w:val="26"/>
                <w:szCs w:val="26"/>
              </w:rPr>
            </w:pPr>
            <w:r>
              <w:rPr>
                <w:sz w:val="26"/>
                <w:szCs w:val="26"/>
              </w:rPr>
              <w:t>Textbox</w:t>
            </w:r>
          </w:p>
        </w:tc>
        <w:tc>
          <w:tcPr>
            <w:tcW w:w="1350" w:type="dxa"/>
          </w:tcPr>
          <w:p w14:paraId="497DA915" w14:textId="77777777" w:rsidR="008F77F0" w:rsidRDefault="008F77F0" w:rsidP="00671A40">
            <w:pPr>
              <w:tabs>
                <w:tab w:val="left" w:pos="342"/>
                <w:tab w:val="left" w:pos="4191"/>
              </w:tabs>
              <w:jc w:val="center"/>
              <w:rPr>
                <w:sz w:val="26"/>
                <w:szCs w:val="26"/>
              </w:rPr>
            </w:pPr>
            <w:r>
              <w:rPr>
                <w:sz w:val="26"/>
                <w:szCs w:val="26"/>
              </w:rPr>
              <w:t>Có</w:t>
            </w:r>
          </w:p>
        </w:tc>
        <w:tc>
          <w:tcPr>
            <w:tcW w:w="4590" w:type="dxa"/>
          </w:tcPr>
          <w:p w14:paraId="74CC6776" w14:textId="77777777" w:rsidR="006A1181" w:rsidRDefault="008F77F0" w:rsidP="007767F0">
            <w:pPr>
              <w:pStyle w:val="ListParagraph"/>
              <w:numPr>
                <w:ilvl w:val="0"/>
                <w:numId w:val="71"/>
              </w:numPr>
              <w:tabs>
                <w:tab w:val="left" w:pos="342"/>
                <w:tab w:val="left" w:pos="4191"/>
              </w:tabs>
              <w:rPr>
                <w:sz w:val="26"/>
                <w:szCs w:val="26"/>
              </w:rPr>
            </w:pPr>
            <w:r w:rsidRPr="006A1181">
              <w:rPr>
                <w:sz w:val="26"/>
                <w:szCs w:val="26"/>
              </w:rPr>
              <w:t xml:space="preserve">Hệ thống tự động lấy “ID nhân sự” theo User outlook người dung nhập vào từ </w:t>
            </w:r>
            <w:r w:rsidR="00F863F7" w:rsidRPr="006A1181">
              <w:rPr>
                <w:sz w:val="26"/>
                <w:szCs w:val="26"/>
                <w:highlight w:val="yellow"/>
              </w:rPr>
              <w:t>module “Quản lý người dùng”</w:t>
            </w:r>
            <w:r w:rsidR="00F863F7" w:rsidRPr="006A1181">
              <w:rPr>
                <w:sz w:val="26"/>
                <w:szCs w:val="26"/>
              </w:rPr>
              <w:t xml:space="preserve"> trong phần “Quản lý lỗi”</w:t>
            </w:r>
          </w:p>
          <w:p w14:paraId="60AA1C17" w14:textId="77777777" w:rsidR="00B56CF5" w:rsidRPr="006A1181" w:rsidRDefault="008F77F0" w:rsidP="007767F0">
            <w:pPr>
              <w:pStyle w:val="ListParagraph"/>
              <w:numPr>
                <w:ilvl w:val="0"/>
                <w:numId w:val="71"/>
              </w:numPr>
              <w:tabs>
                <w:tab w:val="left" w:pos="342"/>
                <w:tab w:val="left" w:pos="4191"/>
              </w:tabs>
              <w:rPr>
                <w:sz w:val="26"/>
                <w:szCs w:val="26"/>
              </w:rPr>
            </w:pPr>
            <w:r w:rsidRPr="006A1181">
              <w:rPr>
                <w:sz w:val="26"/>
                <w:szCs w:val="26"/>
              </w:rPr>
              <w:t xml:space="preserve"> Không cho phép người dùng sửa</w:t>
            </w:r>
          </w:p>
        </w:tc>
      </w:tr>
      <w:tr w:rsidR="00FF4B29" w14:paraId="0D619F21" w14:textId="77777777" w:rsidTr="005366FF">
        <w:tc>
          <w:tcPr>
            <w:tcW w:w="1530" w:type="dxa"/>
          </w:tcPr>
          <w:p w14:paraId="3F8339CC" w14:textId="77777777" w:rsidR="00FF4B29" w:rsidRPr="00A03DDB" w:rsidRDefault="00FF4B29" w:rsidP="003066CF">
            <w:pPr>
              <w:pStyle w:val="ListParagraph"/>
              <w:tabs>
                <w:tab w:val="left" w:pos="0"/>
                <w:tab w:val="left" w:pos="1080"/>
                <w:tab w:val="left" w:pos="4191"/>
              </w:tabs>
              <w:ind w:left="0"/>
              <w:rPr>
                <w:sz w:val="26"/>
                <w:szCs w:val="26"/>
              </w:rPr>
            </w:pPr>
            <w:r w:rsidRPr="00997449">
              <w:rPr>
                <w:sz w:val="26"/>
                <w:szCs w:val="26"/>
              </w:rPr>
              <w:t>NH chuyên doanh/khối</w:t>
            </w:r>
          </w:p>
        </w:tc>
        <w:tc>
          <w:tcPr>
            <w:tcW w:w="1530" w:type="dxa"/>
          </w:tcPr>
          <w:p w14:paraId="284D175C" w14:textId="77777777" w:rsidR="00FF4B29" w:rsidRDefault="00FF4B29" w:rsidP="003066CF">
            <w:pPr>
              <w:tabs>
                <w:tab w:val="left" w:pos="342"/>
                <w:tab w:val="left" w:pos="4191"/>
              </w:tabs>
              <w:rPr>
                <w:sz w:val="26"/>
                <w:szCs w:val="26"/>
              </w:rPr>
            </w:pPr>
            <w:r>
              <w:rPr>
                <w:sz w:val="26"/>
                <w:szCs w:val="26"/>
              </w:rPr>
              <w:t>Combobox</w:t>
            </w:r>
          </w:p>
          <w:p w14:paraId="3085EC81" w14:textId="77777777" w:rsidR="00FF4B29" w:rsidDel="0063290A" w:rsidRDefault="00FF4B29" w:rsidP="003066CF">
            <w:pPr>
              <w:tabs>
                <w:tab w:val="left" w:pos="342"/>
                <w:tab w:val="left" w:pos="4191"/>
              </w:tabs>
              <w:rPr>
                <w:sz w:val="26"/>
                <w:szCs w:val="26"/>
              </w:rPr>
            </w:pPr>
            <w:moveFromRangeStart w:id="118" w:author="Customer" w:date="2015-05-13T14:53:00Z" w:name="move419292142"/>
            <w:moveFrom w:id="119" w:author="Customer" w:date="2015-05-13T14:53:00Z">
              <w:r w:rsidDel="0063290A">
                <w:rPr>
                  <w:sz w:val="26"/>
                  <w:szCs w:val="26"/>
                </w:rPr>
                <w:t>Combobox</w:t>
              </w:r>
            </w:moveFrom>
          </w:p>
          <w:p w14:paraId="1CCEE0AA" w14:textId="77777777" w:rsidR="00FF4B29" w:rsidRDefault="00FF4B29" w:rsidP="003066CF">
            <w:pPr>
              <w:tabs>
                <w:tab w:val="left" w:pos="342"/>
                <w:tab w:val="left" w:pos="4191"/>
              </w:tabs>
              <w:rPr>
                <w:sz w:val="26"/>
                <w:szCs w:val="26"/>
              </w:rPr>
            </w:pPr>
            <w:moveFromRangeStart w:id="120" w:author="Customer" w:date="2015-05-13T14:53:00Z" w:name="move419292140"/>
            <w:moveFromRangeEnd w:id="118"/>
            <w:moveFrom w:id="121" w:author="Customer" w:date="2015-05-13T14:53:00Z">
              <w:r w:rsidDel="0063290A">
                <w:rPr>
                  <w:sz w:val="26"/>
                  <w:szCs w:val="26"/>
                </w:rPr>
                <w:t>Combobox</w:t>
              </w:r>
            </w:moveFrom>
            <w:moveFromRangeEnd w:id="120"/>
          </w:p>
        </w:tc>
        <w:tc>
          <w:tcPr>
            <w:tcW w:w="1350" w:type="dxa"/>
          </w:tcPr>
          <w:p w14:paraId="478D9E64" w14:textId="77777777" w:rsidR="00FF4B29" w:rsidRDefault="00FF4B29" w:rsidP="00671A40">
            <w:pPr>
              <w:tabs>
                <w:tab w:val="left" w:pos="342"/>
                <w:tab w:val="left" w:pos="4191"/>
              </w:tabs>
              <w:jc w:val="center"/>
              <w:rPr>
                <w:sz w:val="26"/>
                <w:szCs w:val="26"/>
              </w:rPr>
            </w:pPr>
            <w:r>
              <w:rPr>
                <w:sz w:val="26"/>
                <w:szCs w:val="26"/>
              </w:rPr>
              <w:t>Có</w:t>
            </w:r>
          </w:p>
          <w:p w14:paraId="1F024ADB" w14:textId="77777777" w:rsidR="00FF4B29" w:rsidDel="0063290A" w:rsidRDefault="00FF4B29" w:rsidP="00671A40">
            <w:pPr>
              <w:tabs>
                <w:tab w:val="left" w:pos="342"/>
                <w:tab w:val="left" w:pos="4191"/>
              </w:tabs>
              <w:jc w:val="center"/>
              <w:rPr>
                <w:sz w:val="26"/>
                <w:szCs w:val="26"/>
              </w:rPr>
            </w:pPr>
            <w:moveFromRangeStart w:id="122" w:author="Customer" w:date="2015-05-13T14:53:00Z" w:name="move419292154"/>
            <w:moveFrom w:id="123" w:author="Customer" w:date="2015-05-13T14:53:00Z">
              <w:r w:rsidDel="0063290A">
                <w:rPr>
                  <w:sz w:val="26"/>
                  <w:szCs w:val="26"/>
                </w:rPr>
                <w:t>Có</w:t>
              </w:r>
            </w:moveFrom>
          </w:p>
          <w:p w14:paraId="35FE75F2" w14:textId="77777777" w:rsidR="00FF4B29" w:rsidRDefault="00FF4B29" w:rsidP="00671A40">
            <w:pPr>
              <w:tabs>
                <w:tab w:val="left" w:pos="342"/>
                <w:tab w:val="left" w:pos="4191"/>
              </w:tabs>
              <w:jc w:val="center"/>
              <w:rPr>
                <w:sz w:val="26"/>
                <w:szCs w:val="26"/>
              </w:rPr>
            </w:pPr>
            <w:moveFromRangeStart w:id="124" w:author="Customer" w:date="2015-05-13T14:53:00Z" w:name="move419292152"/>
            <w:moveFromRangeEnd w:id="122"/>
            <w:moveFrom w:id="125" w:author="Customer" w:date="2015-05-13T14:53:00Z">
              <w:r w:rsidDel="0063290A">
                <w:rPr>
                  <w:sz w:val="26"/>
                  <w:szCs w:val="26"/>
                </w:rPr>
                <w:t>Có</w:t>
              </w:r>
            </w:moveFrom>
            <w:moveFromRangeEnd w:id="124"/>
          </w:p>
        </w:tc>
        <w:tc>
          <w:tcPr>
            <w:tcW w:w="4590" w:type="dxa"/>
            <w:vMerge w:val="restart"/>
          </w:tcPr>
          <w:p w14:paraId="7DFF9C34" w14:textId="77777777" w:rsidR="00FF4B29" w:rsidRDefault="00FF4B29" w:rsidP="00FF4B29">
            <w:pPr>
              <w:pStyle w:val="ListParagraph"/>
              <w:numPr>
                <w:ilvl w:val="0"/>
                <w:numId w:val="71"/>
              </w:numPr>
              <w:tabs>
                <w:tab w:val="left" w:pos="342"/>
                <w:tab w:val="left" w:pos="4191"/>
              </w:tabs>
              <w:rPr>
                <w:sz w:val="26"/>
                <w:szCs w:val="26"/>
              </w:rPr>
            </w:pPr>
            <w:r w:rsidRPr="006A1181">
              <w:rPr>
                <w:sz w:val="26"/>
                <w:szCs w:val="26"/>
              </w:rPr>
              <w:t>Hệ thống tự động lấy “</w:t>
            </w:r>
            <w:r>
              <w:rPr>
                <w:sz w:val="26"/>
                <w:szCs w:val="26"/>
              </w:rPr>
              <w:t>NHCD/ Khối, CN/ Trung tâm/ Phòng, PGD/ Tổ/ nhóm</w:t>
            </w:r>
            <w:r w:rsidRPr="006A1181">
              <w:rPr>
                <w:sz w:val="26"/>
                <w:szCs w:val="26"/>
              </w:rPr>
              <w:t xml:space="preserve">”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5218682E" w14:textId="77777777" w:rsidR="00FF4B29" w:rsidRPr="00671A40" w:rsidRDefault="00FF4B29" w:rsidP="00FF4B29">
            <w:pPr>
              <w:pStyle w:val="ListParagraph"/>
              <w:numPr>
                <w:ilvl w:val="0"/>
                <w:numId w:val="74"/>
              </w:numPr>
              <w:tabs>
                <w:tab w:val="left" w:pos="342"/>
                <w:tab w:val="left" w:pos="4191"/>
              </w:tabs>
              <w:rPr>
                <w:sz w:val="26"/>
                <w:szCs w:val="26"/>
              </w:rPr>
            </w:pPr>
            <w:r w:rsidRPr="006A1181">
              <w:rPr>
                <w:sz w:val="26"/>
                <w:szCs w:val="26"/>
              </w:rPr>
              <w:t xml:space="preserve"> Không cho phép người dùng sửa</w:t>
            </w:r>
          </w:p>
        </w:tc>
      </w:tr>
      <w:tr w:rsidR="00FF4B29" w14:paraId="19AC201F" w14:textId="77777777" w:rsidTr="005366FF">
        <w:tc>
          <w:tcPr>
            <w:tcW w:w="1530" w:type="dxa"/>
          </w:tcPr>
          <w:p w14:paraId="75227679" w14:textId="77777777" w:rsidR="00FF4B29" w:rsidRPr="00A03DDB" w:rsidRDefault="00FF4B29" w:rsidP="003066CF">
            <w:pPr>
              <w:pStyle w:val="ListParagraph"/>
              <w:tabs>
                <w:tab w:val="left" w:pos="0"/>
                <w:tab w:val="left" w:pos="1080"/>
                <w:tab w:val="left" w:pos="4191"/>
              </w:tabs>
              <w:ind w:left="0"/>
              <w:rPr>
                <w:sz w:val="26"/>
                <w:szCs w:val="26"/>
              </w:rPr>
            </w:pPr>
            <w:r w:rsidRPr="00997449">
              <w:rPr>
                <w:sz w:val="26"/>
                <w:szCs w:val="26"/>
              </w:rPr>
              <w:t>CN/trung tâm/phòng</w:t>
            </w:r>
          </w:p>
        </w:tc>
        <w:tc>
          <w:tcPr>
            <w:tcW w:w="1530" w:type="dxa"/>
          </w:tcPr>
          <w:p w14:paraId="4627F6B8" w14:textId="77777777" w:rsidR="0063290A" w:rsidRDefault="0063290A" w:rsidP="0063290A">
            <w:pPr>
              <w:tabs>
                <w:tab w:val="left" w:pos="342"/>
                <w:tab w:val="left" w:pos="4191"/>
              </w:tabs>
              <w:rPr>
                <w:sz w:val="26"/>
                <w:szCs w:val="26"/>
              </w:rPr>
            </w:pPr>
            <w:moveToRangeStart w:id="126" w:author="Customer" w:date="2015-05-13T14:53:00Z" w:name="move419292142"/>
            <w:moveTo w:id="127" w:author="Customer" w:date="2015-05-13T14:53:00Z">
              <w:r>
                <w:rPr>
                  <w:sz w:val="26"/>
                  <w:szCs w:val="26"/>
                </w:rPr>
                <w:t>Combobox</w:t>
              </w:r>
            </w:moveTo>
          </w:p>
          <w:moveToRangeEnd w:id="126"/>
          <w:p w14:paraId="0630C6F1" w14:textId="77777777" w:rsidR="00FF4B29" w:rsidRDefault="00FF4B29" w:rsidP="003066CF">
            <w:pPr>
              <w:tabs>
                <w:tab w:val="left" w:pos="342"/>
                <w:tab w:val="left" w:pos="4191"/>
              </w:tabs>
              <w:rPr>
                <w:sz w:val="26"/>
                <w:szCs w:val="26"/>
              </w:rPr>
            </w:pPr>
          </w:p>
        </w:tc>
        <w:tc>
          <w:tcPr>
            <w:tcW w:w="1350" w:type="dxa"/>
          </w:tcPr>
          <w:p w14:paraId="184CB3B7" w14:textId="77777777" w:rsidR="0063290A" w:rsidRDefault="0063290A" w:rsidP="0063290A">
            <w:pPr>
              <w:tabs>
                <w:tab w:val="left" w:pos="342"/>
                <w:tab w:val="left" w:pos="4191"/>
              </w:tabs>
              <w:jc w:val="center"/>
              <w:rPr>
                <w:sz w:val="26"/>
                <w:szCs w:val="26"/>
              </w:rPr>
            </w:pPr>
            <w:moveToRangeStart w:id="128" w:author="Customer" w:date="2015-05-13T14:53:00Z" w:name="move419292154"/>
            <w:moveTo w:id="129" w:author="Customer" w:date="2015-05-13T14:53:00Z">
              <w:r>
                <w:rPr>
                  <w:sz w:val="26"/>
                  <w:szCs w:val="26"/>
                </w:rPr>
                <w:t>Có</w:t>
              </w:r>
            </w:moveTo>
          </w:p>
          <w:moveToRangeEnd w:id="128"/>
          <w:p w14:paraId="519734BE" w14:textId="77777777" w:rsidR="00FF4B29" w:rsidRDefault="00FF4B29" w:rsidP="00671A40">
            <w:pPr>
              <w:tabs>
                <w:tab w:val="left" w:pos="342"/>
                <w:tab w:val="left" w:pos="4191"/>
              </w:tabs>
              <w:jc w:val="center"/>
              <w:rPr>
                <w:sz w:val="26"/>
                <w:szCs w:val="26"/>
              </w:rPr>
            </w:pPr>
          </w:p>
        </w:tc>
        <w:tc>
          <w:tcPr>
            <w:tcW w:w="4590" w:type="dxa"/>
            <w:vMerge/>
          </w:tcPr>
          <w:p w14:paraId="30CF3EE2" w14:textId="77777777" w:rsidR="00FF4B29" w:rsidRPr="007767F0" w:rsidRDefault="00FF4B29" w:rsidP="007767F0">
            <w:pPr>
              <w:pStyle w:val="ListParagraph"/>
              <w:numPr>
                <w:ilvl w:val="0"/>
                <w:numId w:val="74"/>
              </w:numPr>
              <w:tabs>
                <w:tab w:val="left" w:pos="342"/>
                <w:tab w:val="left" w:pos="4191"/>
              </w:tabs>
              <w:rPr>
                <w:sz w:val="26"/>
                <w:szCs w:val="26"/>
              </w:rPr>
            </w:pPr>
          </w:p>
        </w:tc>
      </w:tr>
      <w:tr w:rsidR="00FF4B29" w14:paraId="4966AE3F" w14:textId="77777777" w:rsidTr="005366FF">
        <w:tc>
          <w:tcPr>
            <w:tcW w:w="1530" w:type="dxa"/>
          </w:tcPr>
          <w:p w14:paraId="7B590BB1" w14:textId="77777777" w:rsidR="00FF4B29" w:rsidRPr="00A03DDB" w:rsidRDefault="00FF4B29" w:rsidP="003066CF">
            <w:pPr>
              <w:pStyle w:val="ListParagraph"/>
              <w:tabs>
                <w:tab w:val="left" w:pos="0"/>
                <w:tab w:val="left" w:pos="1080"/>
                <w:tab w:val="left" w:pos="4191"/>
              </w:tabs>
              <w:ind w:left="0"/>
              <w:rPr>
                <w:sz w:val="26"/>
                <w:szCs w:val="26"/>
              </w:rPr>
            </w:pPr>
            <w:r w:rsidRPr="00997449">
              <w:rPr>
                <w:sz w:val="26"/>
                <w:szCs w:val="26"/>
              </w:rPr>
              <w:t>PGD/ tổ/ nhóm</w:t>
            </w:r>
            <w:r w:rsidRPr="00997449">
              <w:rPr>
                <w:b/>
                <w:sz w:val="26"/>
                <w:szCs w:val="26"/>
              </w:rPr>
              <w:t>.</w:t>
            </w:r>
          </w:p>
        </w:tc>
        <w:tc>
          <w:tcPr>
            <w:tcW w:w="1530" w:type="dxa"/>
          </w:tcPr>
          <w:p w14:paraId="22227B9D" w14:textId="77777777" w:rsidR="00FF4B29" w:rsidRDefault="0063290A" w:rsidP="003066CF">
            <w:pPr>
              <w:tabs>
                <w:tab w:val="left" w:pos="342"/>
                <w:tab w:val="left" w:pos="4191"/>
              </w:tabs>
              <w:rPr>
                <w:sz w:val="26"/>
                <w:szCs w:val="26"/>
              </w:rPr>
            </w:pPr>
            <w:moveToRangeStart w:id="130" w:author="Customer" w:date="2015-05-13T14:53:00Z" w:name="move419292140"/>
            <w:moveTo w:id="131" w:author="Customer" w:date="2015-05-13T14:53:00Z">
              <w:r>
                <w:rPr>
                  <w:sz w:val="26"/>
                  <w:szCs w:val="26"/>
                </w:rPr>
                <w:t>Combobox</w:t>
              </w:r>
            </w:moveTo>
            <w:moveToRangeEnd w:id="130"/>
          </w:p>
        </w:tc>
        <w:tc>
          <w:tcPr>
            <w:tcW w:w="1350" w:type="dxa"/>
          </w:tcPr>
          <w:p w14:paraId="1FED08AF" w14:textId="77777777" w:rsidR="00FF4B29" w:rsidRDefault="0063290A" w:rsidP="00671A40">
            <w:pPr>
              <w:tabs>
                <w:tab w:val="left" w:pos="342"/>
                <w:tab w:val="left" w:pos="4191"/>
              </w:tabs>
              <w:jc w:val="center"/>
              <w:rPr>
                <w:sz w:val="26"/>
                <w:szCs w:val="26"/>
              </w:rPr>
            </w:pPr>
            <w:moveToRangeStart w:id="132" w:author="Customer" w:date="2015-05-13T14:53:00Z" w:name="move419292152"/>
            <w:moveTo w:id="133" w:author="Customer" w:date="2015-05-13T14:53:00Z">
              <w:r>
                <w:rPr>
                  <w:sz w:val="26"/>
                  <w:szCs w:val="26"/>
                </w:rPr>
                <w:t>Có</w:t>
              </w:r>
            </w:moveTo>
            <w:moveToRangeEnd w:id="132"/>
          </w:p>
        </w:tc>
        <w:tc>
          <w:tcPr>
            <w:tcW w:w="4590" w:type="dxa"/>
            <w:vMerge/>
          </w:tcPr>
          <w:p w14:paraId="6372E276" w14:textId="77777777" w:rsidR="00FF4B29" w:rsidRPr="00671A40" w:rsidRDefault="00FF4B29" w:rsidP="007767F0">
            <w:pPr>
              <w:pStyle w:val="ListParagraph"/>
              <w:numPr>
                <w:ilvl w:val="0"/>
                <w:numId w:val="74"/>
              </w:numPr>
              <w:tabs>
                <w:tab w:val="left" w:pos="342"/>
                <w:tab w:val="left" w:pos="4191"/>
              </w:tabs>
              <w:rPr>
                <w:sz w:val="26"/>
                <w:szCs w:val="26"/>
              </w:rPr>
            </w:pPr>
          </w:p>
        </w:tc>
      </w:tr>
      <w:tr w:rsidR="003A670E" w:rsidRPr="00F65EA1" w14:paraId="4DDA0C79" w14:textId="77777777" w:rsidTr="003A670E">
        <w:tc>
          <w:tcPr>
            <w:tcW w:w="3060" w:type="dxa"/>
            <w:gridSpan w:val="2"/>
            <w:shd w:val="clear" w:color="auto" w:fill="C6D9F1" w:themeFill="text2" w:themeFillTint="33"/>
          </w:tcPr>
          <w:p w14:paraId="03377783" w14:textId="77777777" w:rsidR="003A670E" w:rsidRPr="00F65EA1" w:rsidRDefault="003A670E" w:rsidP="003A670E">
            <w:pPr>
              <w:pStyle w:val="ListParagraph"/>
              <w:tabs>
                <w:tab w:val="left" w:pos="0"/>
                <w:tab w:val="left" w:pos="1080"/>
                <w:tab w:val="left" w:pos="4191"/>
              </w:tabs>
              <w:spacing w:after="200" w:line="276" w:lineRule="auto"/>
              <w:ind w:left="0"/>
              <w:rPr>
                <w:b/>
                <w:i/>
                <w:sz w:val="26"/>
                <w:szCs w:val="26"/>
              </w:rPr>
            </w:pPr>
            <w:r w:rsidRPr="00954BC3">
              <w:rPr>
                <w:b/>
                <w:sz w:val="26"/>
                <w:szCs w:val="26"/>
              </w:rPr>
              <w:t>Người giám sát hành động</w:t>
            </w:r>
          </w:p>
        </w:tc>
        <w:tc>
          <w:tcPr>
            <w:tcW w:w="1350" w:type="dxa"/>
            <w:shd w:val="clear" w:color="auto" w:fill="C6D9F1" w:themeFill="text2" w:themeFillTint="33"/>
          </w:tcPr>
          <w:p w14:paraId="01F0A127" w14:textId="77777777" w:rsidR="003A670E" w:rsidRPr="00F65EA1" w:rsidRDefault="003A670E" w:rsidP="003A670E">
            <w:pPr>
              <w:pStyle w:val="ListParagraph"/>
              <w:tabs>
                <w:tab w:val="left" w:pos="0"/>
                <w:tab w:val="left" w:pos="1080"/>
                <w:tab w:val="left" w:pos="4191"/>
              </w:tabs>
              <w:ind w:left="0"/>
              <w:jc w:val="center"/>
              <w:rPr>
                <w:b/>
                <w:i/>
                <w:sz w:val="26"/>
                <w:szCs w:val="26"/>
              </w:rPr>
            </w:pPr>
            <w:del w:id="134" w:author="Customer" w:date="2015-05-13T14:53:00Z">
              <w:r w:rsidDel="00EA7B2A">
                <w:rPr>
                  <w:sz w:val="26"/>
                  <w:szCs w:val="26"/>
                </w:rPr>
                <w:delText>Có</w:delText>
              </w:r>
            </w:del>
          </w:p>
        </w:tc>
        <w:tc>
          <w:tcPr>
            <w:tcW w:w="4590" w:type="dxa"/>
            <w:shd w:val="clear" w:color="auto" w:fill="auto"/>
          </w:tcPr>
          <w:p w14:paraId="0763105E" w14:textId="77777777" w:rsidR="003A670E" w:rsidRPr="00F81081" w:rsidRDefault="003A670E" w:rsidP="007767F0">
            <w:pPr>
              <w:pStyle w:val="ListParagraph"/>
              <w:numPr>
                <w:ilvl w:val="0"/>
                <w:numId w:val="75"/>
              </w:numPr>
              <w:tabs>
                <w:tab w:val="left" w:pos="0"/>
                <w:tab w:val="left" w:pos="1080"/>
                <w:tab w:val="left" w:pos="4191"/>
              </w:tabs>
              <w:rPr>
                <w:b/>
                <w:sz w:val="26"/>
                <w:szCs w:val="26"/>
              </w:rPr>
            </w:pPr>
            <w:r w:rsidRPr="00F81081">
              <w:rPr>
                <w:b/>
                <w:sz w:val="26"/>
                <w:szCs w:val="26"/>
              </w:rPr>
              <w:t xml:space="preserve">Màn hình </w:t>
            </w:r>
            <w:r>
              <w:rPr>
                <w:b/>
                <w:sz w:val="26"/>
                <w:szCs w:val="26"/>
              </w:rPr>
              <w:t>tạo được hiển thị</w:t>
            </w:r>
            <w:r w:rsidRPr="00F81081">
              <w:rPr>
                <w:b/>
                <w:sz w:val="26"/>
                <w:szCs w:val="26"/>
              </w:rPr>
              <w:t xml:space="preserve"> mặc định thong tin của 1 người </w:t>
            </w:r>
            <w:r>
              <w:rPr>
                <w:b/>
                <w:sz w:val="26"/>
                <w:szCs w:val="26"/>
              </w:rPr>
              <w:t>giám sát</w:t>
            </w:r>
            <w:r w:rsidRPr="00F81081">
              <w:rPr>
                <w:b/>
                <w:sz w:val="26"/>
                <w:szCs w:val="26"/>
              </w:rPr>
              <w:t xml:space="preserve">. </w:t>
            </w:r>
          </w:p>
          <w:p w14:paraId="7E779D4A" w14:textId="77777777" w:rsidR="003A670E" w:rsidRDefault="003A670E" w:rsidP="007767F0">
            <w:pPr>
              <w:pStyle w:val="ListParagraph"/>
              <w:numPr>
                <w:ilvl w:val="0"/>
                <w:numId w:val="75"/>
              </w:numPr>
              <w:tabs>
                <w:tab w:val="left" w:pos="0"/>
                <w:tab w:val="left" w:pos="1080"/>
                <w:tab w:val="left" w:pos="4191"/>
              </w:tabs>
              <w:rPr>
                <w:b/>
                <w:i/>
                <w:sz w:val="26"/>
                <w:szCs w:val="26"/>
              </w:rPr>
            </w:pPr>
            <w:r w:rsidRPr="00F81081">
              <w:rPr>
                <w:b/>
                <w:sz w:val="26"/>
                <w:szCs w:val="26"/>
              </w:rPr>
              <w:t>Cho phép th</w:t>
            </w:r>
            <w:r>
              <w:rPr>
                <w:b/>
                <w:sz w:val="26"/>
                <w:szCs w:val="26"/>
              </w:rPr>
              <w:t>ê</w:t>
            </w:r>
            <w:r w:rsidRPr="00F81081">
              <w:rPr>
                <w:b/>
                <w:sz w:val="26"/>
                <w:szCs w:val="26"/>
              </w:rPr>
              <w:t xml:space="preserve">m người </w:t>
            </w:r>
            <w:r>
              <w:rPr>
                <w:b/>
                <w:sz w:val="26"/>
                <w:szCs w:val="26"/>
              </w:rPr>
              <w:t xml:space="preserve">giám sát </w:t>
            </w:r>
            <w:r w:rsidRPr="00F81081">
              <w:rPr>
                <w:b/>
                <w:sz w:val="26"/>
                <w:szCs w:val="26"/>
              </w:rPr>
              <w:t xml:space="preserve">bằng cách bấm nút [Thêm] </w:t>
            </w:r>
          </w:p>
        </w:tc>
      </w:tr>
      <w:tr w:rsidR="002444CE" w14:paraId="09DA6183" w14:textId="77777777" w:rsidTr="005366FF">
        <w:tc>
          <w:tcPr>
            <w:tcW w:w="1530" w:type="dxa"/>
          </w:tcPr>
          <w:p w14:paraId="411D57A5" w14:textId="77777777" w:rsidR="002444CE" w:rsidRDefault="002444CE" w:rsidP="00840D45">
            <w:pPr>
              <w:pStyle w:val="ListParagraph"/>
              <w:tabs>
                <w:tab w:val="left" w:pos="0"/>
                <w:tab w:val="left" w:pos="1080"/>
                <w:tab w:val="left" w:pos="4191"/>
              </w:tabs>
              <w:ind w:left="0"/>
              <w:rPr>
                <w:sz w:val="26"/>
                <w:szCs w:val="26"/>
              </w:rPr>
            </w:pPr>
            <w:r>
              <w:rPr>
                <w:sz w:val="26"/>
                <w:szCs w:val="26"/>
              </w:rPr>
              <w:t>Button Thêm</w:t>
            </w:r>
          </w:p>
        </w:tc>
        <w:tc>
          <w:tcPr>
            <w:tcW w:w="1530" w:type="dxa"/>
          </w:tcPr>
          <w:p w14:paraId="1DB83F0B" w14:textId="77777777" w:rsidR="002444CE" w:rsidRDefault="002444CE" w:rsidP="00840D45">
            <w:pPr>
              <w:tabs>
                <w:tab w:val="left" w:pos="342"/>
                <w:tab w:val="left" w:pos="4191"/>
              </w:tabs>
              <w:rPr>
                <w:sz w:val="26"/>
                <w:szCs w:val="26"/>
              </w:rPr>
            </w:pPr>
            <w:r>
              <w:rPr>
                <w:sz w:val="26"/>
                <w:szCs w:val="26"/>
              </w:rPr>
              <w:t>Button</w:t>
            </w:r>
          </w:p>
        </w:tc>
        <w:tc>
          <w:tcPr>
            <w:tcW w:w="1350" w:type="dxa"/>
          </w:tcPr>
          <w:p w14:paraId="40574444" w14:textId="77777777" w:rsidR="002444CE" w:rsidRDefault="002444CE" w:rsidP="00840D45">
            <w:pPr>
              <w:tabs>
                <w:tab w:val="left" w:pos="342"/>
                <w:tab w:val="left" w:pos="4191"/>
              </w:tabs>
              <w:jc w:val="center"/>
              <w:rPr>
                <w:sz w:val="26"/>
                <w:szCs w:val="26"/>
              </w:rPr>
            </w:pPr>
          </w:p>
        </w:tc>
        <w:tc>
          <w:tcPr>
            <w:tcW w:w="4590" w:type="dxa"/>
          </w:tcPr>
          <w:p w14:paraId="6EE2B22D" w14:textId="77777777" w:rsidR="002444CE" w:rsidRPr="006A1181" w:rsidRDefault="002444CE" w:rsidP="002444CE">
            <w:pPr>
              <w:pStyle w:val="ListParagraph"/>
              <w:numPr>
                <w:ilvl w:val="0"/>
                <w:numId w:val="68"/>
              </w:numPr>
              <w:tabs>
                <w:tab w:val="left" w:pos="342"/>
                <w:tab w:val="left" w:pos="4191"/>
              </w:tabs>
              <w:rPr>
                <w:sz w:val="26"/>
                <w:szCs w:val="26"/>
              </w:rPr>
            </w:pPr>
            <w:r>
              <w:rPr>
                <w:sz w:val="26"/>
                <w:szCs w:val="26"/>
              </w:rPr>
              <w:t>Cho phép thêm người giám sát hành động</w:t>
            </w:r>
          </w:p>
        </w:tc>
      </w:tr>
      <w:tr w:rsidR="00F81081" w14:paraId="2F4091B4" w14:textId="77777777" w:rsidTr="005366FF">
        <w:tc>
          <w:tcPr>
            <w:tcW w:w="1530" w:type="dxa"/>
          </w:tcPr>
          <w:p w14:paraId="19DB8721" w14:textId="77777777" w:rsidR="00F81081" w:rsidRPr="00A03DDB" w:rsidRDefault="00F81081" w:rsidP="00AA77D8">
            <w:pPr>
              <w:pStyle w:val="ListParagraph"/>
              <w:tabs>
                <w:tab w:val="left" w:pos="0"/>
                <w:tab w:val="left" w:pos="1080"/>
                <w:tab w:val="left" w:pos="4191"/>
              </w:tabs>
              <w:ind w:left="0"/>
              <w:rPr>
                <w:sz w:val="26"/>
                <w:szCs w:val="26"/>
              </w:rPr>
            </w:pPr>
            <w:r>
              <w:rPr>
                <w:sz w:val="26"/>
                <w:szCs w:val="26"/>
              </w:rPr>
              <w:t>User outlook</w:t>
            </w:r>
          </w:p>
        </w:tc>
        <w:tc>
          <w:tcPr>
            <w:tcW w:w="1530" w:type="dxa"/>
          </w:tcPr>
          <w:p w14:paraId="15DBBABB" w14:textId="77777777" w:rsidR="00F81081" w:rsidRDefault="00F81081" w:rsidP="00AA77D8">
            <w:pPr>
              <w:tabs>
                <w:tab w:val="left" w:pos="342"/>
                <w:tab w:val="left" w:pos="4191"/>
              </w:tabs>
              <w:rPr>
                <w:sz w:val="26"/>
                <w:szCs w:val="26"/>
              </w:rPr>
            </w:pPr>
            <w:r>
              <w:rPr>
                <w:sz w:val="26"/>
                <w:szCs w:val="26"/>
              </w:rPr>
              <w:t>Textbox</w:t>
            </w:r>
          </w:p>
        </w:tc>
        <w:tc>
          <w:tcPr>
            <w:tcW w:w="1350" w:type="dxa"/>
          </w:tcPr>
          <w:p w14:paraId="29976530" w14:textId="77777777" w:rsidR="00F81081" w:rsidRDefault="00F81081" w:rsidP="00671A40">
            <w:pPr>
              <w:tabs>
                <w:tab w:val="left" w:pos="342"/>
                <w:tab w:val="left" w:pos="4191"/>
              </w:tabs>
              <w:jc w:val="center"/>
              <w:rPr>
                <w:sz w:val="26"/>
                <w:szCs w:val="26"/>
              </w:rPr>
            </w:pPr>
            <w:r>
              <w:rPr>
                <w:sz w:val="26"/>
                <w:szCs w:val="26"/>
              </w:rPr>
              <w:t>Có</w:t>
            </w:r>
          </w:p>
        </w:tc>
        <w:tc>
          <w:tcPr>
            <w:tcW w:w="4590" w:type="dxa"/>
          </w:tcPr>
          <w:p w14:paraId="3011A054" w14:textId="77777777" w:rsidR="00F81081" w:rsidRPr="006A1181" w:rsidRDefault="00F81081" w:rsidP="007767F0">
            <w:pPr>
              <w:pStyle w:val="ListParagraph"/>
              <w:numPr>
                <w:ilvl w:val="0"/>
                <w:numId w:val="76"/>
              </w:numPr>
              <w:tabs>
                <w:tab w:val="left" w:pos="342"/>
                <w:tab w:val="left" w:pos="4191"/>
              </w:tabs>
              <w:rPr>
                <w:sz w:val="26"/>
                <w:szCs w:val="26"/>
              </w:rPr>
            </w:pPr>
            <w:r w:rsidRPr="006A1181">
              <w:rPr>
                <w:sz w:val="26"/>
                <w:szCs w:val="26"/>
              </w:rPr>
              <w:t>Người dùng tự nhập tay</w:t>
            </w:r>
          </w:p>
        </w:tc>
      </w:tr>
      <w:tr w:rsidR="00F81081" w14:paraId="692793E9" w14:textId="77777777" w:rsidTr="005366FF">
        <w:tc>
          <w:tcPr>
            <w:tcW w:w="1530" w:type="dxa"/>
          </w:tcPr>
          <w:p w14:paraId="5B228267" w14:textId="77777777" w:rsidR="00F81081" w:rsidRPr="00A03DDB" w:rsidRDefault="00F81081" w:rsidP="00AA77D8">
            <w:pPr>
              <w:pStyle w:val="ListParagraph"/>
              <w:tabs>
                <w:tab w:val="left" w:pos="0"/>
                <w:tab w:val="left" w:pos="1080"/>
                <w:tab w:val="left" w:pos="4191"/>
              </w:tabs>
              <w:ind w:left="0"/>
              <w:rPr>
                <w:sz w:val="26"/>
                <w:szCs w:val="26"/>
              </w:rPr>
            </w:pPr>
            <w:r>
              <w:rPr>
                <w:sz w:val="26"/>
                <w:szCs w:val="26"/>
              </w:rPr>
              <w:t>Họ và tên</w:t>
            </w:r>
          </w:p>
        </w:tc>
        <w:tc>
          <w:tcPr>
            <w:tcW w:w="1530" w:type="dxa"/>
          </w:tcPr>
          <w:p w14:paraId="55F1855B" w14:textId="77777777" w:rsidR="00F81081" w:rsidRDefault="00F81081" w:rsidP="00AA77D8">
            <w:pPr>
              <w:tabs>
                <w:tab w:val="left" w:pos="342"/>
                <w:tab w:val="left" w:pos="4191"/>
              </w:tabs>
              <w:rPr>
                <w:sz w:val="26"/>
                <w:szCs w:val="26"/>
              </w:rPr>
            </w:pPr>
            <w:r>
              <w:rPr>
                <w:sz w:val="26"/>
                <w:szCs w:val="26"/>
              </w:rPr>
              <w:t>Textbox</w:t>
            </w:r>
          </w:p>
        </w:tc>
        <w:tc>
          <w:tcPr>
            <w:tcW w:w="1350" w:type="dxa"/>
          </w:tcPr>
          <w:p w14:paraId="2D95C907" w14:textId="77777777" w:rsidR="00F81081" w:rsidRDefault="00F81081" w:rsidP="00671A40">
            <w:pPr>
              <w:tabs>
                <w:tab w:val="left" w:pos="342"/>
                <w:tab w:val="left" w:pos="4191"/>
              </w:tabs>
              <w:jc w:val="center"/>
              <w:rPr>
                <w:sz w:val="26"/>
                <w:szCs w:val="26"/>
              </w:rPr>
            </w:pPr>
            <w:r>
              <w:rPr>
                <w:sz w:val="26"/>
                <w:szCs w:val="26"/>
              </w:rPr>
              <w:t>Có</w:t>
            </w:r>
          </w:p>
        </w:tc>
        <w:tc>
          <w:tcPr>
            <w:tcW w:w="4590" w:type="dxa"/>
          </w:tcPr>
          <w:p w14:paraId="664DEAA1" w14:textId="77777777" w:rsidR="006A1181" w:rsidRPr="007767F0" w:rsidRDefault="00F81081" w:rsidP="007767F0">
            <w:pPr>
              <w:pStyle w:val="ListParagraph"/>
              <w:numPr>
                <w:ilvl w:val="0"/>
                <w:numId w:val="77"/>
              </w:numPr>
              <w:tabs>
                <w:tab w:val="left" w:pos="342"/>
                <w:tab w:val="left" w:pos="4191"/>
              </w:tabs>
              <w:ind w:left="342"/>
              <w:rPr>
                <w:sz w:val="26"/>
                <w:szCs w:val="26"/>
              </w:rPr>
            </w:pPr>
            <w:r w:rsidRPr="007767F0">
              <w:rPr>
                <w:sz w:val="26"/>
                <w:szCs w:val="26"/>
              </w:rPr>
              <w:t xml:space="preserve">Hệ thống tự động lấy Họ và tên theo </w:t>
            </w:r>
            <w:r w:rsidRPr="007767F0">
              <w:rPr>
                <w:sz w:val="26"/>
                <w:szCs w:val="26"/>
              </w:rPr>
              <w:lastRenderedPageBreak/>
              <w:t xml:space="preserve">User outlook người dung nhập vào từ </w:t>
            </w:r>
            <w:r w:rsidR="00F863F7" w:rsidRPr="007767F0">
              <w:rPr>
                <w:sz w:val="26"/>
                <w:szCs w:val="26"/>
                <w:highlight w:val="yellow"/>
              </w:rPr>
              <w:t>module “Quản lý người dùng”</w:t>
            </w:r>
            <w:r w:rsidR="00F863F7" w:rsidRPr="007767F0">
              <w:rPr>
                <w:sz w:val="26"/>
                <w:szCs w:val="26"/>
              </w:rPr>
              <w:t xml:space="preserve"> trong phần “Quản lý lỗi”</w:t>
            </w:r>
            <w:r w:rsidRPr="007767F0">
              <w:rPr>
                <w:sz w:val="26"/>
                <w:szCs w:val="26"/>
              </w:rPr>
              <w:t xml:space="preserve">, </w:t>
            </w:r>
          </w:p>
          <w:p w14:paraId="562F2191" w14:textId="77777777" w:rsidR="00F81081" w:rsidRPr="007767F0" w:rsidRDefault="00F81081" w:rsidP="007767F0">
            <w:pPr>
              <w:pStyle w:val="ListParagraph"/>
              <w:numPr>
                <w:ilvl w:val="0"/>
                <w:numId w:val="77"/>
              </w:numPr>
              <w:tabs>
                <w:tab w:val="left" w:pos="342"/>
                <w:tab w:val="left" w:pos="4191"/>
              </w:tabs>
              <w:ind w:left="342"/>
              <w:rPr>
                <w:sz w:val="26"/>
                <w:szCs w:val="26"/>
              </w:rPr>
            </w:pPr>
            <w:r w:rsidRPr="007767F0">
              <w:rPr>
                <w:sz w:val="26"/>
                <w:szCs w:val="26"/>
              </w:rPr>
              <w:t>Không cho phép người dùng sửa</w:t>
            </w:r>
          </w:p>
        </w:tc>
      </w:tr>
      <w:tr w:rsidR="00F81081" w14:paraId="43178314" w14:textId="77777777" w:rsidTr="005366FF">
        <w:tc>
          <w:tcPr>
            <w:tcW w:w="1530" w:type="dxa"/>
          </w:tcPr>
          <w:p w14:paraId="2E62427D" w14:textId="77777777" w:rsidR="00F81081" w:rsidRPr="00A03DDB" w:rsidRDefault="00F81081" w:rsidP="00AA77D8">
            <w:pPr>
              <w:pStyle w:val="ListParagraph"/>
              <w:tabs>
                <w:tab w:val="left" w:pos="0"/>
                <w:tab w:val="left" w:pos="1080"/>
                <w:tab w:val="left" w:pos="4191"/>
              </w:tabs>
              <w:ind w:left="0"/>
              <w:rPr>
                <w:sz w:val="26"/>
                <w:szCs w:val="26"/>
              </w:rPr>
            </w:pPr>
            <w:r>
              <w:rPr>
                <w:sz w:val="26"/>
                <w:szCs w:val="26"/>
              </w:rPr>
              <w:lastRenderedPageBreak/>
              <w:t>Chức danh</w:t>
            </w:r>
          </w:p>
        </w:tc>
        <w:tc>
          <w:tcPr>
            <w:tcW w:w="1530" w:type="dxa"/>
          </w:tcPr>
          <w:p w14:paraId="0A9D7E05" w14:textId="77777777" w:rsidR="00F81081" w:rsidRDefault="00F81081" w:rsidP="00AA77D8">
            <w:pPr>
              <w:tabs>
                <w:tab w:val="left" w:pos="342"/>
                <w:tab w:val="left" w:pos="4191"/>
              </w:tabs>
              <w:rPr>
                <w:sz w:val="26"/>
                <w:szCs w:val="26"/>
              </w:rPr>
            </w:pPr>
            <w:r>
              <w:rPr>
                <w:sz w:val="26"/>
                <w:szCs w:val="26"/>
              </w:rPr>
              <w:t>Textbox</w:t>
            </w:r>
          </w:p>
        </w:tc>
        <w:tc>
          <w:tcPr>
            <w:tcW w:w="1350" w:type="dxa"/>
          </w:tcPr>
          <w:p w14:paraId="56F839AA" w14:textId="77777777" w:rsidR="00F81081" w:rsidRDefault="00F81081" w:rsidP="00671A40">
            <w:pPr>
              <w:tabs>
                <w:tab w:val="left" w:pos="342"/>
                <w:tab w:val="left" w:pos="4191"/>
              </w:tabs>
              <w:jc w:val="center"/>
              <w:rPr>
                <w:sz w:val="26"/>
                <w:szCs w:val="26"/>
              </w:rPr>
            </w:pPr>
            <w:r>
              <w:rPr>
                <w:sz w:val="26"/>
                <w:szCs w:val="26"/>
              </w:rPr>
              <w:t>Có</w:t>
            </w:r>
          </w:p>
        </w:tc>
        <w:tc>
          <w:tcPr>
            <w:tcW w:w="4590" w:type="dxa"/>
          </w:tcPr>
          <w:p w14:paraId="0BC92346" w14:textId="77777777" w:rsidR="006A1181" w:rsidRDefault="00F81081" w:rsidP="007767F0">
            <w:pPr>
              <w:pStyle w:val="ListParagraph"/>
              <w:numPr>
                <w:ilvl w:val="0"/>
                <w:numId w:val="78"/>
              </w:numPr>
              <w:tabs>
                <w:tab w:val="left" w:pos="342"/>
                <w:tab w:val="left" w:pos="4191"/>
              </w:tabs>
              <w:rPr>
                <w:sz w:val="26"/>
                <w:szCs w:val="26"/>
              </w:rPr>
            </w:pPr>
            <w:r w:rsidRPr="006A1181">
              <w:rPr>
                <w:sz w:val="26"/>
                <w:szCs w:val="26"/>
              </w:rPr>
              <w:t xml:space="preserve">Hệ thống tự động lấy Chức danh theo User outlook người dung nhập vào từ </w:t>
            </w:r>
            <w:r w:rsidR="00F863F7" w:rsidRPr="006A1181">
              <w:rPr>
                <w:sz w:val="26"/>
                <w:szCs w:val="26"/>
                <w:highlight w:val="yellow"/>
              </w:rPr>
              <w:t>module “Quản lý người dùng”</w:t>
            </w:r>
            <w:r w:rsidR="00F863F7" w:rsidRPr="006A1181">
              <w:rPr>
                <w:sz w:val="26"/>
                <w:szCs w:val="26"/>
              </w:rPr>
              <w:t xml:space="preserve"> trong phần “Quản lý lỗi”</w:t>
            </w:r>
          </w:p>
          <w:p w14:paraId="3E5AF937" w14:textId="77777777" w:rsidR="00F81081" w:rsidRPr="006A1181" w:rsidRDefault="00F81081" w:rsidP="007767F0">
            <w:pPr>
              <w:pStyle w:val="ListParagraph"/>
              <w:numPr>
                <w:ilvl w:val="0"/>
                <w:numId w:val="78"/>
              </w:numPr>
              <w:tabs>
                <w:tab w:val="left" w:pos="342"/>
                <w:tab w:val="left" w:pos="4191"/>
              </w:tabs>
              <w:rPr>
                <w:sz w:val="26"/>
                <w:szCs w:val="26"/>
              </w:rPr>
            </w:pPr>
            <w:r w:rsidRPr="006A1181">
              <w:rPr>
                <w:sz w:val="26"/>
                <w:szCs w:val="26"/>
              </w:rPr>
              <w:t>Không cho phép người dùng sửa</w:t>
            </w:r>
          </w:p>
        </w:tc>
      </w:tr>
      <w:tr w:rsidR="00F81081" w14:paraId="5F6724E0" w14:textId="77777777" w:rsidTr="005366FF">
        <w:tc>
          <w:tcPr>
            <w:tcW w:w="1530" w:type="dxa"/>
          </w:tcPr>
          <w:p w14:paraId="780C76C5" w14:textId="77777777" w:rsidR="00F81081" w:rsidRPr="00A03DDB" w:rsidRDefault="00F81081" w:rsidP="00AA77D8">
            <w:pPr>
              <w:pStyle w:val="ListParagraph"/>
              <w:tabs>
                <w:tab w:val="left" w:pos="0"/>
                <w:tab w:val="left" w:pos="1080"/>
                <w:tab w:val="left" w:pos="4191"/>
              </w:tabs>
              <w:ind w:left="0"/>
              <w:rPr>
                <w:sz w:val="26"/>
                <w:szCs w:val="26"/>
              </w:rPr>
            </w:pPr>
            <w:r>
              <w:rPr>
                <w:sz w:val="26"/>
                <w:szCs w:val="26"/>
              </w:rPr>
              <w:t>User hệ thống</w:t>
            </w:r>
          </w:p>
        </w:tc>
        <w:tc>
          <w:tcPr>
            <w:tcW w:w="1530" w:type="dxa"/>
          </w:tcPr>
          <w:p w14:paraId="113561F9" w14:textId="77777777" w:rsidR="00F81081" w:rsidRDefault="00F81081" w:rsidP="00AA77D8">
            <w:pPr>
              <w:tabs>
                <w:tab w:val="left" w:pos="342"/>
                <w:tab w:val="left" w:pos="4191"/>
              </w:tabs>
              <w:rPr>
                <w:sz w:val="26"/>
                <w:szCs w:val="26"/>
              </w:rPr>
            </w:pPr>
            <w:r>
              <w:rPr>
                <w:sz w:val="26"/>
                <w:szCs w:val="26"/>
              </w:rPr>
              <w:t>Textbox</w:t>
            </w:r>
          </w:p>
        </w:tc>
        <w:tc>
          <w:tcPr>
            <w:tcW w:w="1350" w:type="dxa"/>
          </w:tcPr>
          <w:p w14:paraId="47FC516B" w14:textId="77777777" w:rsidR="00F81081" w:rsidRDefault="00F81081" w:rsidP="00671A40">
            <w:pPr>
              <w:tabs>
                <w:tab w:val="left" w:pos="342"/>
                <w:tab w:val="left" w:pos="4191"/>
              </w:tabs>
              <w:jc w:val="center"/>
              <w:rPr>
                <w:sz w:val="26"/>
                <w:szCs w:val="26"/>
              </w:rPr>
            </w:pPr>
            <w:r>
              <w:rPr>
                <w:sz w:val="26"/>
                <w:szCs w:val="26"/>
              </w:rPr>
              <w:t>Có</w:t>
            </w:r>
          </w:p>
        </w:tc>
        <w:tc>
          <w:tcPr>
            <w:tcW w:w="4590" w:type="dxa"/>
          </w:tcPr>
          <w:p w14:paraId="35CC460C" w14:textId="77777777" w:rsidR="006A1181" w:rsidRDefault="00F81081" w:rsidP="007767F0">
            <w:pPr>
              <w:pStyle w:val="ListParagraph"/>
              <w:numPr>
                <w:ilvl w:val="0"/>
                <w:numId w:val="79"/>
              </w:numPr>
              <w:tabs>
                <w:tab w:val="left" w:pos="342"/>
                <w:tab w:val="left" w:pos="4191"/>
              </w:tabs>
              <w:rPr>
                <w:sz w:val="26"/>
                <w:szCs w:val="26"/>
              </w:rPr>
            </w:pPr>
            <w:r w:rsidRPr="006A1181">
              <w:rPr>
                <w:sz w:val="26"/>
                <w:szCs w:val="26"/>
              </w:rPr>
              <w:t xml:space="preserve">Hệ thống tự động lấy “User hệ thống” theo User outlook người dung nhập vào từ </w:t>
            </w:r>
            <w:r w:rsidR="00F863F7" w:rsidRPr="006A1181">
              <w:rPr>
                <w:sz w:val="26"/>
                <w:szCs w:val="26"/>
                <w:highlight w:val="yellow"/>
              </w:rPr>
              <w:t>module “Quản lý người dùng”</w:t>
            </w:r>
            <w:r w:rsidR="00F863F7" w:rsidRPr="006A1181">
              <w:rPr>
                <w:sz w:val="26"/>
                <w:szCs w:val="26"/>
              </w:rPr>
              <w:t xml:space="preserve"> trong phần “Quản lý lỗi”</w:t>
            </w:r>
          </w:p>
          <w:p w14:paraId="78A7FB78" w14:textId="77777777" w:rsidR="00F81081" w:rsidRPr="006A1181" w:rsidRDefault="00F81081" w:rsidP="007767F0">
            <w:pPr>
              <w:pStyle w:val="ListParagraph"/>
              <w:numPr>
                <w:ilvl w:val="0"/>
                <w:numId w:val="79"/>
              </w:numPr>
              <w:tabs>
                <w:tab w:val="left" w:pos="342"/>
                <w:tab w:val="left" w:pos="4191"/>
              </w:tabs>
              <w:rPr>
                <w:sz w:val="26"/>
                <w:szCs w:val="26"/>
              </w:rPr>
            </w:pPr>
            <w:r w:rsidRPr="006A1181">
              <w:rPr>
                <w:sz w:val="26"/>
                <w:szCs w:val="26"/>
              </w:rPr>
              <w:t xml:space="preserve"> Không cho phép người dùng sửa</w:t>
            </w:r>
          </w:p>
        </w:tc>
      </w:tr>
      <w:tr w:rsidR="00F81081" w14:paraId="2040A9F8" w14:textId="77777777" w:rsidTr="005366FF">
        <w:tc>
          <w:tcPr>
            <w:tcW w:w="1530" w:type="dxa"/>
          </w:tcPr>
          <w:p w14:paraId="12FE9000" w14:textId="77777777" w:rsidR="00F81081" w:rsidRPr="00A03DDB" w:rsidRDefault="00F81081" w:rsidP="00AA77D8">
            <w:pPr>
              <w:pStyle w:val="ListParagraph"/>
              <w:tabs>
                <w:tab w:val="left" w:pos="0"/>
                <w:tab w:val="left" w:pos="1080"/>
                <w:tab w:val="left" w:pos="4191"/>
              </w:tabs>
              <w:ind w:left="0"/>
              <w:rPr>
                <w:sz w:val="26"/>
                <w:szCs w:val="26"/>
              </w:rPr>
            </w:pPr>
            <w:r>
              <w:rPr>
                <w:sz w:val="26"/>
                <w:szCs w:val="26"/>
              </w:rPr>
              <w:t>ID nhân sự</w:t>
            </w:r>
          </w:p>
        </w:tc>
        <w:tc>
          <w:tcPr>
            <w:tcW w:w="1530" w:type="dxa"/>
          </w:tcPr>
          <w:p w14:paraId="4AE715AF" w14:textId="77777777" w:rsidR="00F81081" w:rsidRDefault="00F81081" w:rsidP="00AA77D8">
            <w:pPr>
              <w:tabs>
                <w:tab w:val="left" w:pos="342"/>
                <w:tab w:val="left" w:pos="4191"/>
              </w:tabs>
              <w:rPr>
                <w:sz w:val="26"/>
                <w:szCs w:val="26"/>
              </w:rPr>
            </w:pPr>
            <w:r>
              <w:rPr>
                <w:sz w:val="26"/>
                <w:szCs w:val="26"/>
              </w:rPr>
              <w:t>Textbox</w:t>
            </w:r>
          </w:p>
        </w:tc>
        <w:tc>
          <w:tcPr>
            <w:tcW w:w="1350" w:type="dxa"/>
          </w:tcPr>
          <w:p w14:paraId="1E37B191" w14:textId="77777777" w:rsidR="00F81081" w:rsidRDefault="00F81081" w:rsidP="00671A40">
            <w:pPr>
              <w:tabs>
                <w:tab w:val="left" w:pos="342"/>
                <w:tab w:val="left" w:pos="4191"/>
              </w:tabs>
              <w:jc w:val="center"/>
              <w:rPr>
                <w:sz w:val="26"/>
                <w:szCs w:val="26"/>
              </w:rPr>
            </w:pPr>
            <w:r>
              <w:rPr>
                <w:sz w:val="26"/>
                <w:szCs w:val="26"/>
              </w:rPr>
              <w:t>Có</w:t>
            </w:r>
          </w:p>
        </w:tc>
        <w:tc>
          <w:tcPr>
            <w:tcW w:w="4590" w:type="dxa"/>
          </w:tcPr>
          <w:p w14:paraId="59A3DD18" w14:textId="77777777" w:rsidR="006A1181" w:rsidRDefault="00F81081" w:rsidP="007767F0">
            <w:pPr>
              <w:pStyle w:val="ListParagraph"/>
              <w:numPr>
                <w:ilvl w:val="0"/>
                <w:numId w:val="80"/>
              </w:numPr>
              <w:tabs>
                <w:tab w:val="left" w:pos="342"/>
                <w:tab w:val="left" w:pos="4191"/>
              </w:tabs>
              <w:rPr>
                <w:sz w:val="26"/>
                <w:szCs w:val="26"/>
              </w:rPr>
            </w:pPr>
            <w:r w:rsidRPr="006A1181">
              <w:rPr>
                <w:sz w:val="26"/>
                <w:szCs w:val="26"/>
              </w:rPr>
              <w:t xml:space="preserve">Hệ thống tự động lấy “ID nhân sự” theo User outlook người dung nhập vào từ </w:t>
            </w:r>
            <w:r w:rsidR="00F863F7" w:rsidRPr="006A1181">
              <w:rPr>
                <w:sz w:val="26"/>
                <w:szCs w:val="26"/>
                <w:highlight w:val="yellow"/>
              </w:rPr>
              <w:t>module “Quản lý người dùng”</w:t>
            </w:r>
            <w:r w:rsidR="00F863F7" w:rsidRPr="006A1181">
              <w:rPr>
                <w:sz w:val="26"/>
                <w:szCs w:val="26"/>
              </w:rPr>
              <w:t xml:space="preserve"> trong phần “Quản lý lỗi”</w:t>
            </w:r>
          </w:p>
          <w:p w14:paraId="7E65BE40" w14:textId="77777777" w:rsidR="00F81081" w:rsidRPr="006A1181" w:rsidRDefault="00F81081" w:rsidP="007767F0">
            <w:pPr>
              <w:pStyle w:val="ListParagraph"/>
              <w:numPr>
                <w:ilvl w:val="0"/>
                <w:numId w:val="80"/>
              </w:numPr>
              <w:tabs>
                <w:tab w:val="left" w:pos="342"/>
                <w:tab w:val="left" w:pos="4191"/>
              </w:tabs>
              <w:rPr>
                <w:sz w:val="26"/>
                <w:szCs w:val="26"/>
              </w:rPr>
            </w:pPr>
            <w:r w:rsidRPr="006A1181">
              <w:rPr>
                <w:sz w:val="26"/>
                <w:szCs w:val="26"/>
              </w:rPr>
              <w:t xml:space="preserve"> Không cho phép người dùng sửa</w:t>
            </w:r>
          </w:p>
        </w:tc>
      </w:tr>
      <w:tr w:rsidR="00EA7B2A" w14:paraId="34156821" w14:textId="77777777" w:rsidTr="005366FF">
        <w:tc>
          <w:tcPr>
            <w:tcW w:w="1530" w:type="dxa"/>
          </w:tcPr>
          <w:p w14:paraId="6BC5475D" w14:textId="77777777" w:rsidR="00EA7B2A" w:rsidRPr="00A03DDB" w:rsidRDefault="00EA7B2A" w:rsidP="00AA77D8">
            <w:pPr>
              <w:pStyle w:val="ListParagraph"/>
              <w:tabs>
                <w:tab w:val="left" w:pos="0"/>
                <w:tab w:val="left" w:pos="1080"/>
                <w:tab w:val="left" w:pos="4191"/>
              </w:tabs>
              <w:ind w:left="0"/>
              <w:rPr>
                <w:sz w:val="26"/>
                <w:szCs w:val="26"/>
              </w:rPr>
            </w:pPr>
            <w:r w:rsidRPr="00997449">
              <w:rPr>
                <w:sz w:val="26"/>
                <w:szCs w:val="26"/>
              </w:rPr>
              <w:t>NH chuyên doanh/khối</w:t>
            </w:r>
          </w:p>
        </w:tc>
        <w:tc>
          <w:tcPr>
            <w:tcW w:w="1530" w:type="dxa"/>
          </w:tcPr>
          <w:p w14:paraId="0A4FA470" w14:textId="77777777" w:rsidR="00EA7B2A" w:rsidRDefault="00EA7B2A" w:rsidP="00AD676C">
            <w:pPr>
              <w:tabs>
                <w:tab w:val="left" w:pos="342"/>
                <w:tab w:val="left" w:pos="4191"/>
              </w:tabs>
              <w:rPr>
                <w:ins w:id="135" w:author="Customer" w:date="2015-05-13T14:54:00Z"/>
                <w:sz w:val="26"/>
                <w:szCs w:val="26"/>
              </w:rPr>
            </w:pPr>
            <w:ins w:id="136" w:author="Customer" w:date="2015-05-13T14:54:00Z">
              <w:r>
                <w:rPr>
                  <w:sz w:val="26"/>
                  <w:szCs w:val="26"/>
                </w:rPr>
                <w:t>Combobox</w:t>
              </w:r>
            </w:ins>
          </w:p>
          <w:p w14:paraId="2C6414A9" w14:textId="77777777" w:rsidR="00EA7B2A" w:rsidDel="00310FC2" w:rsidRDefault="00EA7B2A" w:rsidP="00AA77D8">
            <w:pPr>
              <w:tabs>
                <w:tab w:val="left" w:pos="342"/>
                <w:tab w:val="left" w:pos="4191"/>
              </w:tabs>
              <w:rPr>
                <w:del w:id="137" w:author="Customer" w:date="2015-05-13T14:54:00Z"/>
                <w:sz w:val="26"/>
                <w:szCs w:val="26"/>
              </w:rPr>
            </w:pPr>
            <w:del w:id="138" w:author="Customer" w:date="2015-05-13T14:54:00Z">
              <w:r w:rsidDel="00310FC2">
                <w:rPr>
                  <w:sz w:val="26"/>
                  <w:szCs w:val="26"/>
                </w:rPr>
                <w:delText>Textbox</w:delText>
              </w:r>
            </w:del>
          </w:p>
          <w:p w14:paraId="1679652C" w14:textId="77777777" w:rsidR="00EA7B2A" w:rsidRDefault="00EA7B2A" w:rsidP="00AA77D8">
            <w:pPr>
              <w:tabs>
                <w:tab w:val="left" w:pos="342"/>
                <w:tab w:val="left" w:pos="4191"/>
              </w:tabs>
              <w:rPr>
                <w:sz w:val="26"/>
                <w:szCs w:val="26"/>
              </w:rPr>
            </w:pPr>
          </w:p>
        </w:tc>
        <w:tc>
          <w:tcPr>
            <w:tcW w:w="1350" w:type="dxa"/>
          </w:tcPr>
          <w:p w14:paraId="4A2B114A" w14:textId="77777777" w:rsidR="00EA7B2A" w:rsidRDefault="00EA7B2A" w:rsidP="00AD676C">
            <w:pPr>
              <w:tabs>
                <w:tab w:val="left" w:pos="342"/>
                <w:tab w:val="left" w:pos="4191"/>
              </w:tabs>
              <w:jc w:val="center"/>
              <w:rPr>
                <w:ins w:id="139" w:author="Customer" w:date="2015-05-13T14:54:00Z"/>
                <w:sz w:val="26"/>
                <w:szCs w:val="26"/>
              </w:rPr>
            </w:pPr>
            <w:ins w:id="140" w:author="Customer" w:date="2015-05-13T14:54:00Z">
              <w:r>
                <w:rPr>
                  <w:sz w:val="26"/>
                  <w:szCs w:val="26"/>
                </w:rPr>
                <w:t>Có</w:t>
              </w:r>
            </w:ins>
          </w:p>
          <w:p w14:paraId="71432895" w14:textId="77777777" w:rsidR="00EA7B2A" w:rsidDel="00310FC2" w:rsidRDefault="00EA7B2A" w:rsidP="00671A40">
            <w:pPr>
              <w:tabs>
                <w:tab w:val="left" w:pos="342"/>
                <w:tab w:val="left" w:pos="4191"/>
              </w:tabs>
              <w:jc w:val="center"/>
              <w:rPr>
                <w:del w:id="141" w:author="Customer" w:date="2015-05-13T14:54:00Z"/>
                <w:sz w:val="26"/>
                <w:szCs w:val="26"/>
              </w:rPr>
            </w:pPr>
            <w:del w:id="142" w:author="Customer" w:date="2015-05-13T14:54:00Z">
              <w:r w:rsidDel="00310FC2">
                <w:rPr>
                  <w:sz w:val="26"/>
                  <w:szCs w:val="26"/>
                </w:rPr>
                <w:delText>Có</w:delText>
              </w:r>
            </w:del>
          </w:p>
          <w:p w14:paraId="3878E121" w14:textId="77777777" w:rsidR="00EA7B2A" w:rsidRDefault="00EA7B2A" w:rsidP="00671A40">
            <w:pPr>
              <w:tabs>
                <w:tab w:val="left" w:pos="342"/>
                <w:tab w:val="left" w:pos="4191"/>
              </w:tabs>
              <w:jc w:val="center"/>
              <w:rPr>
                <w:sz w:val="26"/>
                <w:szCs w:val="26"/>
              </w:rPr>
            </w:pPr>
          </w:p>
        </w:tc>
        <w:tc>
          <w:tcPr>
            <w:tcW w:w="4590" w:type="dxa"/>
            <w:vMerge w:val="restart"/>
          </w:tcPr>
          <w:p w14:paraId="1061725A" w14:textId="77777777" w:rsidR="00EA7B2A" w:rsidRDefault="00EA7B2A" w:rsidP="00FF4B29">
            <w:pPr>
              <w:pStyle w:val="ListParagraph"/>
              <w:numPr>
                <w:ilvl w:val="0"/>
                <w:numId w:val="71"/>
              </w:numPr>
              <w:tabs>
                <w:tab w:val="left" w:pos="342"/>
                <w:tab w:val="left" w:pos="4191"/>
              </w:tabs>
              <w:rPr>
                <w:sz w:val="26"/>
                <w:szCs w:val="26"/>
              </w:rPr>
            </w:pPr>
            <w:r w:rsidRPr="006A1181">
              <w:rPr>
                <w:sz w:val="26"/>
                <w:szCs w:val="26"/>
              </w:rPr>
              <w:t>Hệ thống tự động lấy “</w:t>
            </w:r>
            <w:r>
              <w:rPr>
                <w:sz w:val="26"/>
                <w:szCs w:val="26"/>
              </w:rPr>
              <w:t>NHCD/ Khối, CN/ Trung tâm/ Phòng, PGD/ Tổ/ nhóm</w:t>
            </w:r>
            <w:r w:rsidRPr="006A1181">
              <w:rPr>
                <w:sz w:val="26"/>
                <w:szCs w:val="26"/>
              </w:rPr>
              <w:t xml:space="preserve">”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056CA57D" w14:textId="77777777" w:rsidR="00EA7B2A" w:rsidRPr="006A1181" w:rsidRDefault="00EA7B2A" w:rsidP="00FF4B29">
            <w:pPr>
              <w:pStyle w:val="ListParagraph"/>
              <w:numPr>
                <w:ilvl w:val="0"/>
                <w:numId w:val="83"/>
              </w:numPr>
              <w:tabs>
                <w:tab w:val="left" w:pos="342"/>
                <w:tab w:val="left" w:pos="4191"/>
              </w:tabs>
              <w:rPr>
                <w:sz w:val="26"/>
                <w:szCs w:val="26"/>
              </w:rPr>
            </w:pPr>
            <w:r w:rsidRPr="006A1181">
              <w:rPr>
                <w:sz w:val="26"/>
                <w:szCs w:val="26"/>
              </w:rPr>
              <w:t xml:space="preserve"> Không cho phép người dùng sửa</w:t>
            </w:r>
          </w:p>
        </w:tc>
      </w:tr>
      <w:tr w:rsidR="00EA7B2A" w14:paraId="32CB2DDE" w14:textId="77777777" w:rsidTr="005366FF">
        <w:tc>
          <w:tcPr>
            <w:tcW w:w="1530" w:type="dxa"/>
          </w:tcPr>
          <w:p w14:paraId="34488AE9" w14:textId="77777777" w:rsidR="00EA7B2A" w:rsidRPr="00A03DDB" w:rsidRDefault="00EA7B2A" w:rsidP="00AA77D8">
            <w:pPr>
              <w:pStyle w:val="ListParagraph"/>
              <w:tabs>
                <w:tab w:val="left" w:pos="0"/>
                <w:tab w:val="left" w:pos="1080"/>
                <w:tab w:val="left" w:pos="4191"/>
              </w:tabs>
              <w:ind w:left="0"/>
              <w:rPr>
                <w:sz w:val="26"/>
                <w:szCs w:val="26"/>
              </w:rPr>
            </w:pPr>
            <w:r w:rsidRPr="00997449">
              <w:rPr>
                <w:sz w:val="26"/>
                <w:szCs w:val="26"/>
              </w:rPr>
              <w:t>CN/trung tâm/phòng</w:t>
            </w:r>
          </w:p>
        </w:tc>
        <w:tc>
          <w:tcPr>
            <w:tcW w:w="1530" w:type="dxa"/>
          </w:tcPr>
          <w:p w14:paraId="5E05ED13" w14:textId="77777777" w:rsidR="00EA7B2A" w:rsidRDefault="00EA7B2A" w:rsidP="00AA77D8">
            <w:pPr>
              <w:tabs>
                <w:tab w:val="left" w:pos="342"/>
                <w:tab w:val="left" w:pos="4191"/>
              </w:tabs>
              <w:rPr>
                <w:sz w:val="26"/>
                <w:szCs w:val="26"/>
              </w:rPr>
            </w:pPr>
            <w:ins w:id="143" w:author="Customer" w:date="2015-05-13T14:54:00Z">
              <w:r w:rsidRPr="009449D5">
                <w:rPr>
                  <w:sz w:val="26"/>
                  <w:szCs w:val="26"/>
                </w:rPr>
                <w:t>Combobox</w:t>
              </w:r>
            </w:ins>
          </w:p>
        </w:tc>
        <w:tc>
          <w:tcPr>
            <w:tcW w:w="1350" w:type="dxa"/>
          </w:tcPr>
          <w:p w14:paraId="2464E957" w14:textId="77777777" w:rsidR="00EA7B2A" w:rsidRDefault="00EA7B2A" w:rsidP="00671A40">
            <w:pPr>
              <w:tabs>
                <w:tab w:val="left" w:pos="342"/>
                <w:tab w:val="left" w:pos="4191"/>
              </w:tabs>
              <w:jc w:val="center"/>
              <w:rPr>
                <w:sz w:val="26"/>
                <w:szCs w:val="26"/>
              </w:rPr>
            </w:pPr>
            <w:ins w:id="144" w:author="Customer" w:date="2015-05-13T14:54:00Z">
              <w:r w:rsidRPr="00267CA5">
                <w:rPr>
                  <w:sz w:val="26"/>
                  <w:szCs w:val="26"/>
                </w:rPr>
                <w:t>Có</w:t>
              </w:r>
            </w:ins>
          </w:p>
        </w:tc>
        <w:tc>
          <w:tcPr>
            <w:tcW w:w="4590" w:type="dxa"/>
            <w:vMerge/>
          </w:tcPr>
          <w:p w14:paraId="4E58769C" w14:textId="77777777" w:rsidR="00EA7B2A" w:rsidRPr="006A1181" w:rsidRDefault="00EA7B2A" w:rsidP="007767F0">
            <w:pPr>
              <w:pStyle w:val="ListParagraph"/>
              <w:numPr>
                <w:ilvl w:val="0"/>
                <w:numId w:val="83"/>
              </w:numPr>
              <w:tabs>
                <w:tab w:val="left" w:pos="342"/>
                <w:tab w:val="left" w:pos="4191"/>
              </w:tabs>
              <w:rPr>
                <w:sz w:val="26"/>
                <w:szCs w:val="26"/>
              </w:rPr>
            </w:pPr>
          </w:p>
        </w:tc>
      </w:tr>
      <w:tr w:rsidR="00EA7B2A" w14:paraId="0F4456A0" w14:textId="77777777" w:rsidTr="005366FF">
        <w:tc>
          <w:tcPr>
            <w:tcW w:w="1530" w:type="dxa"/>
          </w:tcPr>
          <w:p w14:paraId="37AB6668" w14:textId="77777777" w:rsidR="00EA7B2A" w:rsidRPr="00A03DDB" w:rsidRDefault="00EA7B2A" w:rsidP="00AA77D8">
            <w:pPr>
              <w:pStyle w:val="ListParagraph"/>
              <w:tabs>
                <w:tab w:val="left" w:pos="0"/>
                <w:tab w:val="left" w:pos="1080"/>
                <w:tab w:val="left" w:pos="4191"/>
              </w:tabs>
              <w:ind w:left="0"/>
              <w:rPr>
                <w:sz w:val="26"/>
                <w:szCs w:val="26"/>
              </w:rPr>
            </w:pPr>
            <w:r w:rsidRPr="00997449">
              <w:rPr>
                <w:sz w:val="26"/>
                <w:szCs w:val="26"/>
              </w:rPr>
              <w:t>PGD/ tổ/ nhóm</w:t>
            </w:r>
          </w:p>
        </w:tc>
        <w:tc>
          <w:tcPr>
            <w:tcW w:w="1530" w:type="dxa"/>
          </w:tcPr>
          <w:p w14:paraId="45846591" w14:textId="77777777" w:rsidR="00EA7B2A" w:rsidRDefault="00EA7B2A" w:rsidP="00AA77D8">
            <w:pPr>
              <w:tabs>
                <w:tab w:val="left" w:pos="342"/>
                <w:tab w:val="left" w:pos="4191"/>
              </w:tabs>
              <w:rPr>
                <w:sz w:val="26"/>
                <w:szCs w:val="26"/>
              </w:rPr>
            </w:pPr>
            <w:ins w:id="145" w:author="Customer" w:date="2015-05-13T14:54:00Z">
              <w:r w:rsidRPr="009449D5">
                <w:rPr>
                  <w:sz w:val="26"/>
                  <w:szCs w:val="26"/>
                </w:rPr>
                <w:t>Combobox</w:t>
              </w:r>
            </w:ins>
          </w:p>
        </w:tc>
        <w:tc>
          <w:tcPr>
            <w:tcW w:w="1350" w:type="dxa"/>
          </w:tcPr>
          <w:p w14:paraId="033957F4" w14:textId="77777777" w:rsidR="00EA7B2A" w:rsidRDefault="00EA7B2A" w:rsidP="00671A40">
            <w:pPr>
              <w:tabs>
                <w:tab w:val="left" w:pos="342"/>
                <w:tab w:val="left" w:pos="4191"/>
              </w:tabs>
              <w:jc w:val="center"/>
              <w:rPr>
                <w:sz w:val="26"/>
                <w:szCs w:val="26"/>
              </w:rPr>
            </w:pPr>
            <w:ins w:id="146" w:author="Customer" w:date="2015-05-13T14:54:00Z">
              <w:r w:rsidRPr="00267CA5">
                <w:rPr>
                  <w:sz w:val="26"/>
                  <w:szCs w:val="26"/>
                </w:rPr>
                <w:t>Có</w:t>
              </w:r>
            </w:ins>
          </w:p>
        </w:tc>
        <w:tc>
          <w:tcPr>
            <w:tcW w:w="4590" w:type="dxa"/>
            <w:vMerge/>
          </w:tcPr>
          <w:p w14:paraId="49EFCACF" w14:textId="77777777" w:rsidR="00EA7B2A" w:rsidRPr="006A1181" w:rsidRDefault="00EA7B2A" w:rsidP="007767F0">
            <w:pPr>
              <w:pStyle w:val="ListParagraph"/>
              <w:numPr>
                <w:ilvl w:val="0"/>
                <w:numId w:val="83"/>
              </w:numPr>
              <w:tabs>
                <w:tab w:val="left" w:pos="342"/>
                <w:tab w:val="left" w:pos="4191"/>
              </w:tabs>
              <w:rPr>
                <w:sz w:val="26"/>
                <w:szCs w:val="26"/>
              </w:rPr>
            </w:pPr>
          </w:p>
        </w:tc>
      </w:tr>
      <w:tr w:rsidR="002444CE" w14:paraId="44091A23" w14:textId="77777777" w:rsidTr="005366FF">
        <w:tc>
          <w:tcPr>
            <w:tcW w:w="1530" w:type="dxa"/>
          </w:tcPr>
          <w:p w14:paraId="4BBBE010" w14:textId="77777777" w:rsidR="002444CE" w:rsidRPr="00997449" w:rsidRDefault="002444CE" w:rsidP="00AA77D8">
            <w:pPr>
              <w:pStyle w:val="ListParagraph"/>
              <w:tabs>
                <w:tab w:val="left" w:pos="0"/>
                <w:tab w:val="left" w:pos="1080"/>
                <w:tab w:val="left" w:pos="4191"/>
              </w:tabs>
              <w:ind w:left="0"/>
              <w:rPr>
                <w:sz w:val="26"/>
                <w:szCs w:val="26"/>
              </w:rPr>
            </w:pPr>
            <w:r>
              <w:rPr>
                <w:sz w:val="26"/>
                <w:szCs w:val="26"/>
              </w:rPr>
              <w:t>Choose file</w:t>
            </w:r>
          </w:p>
        </w:tc>
        <w:tc>
          <w:tcPr>
            <w:tcW w:w="1530" w:type="dxa"/>
          </w:tcPr>
          <w:p w14:paraId="018F988A" w14:textId="77777777" w:rsidR="002444CE" w:rsidRDefault="002444CE" w:rsidP="00AA77D8">
            <w:pPr>
              <w:tabs>
                <w:tab w:val="left" w:pos="342"/>
                <w:tab w:val="left" w:pos="4191"/>
              </w:tabs>
              <w:rPr>
                <w:sz w:val="26"/>
                <w:szCs w:val="26"/>
              </w:rPr>
            </w:pPr>
            <w:r>
              <w:rPr>
                <w:sz w:val="26"/>
                <w:szCs w:val="26"/>
              </w:rPr>
              <w:t>Button</w:t>
            </w:r>
          </w:p>
        </w:tc>
        <w:tc>
          <w:tcPr>
            <w:tcW w:w="1350" w:type="dxa"/>
          </w:tcPr>
          <w:p w14:paraId="7CDB879F" w14:textId="77777777" w:rsidR="002444CE" w:rsidRDefault="00964685" w:rsidP="00671A40">
            <w:pPr>
              <w:tabs>
                <w:tab w:val="left" w:pos="342"/>
                <w:tab w:val="left" w:pos="4191"/>
              </w:tabs>
              <w:jc w:val="center"/>
              <w:rPr>
                <w:sz w:val="26"/>
                <w:szCs w:val="26"/>
              </w:rPr>
            </w:pPr>
            <w:ins w:id="147" w:author="Customer" w:date="2015-05-13T14:54:00Z">
              <w:r>
                <w:rPr>
                  <w:sz w:val="26"/>
                  <w:szCs w:val="26"/>
                </w:rPr>
                <w:t>Không</w:t>
              </w:r>
            </w:ins>
          </w:p>
        </w:tc>
        <w:tc>
          <w:tcPr>
            <w:tcW w:w="4590" w:type="dxa"/>
          </w:tcPr>
          <w:p w14:paraId="33026FA1" w14:textId="77777777" w:rsidR="0045650F" w:rsidRDefault="00420358" w:rsidP="007767F0">
            <w:pPr>
              <w:pStyle w:val="ListParagraph"/>
              <w:numPr>
                <w:ilvl w:val="0"/>
                <w:numId w:val="83"/>
              </w:numPr>
              <w:tabs>
                <w:tab w:val="left" w:pos="342"/>
                <w:tab w:val="left" w:pos="4191"/>
              </w:tabs>
              <w:rPr>
                <w:ins w:id="148" w:author="Michael Nguyen" w:date="2015-05-14T06:13:00Z"/>
                <w:sz w:val="26"/>
                <w:szCs w:val="26"/>
              </w:rPr>
            </w:pPr>
            <w:ins w:id="149" w:author="Michael Nguyen" w:date="2015-05-14T06:12:00Z">
              <w:r>
                <w:rPr>
                  <w:sz w:val="26"/>
                  <w:szCs w:val="26"/>
                </w:rPr>
                <w:t>Cho phép người dùng đính kèm file không giới định dạng file</w:t>
              </w:r>
            </w:ins>
          </w:p>
          <w:p w14:paraId="0CEEE663" w14:textId="1D38AFEF" w:rsidR="002444CE" w:rsidRDefault="0045650F" w:rsidP="007767F0">
            <w:pPr>
              <w:pStyle w:val="ListParagraph"/>
              <w:numPr>
                <w:ilvl w:val="0"/>
                <w:numId w:val="83"/>
              </w:numPr>
              <w:tabs>
                <w:tab w:val="left" w:pos="342"/>
                <w:tab w:val="left" w:pos="4191"/>
              </w:tabs>
              <w:rPr>
                <w:sz w:val="26"/>
                <w:szCs w:val="26"/>
              </w:rPr>
            </w:pPr>
            <w:ins w:id="150" w:author="Michael Nguyen" w:date="2015-05-14T06:13:00Z">
              <w:r>
                <w:rPr>
                  <w:sz w:val="26"/>
                  <w:szCs w:val="26"/>
                </w:rPr>
                <w:t>Sau khi đính kèm cho phép người dùng tài file đã upload về máy</w:t>
              </w:r>
            </w:ins>
            <w:del w:id="151" w:author="Michael Nguyen" w:date="2015-05-14T06:12:00Z">
              <w:r w:rsidR="002444CE" w:rsidDel="00420358">
                <w:rPr>
                  <w:sz w:val="26"/>
                  <w:szCs w:val="26"/>
                </w:rPr>
                <w:delText xml:space="preserve">Đính kèm hồ sơ </w:delText>
              </w:r>
            </w:del>
          </w:p>
        </w:tc>
      </w:tr>
      <w:tr w:rsidR="002444CE" w:rsidDel="00420358" w14:paraId="552D0D40" w14:textId="3DB6347B" w:rsidTr="005366FF">
        <w:trPr>
          <w:del w:id="152" w:author="Michael Nguyen" w:date="2015-05-14T06:12:00Z"/>
        </w:trPr>
        <w:tc>
          <w:tcPr>
            <w:tcW w:w="1530" w:type="dxa"/>
          </w:tcPr>
          <w:p w14:paraId="2C3C9712" w14:textId="4428D74E" w:rsidR="002444CE" w:rsidRPr="00997449" w:rsidDel="00420358" w:rsidRDefault="002444CE" w:rsidP="00AA77D8">
            <w:pPr>
              <w:pStyle w:val="ListParagraph"/>
              <w:tabs>
                <w:tab w:val="left" w:pos="0"/>
                <w:tab w:val="left" w:pos="1080"/>
                <w:tab w:val="left" w:pos="4191"/>
              </w:tabs>
              <w:ind w:left="0"/>
              <w:rPr>
                <w:del w:id="153" w:author="Michael Nguyen" w:date="2015-05-14T06:12:00Z"/>
                <w:sz w:val="26"/>
                <w:szCs w:val="26"/>
              </w:rPr>
            </w:pPr>
            <w:moveFromRangeStart w:id="154" w:author="Customer" w:date="2015-05-13T14:55:00Z" w:name="move419292228"/>
            <w:moveFrom w:id="155" w:author="Customer" w:date="2015-05-13T14:55:00Z">
              <w:del w:id="156" w:author="Michael Nguyen" w:date="2015-05-14T06:12:00Z">
                <w:r w:rsidDel="00420358">
                  <w:rPr>
                    <w:sz w:val="26"/>
                    <w:szCs w:val="26"/>
                  </w:rPr>
                  <w:delText>Xóa hồ sơ đính kèm</w:delText>
                </w:r>
              </w:del>
            </w:moveFrom>
          </w:p>
        </w:tc>
        <w:tc>
          <w:tcPr>
            <w:tcW w:w="1530" w:type="dxa"/>
          </w:tcPr>
          <w:p w14:paraId="2B7C45A9" w14:textId="29E6D0CD" w:rsidR="002444CE" w:rsidDel="00420358" w:rsidRDefault="002444CE" w:rsidP="00AA77D8">
            <w:pPr>
              <w:tabs>
                <w:tab w:val="left" w:pos="342"/>
                <w:tab w:val="left" w:pos="4191"/>
              </w:tabs>
              <w:rPr>
                <w:del w:id="157" w:author="Michael Nguyen" w:date="2015-05-14T06:12:00Z"/>
                <w:sz w:val="26"/>
                <w:szCs w:val="26"/>
              </w:rPr>
            </w:pPr>
            <w:moveFrom w:id="158" w:author="Customer" w:date="2015-05-13T14:55:00Z">
              <w:del w:id="159" w:author="Michael Nguyen" w:date="2015-05-14T06:12:00Z">
                <w:r w:rsidDel="00420358">
                  <w:rPr>
                    <w:sz w:val="26"/>
                    <w:szCs w:val="26"/>
                  </w:rPr>
                  <w:delText>Button</w:delText>
                </w:r>
              </w:del>
            </w:moveFrom>
          </w:p>
        </w:tc>
        <w:tc>
          <w:tcPr>
            <w:tcW w:w="1350" w:type="dxa"/>
          </w:tcPr>
          <w:p w14:paraId="5989401B" w14:textId="16E4FF8C" w:rsidR="002444CE" w:rsidDel="00420358" w:rsidRDefault="002444CE" w:rsidP="00671A40">
            <w:pPr>
              <w:tabs>
                <w:tab w:val="left" w:pos="342"/>
                <w:tab w:val="left" w:pos="4191"/>
              </w:tabs>
              <w:jc w:val="center"/>
              <w:rPr>
                <w:del w:id="160" w:author="Michael Nguyen" w:date="2015-05-14T06:12:00Z"/>
                <w:sz w:val="26"/>
                <w:szCs w:val="26"/>
              </w:rPr>
            </w:pPr>
          </w:p>
        </w:tc>
        <w:tc>
          <w:tcPr>
            <w:tcW w:w="4590" w:type="dxa"/>
          </w:tcPr>
          <w:p w14:paraId="016D323D" w14:textId="70AD26CB" w:rsidR="002444CE" w:rsidDel="00420358" w:rsidRDefault="002444CE" w:rsidP="007767F0">
            <w:pPr>
              <w:pStyle w:val="ListParagraph"/>
              <w:numPr>
                <w:ilvl w:val="0"/>
                <w:numId w:val="83"/>
              </w:numPr>
              <w:tabs>
                <w:tab w:val="left" w:pos="342"/>
                <w:tab w:val="left" w:pos="4191"/>
              </w:tabs>
              <w:rPr>
                <w:del w:id="161" w:author="Michael Nguyen" w:date="2015-05-14T06:12:00Z"/>
                <w:sz w:val="26"/>
                <w:szCs w:val="26"/>
              </w:rPr>
            </w:pPr>
            <w:moveFrom w:id="162" w:author="Customer" w:date="2015-05-13T14:55:00Z">
              <w:del w:id="163" w:author="Michael Nguyen" w:date="2015-05-14T06:12:00Z">
                <w:r w:rsidDel="00420358">
                  <w:rPr>
                    <w:sz w:val="26"/>
                    <w:szCs w:val="26"/>
                  </w:rPr>
                  <w:delText>Xóa hồ sơ đính kèm</w:delText>
                </w:r>
              </w:del>
            </w:moveFrom>
          </w:p>
        </w:tc>
      </w:tr>
      <w:tr w:rsidR="002444CE" w:rsidDel="00420358" w14:paraId="138A9E6E" w14:textId="7F70243B" w:rsidTr="00964685">
        <w:tblPrEx>
          <w:tblW w:w="9000" w:type="dxa"/>
          <w:tblInd w:w="198" w:type="dxa"/>
          <w:tblLayout w:type="fixed"/>
          <w:tblPrExChange w:id="164" w:author="Customer" w:date="2015-05-13T14:58:00Z">
            <w:tblPrEx>
              <w:tblW w:w="9000" w:type="dxa"/>
              <w:tblInd w:w="198" w:type="dxa"/>
              <w:tblLayout w:type="fixed"/>
            </w:tblPrEx>
          </w:tblPrExChange>
        </w:tblPrEx>
        <w:trPr>
          <w:del w:id="165" w:author="Michael Nguyen" w:date="2015-05-14T06:12:00Z"/>
        </w:trPr>
        <w:tc>
          <w:tcPr>
            <w:tcW w:w="1530" w:type="dxa"/>
            <w:tcBorders>
              <w:bottom w:val="single" w:sz="4" w:space="0" w:color="auto"/>
            </w:tcBorders>
            <w:tcPrChange w:id="166" w:author="Customer" w:date="2015-05-13T14:58:00Z">
              <w:tcPr>
                <w:tcW w:w="1530" w:type="dxa"/>
              </w:tcPr>
            </w:tcPrChange>
          </w:tcPr>
          <w:p w14:paraId="3C6227D8" w14:textId="7605998D" w:rsidR="002444CE" w:rsidRPr="00997449" w:rsidDel="00420358" w:rsidRDefault="002444CE" w:rsidP="00AA77D8">
            <w:pPr>
              <w:pStyle w:val="ListParagraph"/>
              <w:tabs>
                <w:tab w:val="left" w:pos="0"/>
                <w:tab w:val="left" w:pos="1080"/>
                <w:tab w:val="left" w:pos="4191"/>
              </w:tabs>
              <w:ind w:left="0"/>
              <w:rPr>
                <w:del w:id="167" w:author="Michael Nguyen" w:date="2015-05-14T06:12:00Z"/>
                <w:sz w:val="26"/>
                <w:szCs w:val="26"/>
              </w:rPr>
            </w:pPr>
            <w:moveFrom w:id="168" w:author="Customer" w:date="2015-05-13T14:55:00Z">
              <w:del w:id="169" w:author="Michael Nguyen" w:date="2015-05-14T06:12:00Z">
                <w:r w:rsidDel="00420358">
                  <w:rPr>
                    <w:sz w:val="26"/>
                    <w:szCs w:val="26"/>
                  </w:rPr>
                  <w:delText>Lưu hành động</w:delText>
                </w:r>
              </w:del>
            </w:moveFrom>
          </w:p>
        </w:tc>
        <w:tc>
          <w:tcPr>
            <w:tcW w:w="1530" w:type="dxa"/>
            <w:tcBorders>
              <w:bottom w:val="single" w:sz="4" w:space="0" w:color="auto"/>
            </w:tcBorders>
            <w:tcPrChange w:id="170" w:author="Customer" w:date="2015-05-13T14:58:00Z">
              <w:tcPr>
                <w:tcW w:w="1530" w:type="dxa"/>
              </w:tcPr>
            </w:tcPrChange>
          </w:tcPr>
          <w:p w14:paraId="1C9F5560" w14:textId="78D4DB96" w:rsidR="002444CE" w:rsidDel="00420358" w:rsidRDefault="002444CE" w:rsidP="00AA77D8">
            <w:pPr>
              <w:tabs>
                <w:tab w:val="left" w:pos="342"/>
                <w:tab w:val="left" w:pos="4191"/>
              </w:tabs>
              <w:rPr>
                <w:del w:id="171" w:author="Michael Nguyen" w:date="2015-05-14T06:12:00Z"/>
                <w:sz w:val="26"/>
                <w:szCs w:val="26"/>
              </w:rPr>
            </w:pPr>
            <w:moveFrom w:id="172" w:author="Customer" w:date="2015-05-13T14:55:00Z">
              <w:del w:id="173" w:author="Michael Nguyen" w:date="2015-05-14T06:12:00Z">
                <w:r w:rsidDel="00420358">
                  <w:rPr>
                    <w:sz w:val="26"/>
                    <w:szCs w:val="26"/>
                  </w:rPr>
                  <w:delText>Button</w:delText>
                </w:r>
              </w:del>
            </w:moveFrom>
          </w:p>
        </w:tc>
        <w:tc>
          <w:tcPr>
            <w:tcW w:w="1350" w:type="dxa"/>
            <w:tcBorders>
              <w:bottom w:val="single" w:sz="4" w:space="0" w:color="auto"/>
            </w:tcBorders>
            <w:tcPrChange w:id="174" w:author="Customer" w:date="2015-05-13T14:58:00Z">
              <w:tcPr>
                <w:tcW w:w="1350" w:type="dxa"/>
              </w:tcPr>
            </w:tcPrChange>
          </w:tcPr>
          <w:p w14:paraId="279AF76D" w14:textId="18F8FC23" w:rsidR="002444CE" w:rsidDel="00420358" w:rsidRDefault="002444CE" w:rsidP="00671A40">
            <w:pPr>
              <w:tabs>
                <w:tab w:val="left" w:pos="342"/>
                <w:tab w:val="left" w:pos="4191"/>
              </w:tabs>
              <w:jc w:val="center"/>
              <w:rPr>
                <w:del w:id="175" w:author="Michael Nguyen" w:date="2015-05-14T06:12:00Z"/>
                <w:sz w:val="26"/>
                <w:szCs w:val="26"/>
              </w:rPr>
            </w:pPr>
          </w:p>
        </w:tc>
        <w:tc>
          <w:tcPr>
            <w:tcW w:w="4590" w:type="dxa"/>
            <w:tcBorders>
              <w:bottom w:val="single" w:sz="4" w:space="0" w:color="auto"/>
            </w:tcBorders>
            <w:tcPrChange w:id="176" w:author="Customer" w:date="2015-05-13T14:58:00Z">
              <w:tcPr>
                <w:tcW w:w="4590" w:type="dxa"/>
              </w:tcPr>
            </w:tcPrChange>
          </w:tcPr>
          <w:p w14:paraId="7F12E93C" w14:textId="60A0447C" w:rsidR="002444CE" w:rsidDel="00420358" w:rsidRDefault="002444CE" w:rsidP="007767F0">
            <w:pPr>
              <w:pStyle w:val="ListParagraph"/>
              <w:numPr>
                <w:ilvl w:val="0"/>
                <w:numId w:val="83"/>
              </w:numPr>
              <w:tabs>
                <w:tab w:val="left" w:pos="342"/>
                <w:tab w:val="left" w:pos="4191"/>
              </w:tabs>
              <w:rPr>
                <w:del w:id="177" w:author="Michael Nguyen" w:date="2015-05-14T06:12:00Z"/>
                <w:sz w:val="26"/>
                <w:szCs w:val="26"/>
              </w:rPr>
            </w:pPr>
            <w:moveFrom w:id="178" w:author="Customer" w:date="2015-05-13T14:55:00Z">
              <w:del w:id="179" w:author="Michael Nguyen" w:date="2015-05-14T06:12:00Z">
                <w:r w:rsidDel="00420358">
                  <w:rPr>
                    <w:sz w:val="26"/>
                    <w:szCs w:val="26"/>
                  </w:rPr>
                  <w:delText>Thêm mới hành động</w:delText>
                </w:r>
              </w:del>
            </w:moveFrom>
          </w:p>
        </w:tc>
      </w:tr>
      <w:moveFromRangeEnd w:id="154"/>
      <w:tr w:rsidR="002444CE" w14:paraId="24A7AFA3" w14:textId="77777777" w:rsidTr="00964685">
        <w:tblPrEx>
          <w:tblW w:w="9000" w:type="dxa"/>
          <w:tblInd w:w="198" w:type="dxa"/>
          <w:tblLayout w:type="fixed"/>
          <w:tblPrExChange w:id="180" w:author="Customer" w:date="2015-05-13T14:58:00Z">
            <w:tblPrEx>
              <w:tblW w:w="9000" w:type="dxa"/>
              <w:tblInd w:w="198" w:type="dxa"/>
              <w:tblLayout w:type="fixed"/>
            </w:tblPrEx>
          </w:tblPrExChange>
        </w:tblPrEx>
        <w:tc>
          <w:tcPr>
            <w:tcW w:w="1530" w:type="dxa"/>
            <w:tcBorders>
              <w:top w:val="single" w:sz="4" w:space="0" w:color="auto"/>
              <w:left w:val="single" w:sz="4" w:space="0" w:color="auto"/>
              <w:bottom w:val="single" w:sz="4" w:space="0" w:color="auto"/>
              <w:right w:val="single" w:sz="4" w:space="0" w:color="auto"/>
            </w:tcBorders>
            <w:tcPrChange w:id="181" w:author="Customer" w:date="2015-05-13T14:58:00Z">
              <w:tcPr>
                <w:tcW w:w="1530" w:type="dxa"/>
              </w:tcPr>
            </w:tcPrChange>
          </w:tcPr>
          <w:p w14:paraId="47ECB0B6" w14:textId="77777777" w:rsidR="002444CE" w:rsidRPr="00997449" w:rsidRDefault="002444CE" w:rsidP="00AA77D8">
            <w:pPr>
              <w:pStyle w:val="ListParagraph"/>
              <w:tabs>
                <w:tab w:val="left" w:pos="0"/>
                <w:tab w:val="left" w:pos="1080"/>
                <w:tab w:val="left" w:pos="4191"/>
              </w:tabs>
              <w:ind w:left="0"/>
              <w:rPr>
                <w:sz w:val="26"/>
                <w:szCs w:val="26"/>
              </w:rPr>
            </w:pPr>
            <w:r>
              <w:rPr>
                <w:sz w:val="26"/>
                <w:szCs w:val="26"/>
              </w:rPr>
              <w:t>Ý kiến của anh/ chị</w:t>
            </w:r>
          </w:p>
        </w:tc>
        <w:tc>
          <w:tcPr>
            <w:tcW w:w="1530" w:type="dxa"/>
            <w:tcBorders>
              <w:top w:val="single" w:sz="4" w:space="0" w:color="auto"/>
              <w:left w:val="single" w:sz="4" w:space="0" w:color="auto"/>
              <w:bottom w:val="single" w:sz="4" w:space="0" w:color="auto"/>
              <w:right w:val="single" w:sz="4" w:space="0" w:color="auto"/>
            </w:tcBorders>
            <w:tcPrChange w:id="182" w:author="Customer" w:date="2015-05-13T14:58:00Z">
              <w:tcPr>
                <w:tcW w:w="1530" w:type="dxa"/>
              </w:tcPr>
            </w:tcPrChange>
          </w:tcPr>
          <w:p w14:paraId="5E440C48" w14:textId="77777777" w:rsidR="002444CE" w:rsidRDefault="002444CE" w:rsidP="00AA77D8">
            <w:pPr>
              <w:tabs>
                <w:tab w:val="left" w:pos="342"/>
                <w:tab w:val="left" w:pos="4191"/>
              </w:tabs>
              <w:rPr>
                <w:sz w:val="26"/>
                <w:szCs w:val="26"/>
              </w:rPr>
            </w:pPr>
            <w:r>
              <w:rPr>
                <w:sz w:val="26"/>
                <w:szCs w:val="26"/>
              </w:rPr>
              <w:t>Text area</w:t>
            </w:r>
          </w:p>
        </w:tc>
        <w:tc>
          <w:tcPr>
            <w:tcW w:w="1350" w:type="dxa"/>
            <w:tcBorders>
              <w:top w:val="single" w:sz="4" w:space="0" w:color="auto"/>
              <w:left w:val="single" w:sz="4" w:space="0" w:color="auto"/>
              <w:bottom w:val="single" w:sz="4" w:space="0" w:color="auto"/>
              <w:right w:val="single" w:sz="4" w:space="0" w:color="auto"/>
            </w:tcBorders>
            <w:tcPrChange w:id="183" w:author="Customer" w:date="2015-05-13T14:58:00Z">
              <w:tcPr>
                <w:tcW w:w="1350" w:type="dxa"/>
              </w:tcPr>
            </w:tcPrChange>
          </w:tcPr>
          <w:p w14:paraId="73982203" w14:textId="77777777" w:rsidR="002444CE" w:rsidRDefault="00964685" w:rsidP="00671A40">
            <w:pPr>
              <w:tabs>
                <w:tab w:val="left" w:pos="342"/>
                <w:tab w:val="left" w:pos="4191"/>
              </w:tabs>
              <w:jc w:val="center"/>
              <w:rPr>
                <w:sz w:val="26"/>
                <w:szCs w:val="26"/>
              </w:rPr>
            </w:pPr>
            <w:ins w:id="184" w:author="Customer" w:date="2015-05-13T14:56:00Z">
              <w:r>
                <w:rPr>
                  <w:sz w:val="26"/>
                  <w:szCs w:val="26"/>
                </w:rPr>
                <w:t>Không</w:t>
              </w:r>
            </w:ins>
          </w:p>
        </w:tc>
        <w:tc>
          <w:tcPr>
            <w:tcW w:w="4590" w:type="dxa"/>
            <w:tcBorders>
              <w:top w:val="single" w:sz="4" w:space="0" w:color="auto"/>
              <w:left w:val="single" w:sz="4" w:space="0" w:color="auto"/>
              <w:bottom w:val="single" w:sz="4" w:space="0" w:color="auto"/>
              <w:right w:val="single" w:sz="4" w:space="0" w:color="auto"/>
            </w:tcBorders>
            <w:tcPrChange w:id="185" w:author="Customer" w:date="2015-05-13T14:58:00Z">
              <w:tcPr>
                <w:tcW w:w="4590" w:type="dxa"/>
              </w:tcPr>
            </w:tcPrChange>
          </w:tcPr>
          <w:p w14:paraId="2E5DB099" w14:textId="77777777" w:rsidR="002444CE" w:rsidRDefault="002444CE" w:rsidP="007767F0">
            <w:pPr>
              <w:pStyle w:val="ListParagraph"/>
              <w:numPr>
                <w:ilvl w:val="0"/>
                <w:numId w:val="83"/>
              </w:numPr>
              <w:tabs>
                <w:tab w:val="left" w:pos="342"/>
                <w:tab w:val="left" w:pos="4191"/>
              </w:tabs>
              <w:rPr>
                <w:sz w:val="26"/>
                <w:szCs w:val="26"/>
              </w:rPr>
            </w:pPr>
            <w:r>
              <w:rPr>
                <w:sz w:val="26"/>
                <w:szCs w:val="26"/>
              </w:rPr>
              <w:t>Người dùng tự nhập</w:t>
            </w:r>
          </w:p>
          <w:p w14:paraId="5B4C9973" w14:textId="77777777" w:rsidR="002444CE" w:rsidRDefault="002444CE" w:rsidP="007767F0">
            <w:pPr>
              <w:pStyle w:val="ListParagraph"/>
              <w:numPr>
                <w:ilvl w:val="0"/>
                <w:numId w:val="83"/>
              </w:numPr>
              <w:tabs>
                <w:tab w:val="left" w:pos="342"/>
                <w:tab w:val="left" w:pos="4191"/>
              </w:tabs>
              <w:rPr>
                <w:sz w:val="26"/>
                <w:szCs w:val="26"/>
              </w:rPr>
            </w:pPr>
            <w:r>
              <w:rPr>
                <w:sz w:val="26"/>
                <w:szCs w:val="26"/>
              </w:rPr>
              <w:t>Cho phép người dùng nhập nhiều dòng dữ liệu</w:t>
            </w:r>
          </w:p>
        </w:tc>
      </w:tr>
      <w:tr w:rsidR="00964685" w:rsidDel="00964685" w14:paraId="76087428" w14:textId="77777777" w:rsidTr="00964685">
        <w:tblPrEx>
          <w:tblW w:w="9000" w:type="dxa"/>
          <w:tblInd w:w="198" w:type="dxa"/>
          <w:tblLayout w:type="fixed"/>
          <w:tblPrExChange w:id="186" w:author="Customer" w:date="2015-05-13T14:58:00Z">
            <w:tblPrEx>
              <w:tblW w:w="9000" w:type="dxa"/>
              <w:tblInd w:w="198" w:type="dxa"/>
              <w:tblLayout w:type="fixed"/>
            </w:tblPrEx>
          </w:tblPrExChange>
        </w:tblPrEx>
        <w:trPr>
          <w:del w:id="187" w:author="Customer" w:date="2015-05-13T14:56:00Z"/>
        </w:trPr>
        <w:tc>
          <w:tcPr>
            <w:tcW w:w="1530" w:type="dxa"/>
            <w:tcBorders>
              <w:top w:val="single" w:sz="4" w:space="0" w:color="auto"/>
              <w:left w:val="single" w:sz="4" w:space="0" w:color="auto"/>
              <w:bottom w:val="single" w:sz="4" w:space="0" w:color="auto"/>
              <w:right w:val="single" w:sz="4" w:space="0" w:color="auto"/>
            </w:tcBorders>
            <w:tcPrChange w:id="188" w:author="Customer" w:date="2015-05-13T14:58:00Z">
              <w:tcPr>
                <w:tcW w:w="1530" w:type="dxa"/>
              </w:tcPr>
            </w:tcPrChange>
          </w:tcPr>
          <w:p w14:paraId="5009D868" w14:textId="77777777" w:rsidR="00964685" w:rsidRPr="00997449" w:rsidDel="00964685" w:rsidRDefault="00964685" w:rsidP="00AD676C">
            <w:pPr>
              <w:pStyle w:val="ListParagraph"/>
              <w:tabs>
                <w:tab w:val="left" w:pos="0"/>
                <w:tab w:val="left" w:pos="1080"/>
                <w:tab w:val="left" w:pos="4191"/>
              </w:tabs>
              <w:ind w:left="0"/>
              <w:rPr>
                <w:del w:id="189" w:author="Customer" w:date="2015-05-13T14:56:00Z"/>
                <w:sz w:val="26"/>
                <w:szCs w:val="26"/>
              </w:rPr>
            </w:pPr>
            <w:moveToRangeStart w:id="190" w:author="Customer" w:date="2015-05-13T14:55:00Z" w:name="move419292228"/>
            <w:moveTo w:id="191" w:author="Customer" w:date="2015-05-13T14:55:00Z">
              <w:del w:id="192" w:author="Customer" w:date="2015-05-13T14:56:00Z">
                <w:r w:rsidDel="00964685">
                  <w:rPr>
                    <w:sz w:val="26"/>
                    <w:szCs w:val="26"/>
                  </w:rPr>
                  <w:delText>Xóa hồ sơ đính kèm</w:delText>
                </w:r>
              </w:del>
            </w:moveTo>
          </w:p>
        </w:tc>
        <w:tc>
          <w:tcPr>
            <w:tcW w:w="1530" w:type="dxa"/>
            <w:tcBorders>
              <w:top w:val="single" w:sz="4" w:space="0" w:color="auto"/>
              <w:left w:val="single" w:sz="4" w:space="0" w:color="auto"/>
              <w:bottom w:val="single" w:sz="4" w:space="0" w:color="auto"/>
              <w:right w:val="single" w:sz="4" w:space="0" w:color="auto"/>
            </w:tcBorders>
            <w:tcPrChange w:id="193" w:author="Customer" w:date="2015-05-13T14:58:00Z">
              <w:tcPr>
                <w:tcW w:w="1530" w:type="dxa"/>
              </w:tcPr>
            </w:tcPrChange>
          </w:tcPr>
          <w:p w14:paraId="24BFDF9B" w14:textId="77777777" w:rsidR="00964685" w:rsidDel="00964685" w:rsidRDefault="00964685" w:rsidP="00AD676C">
            <w:pPr>
              <w:tabs>
                <w:tab w:val="left" w:pos="342"/>
                <w:tab w:val="left" w:pos="4191"/>
              </w:tabs>
              <w:rPr>
                <w:del w:id="194" w:author="Customer" w:date="2015-05-13T14:56:00Z"/>
                <w:sz w:val="26"/>
                <w:szCs w:val="26"/>
              </w:rPr>
            </w:pPr>
            <w:moveTo w:id="195" w:author="Customer" w:date="2015-05-13T14:55:00Z">
              <w:del w:id="196" w:author="Customer" w:date="2015-05-13T14:56:00Z">
                <w:r w:rsidDel="00964685">
                  <w:rPr>
                    <w:sz w:val="26"/>
                    <w:szCs w:val="26"/>
                  </w:rPr>
                  <w:delText>Button</w:delText>
                </w:r>
              </w:del>
            </w:moveTo>
          </w:p>
        </w:tc>
        <w:tc>
          <w:tcPr>
            <w:tcW w:w="1350" w:type="dxa"/>
            <w:tcBorders>
              <w:top w:val="single" w:sz="4" w:space="0" w:color="auto"/>
              <w:left w:val="single" w:sz="4" w:space="0" w:color="auto"/>
              <w:bottom w:val="single" w:sz="4" w:space="0" w:color="auto"/>
              <w:right w:val="single" w:sz="4" w:space="0" w:color="auto"/>
            </w:tcBorders>
            <w:tcPrChange w:id="197" w:author="Customer" w:date="2015-05-13T14:58:00Z">
              <w:tcPr>
                <w:tcW w:w="1350" w:type="dxa"/>
              </w:tcPr>
            </w:tcPrChange>
          </w:tcPr>
          <w:p w14:paraId="6FF1FE45" w14:textId="77777777" w:rsidR="00964685" w:rsidDel="00964685" w:rsidRDefault="00964685" w:rsidP="00AD676C">
            <w:pPr>
              <w:tabs>
                <w:tab w:val="left" w:pos="342"/>
                <w:tab w:val="left" w:pos="4191"/>
              </w:tabs>
              <w:jc w:val="center"/>
              <w:rPr>
                <w:del w:id="198" w:author="Customer" w:date="2015-05-13T14:56:00Z"/>
                <w:sz w:val="26"/>
                <w:szCs w:val="26"/>
              </w:rPr>
            </w:pPr>
          </w:p>
        </w:tc>
        <w:tc>
          <w:tcPr>
            <w:tcW w:w="4590" w:type="dxa"/>
            <w:tcBorders>
              <w:top w:val="single" w:sz="4" w:space="0" w:color="auto"/>
              <w:left w:val="single" w:sz="4" w:space="0" w:color="auto"/>
              <w:bottom w:val="single" w:sz="4" w:space="0" w:color="auto"/>
              <w:right w:val="single" w:sz="4" w:space="0" w:color="auto"/>
            </w:tcBorders>
            <w:tcPrChange w:id="199" w:author="Customer" w:date="2015-05-13T14:58:00Z">
              <w:tcPr>
                <w:tcW w:w="4590" w:type="dxa"/>
              </w:tcPr>
            </w:tcPrChange>
          </w:tcPr>
          <w:p w14:paraId="31B4896A" w14:textId="77777777" w:rsidR="00964685" w:rsidDel="00964685" w:rsidRDefault="00964685" w:rsidP="00AD676C">
            <w:pPr>
              <w:pStyle w:val="ListParagraph"/>
              <w:numPr>
                <w:ilvl w:val="0"/>
                <w:numId w:val="83"/>
              </w:numPr>
              <w:tabs>
                <w:tab w:val="left" w:pos="342"/>
                <w:tab w:val="left" w:pos="4191"/>
              </w:tabs>
              <w:rPr>
                <w:del w:id="200" w:author="Customer" w:date="2015-05-13T14:56:00Z"/>
                <w:sz w:val="26"/>
                <w:szCs w:val="26"/>
              </w:rPr>
            </w:pPr>
            <w:moveTo w:id="201" w:author="Customer" w:date="2015-05-13T14:55:00Z">
              <w:del w:id="202" w:author="Customer" w:date="2015-05-13T14:56:00Z">
                <w:r w:rsidDel="00964685">
                  <w:rPr>
                    <w:sz w:val="26"/>
                    <w:szCs w:val="26"/>
                  </w:rPr>
                  <w:delText>Xóa hồ sơ đính kèm</w:delText>
                </w:r>
              </w:del>
            </w:moveTo>
          </w:p>
        </w:tc>
      </w:tr>
      <w:tr w:rsidR="00964685" w14:paraId="2601B146" w14:textId="77777777" w:rsidTr="00964685">
        <w:tblPrEx>
          <w:tblW w:w="9000" w:type="dxa"/>
          <w:tblInd w:w="198" w:type="dxa"/>
          <w:tblLayout w:type="fixed"/>
          <w:tblPrExChange w:id="203" w:author="Customer" w:date="2015-05-13T14:58:00Z">
            <w:tblPrEx>
              <w:tblW w:w="9000" w:type="dxa"/>
              <w:tblInd w:w="198" w:type="dxa"/>
              <w:tblLayout w:type="fixed"/>
            </w:tblPrEx>
          </w:tblPrExChange>
        </w:tblPrEx>
        <w:tc>
          <w:tcPr>
            <w:tcW w:w="1530" w:type="dxa"/>
            <w:tcBorders>
              <w:top w:val="single" w:sz="4" w:space="0" w:color="auto"/>
              <w:left w:val="single" w:sz="4" w:space="0" w:color="auto"/>
              <w:bottom w:val="single" w:sz="4" w:space="0" w:color="auto"/>
              <w:right w:val="single" w:sz="4" w:space="0" w:color="auto"/>
            </w:tcBorders>
            <w:tcPrChange w:id="204" w:author="Customer" w:date="2015-05-13T14:58:00Z">
              <w:tcPr>
                <w:tcW w:w="1530" w:type="dxa"/>
              </w:tcPr>
            </w:tcPrChange>
          </w:tcPr>
          <w:p w14:paraId="3D5D1BC4" w14:textId="77777777" w:rsidR="00964685" w:rsidRPr="00997449" w:rsidRDefault="00964685" w:rsidP="00AD676C">
            <w:pPr>
              <w:pStyle w:val="ListParagraph"/>
              <w:tabs>
                <w:tab w:val="left" w:pos="0"/>
                <w:tab w:val="left" w:pos="1080"/>
                <w:tab w:val="left" w:pos="4191"/>
              </w:tabs>
              <w:ind w:left="0"/>
              <w:rPr>
                <w:sz w:val="26"/>
                <w:szCs w:val="26"/>
              </w:rPr>
            </w:pPr>
            <w:moveTo w:id="205" w:author="Customer" w:date="2015-05-13T14:55:00Z">
              <w:del w:id="206" w:author="Customer" w:date="2015-05-13T14:56:00Z">
                <w:r w:rsidDel="00964685">
                  <w:rPr>
                    <w:sz w:val="26"/>
                    <w:szCs w:val="26"/>
                  </w:rPr>
                  <w:delText>Lưu hành động</w:delText>
                </w:r>
              </w:del>
            </w:moveTo>
            <w:ins w:id="207" w:author="Customer" w:date="2015-05-13T14:56:00Z">
              <w:r>
                <w:rPr>
                  <w:sz w:val="26"/>
                  <w:szCs w:val="26"/>
                </w:rPr>
                <w:t>Thêm mới</w:t>
              </w:r>
            </w:ins>
          </w:p>
        </w:tc>
        <w:tc>
          <w:tcPr>
            <w:tcW w:w="1530" w:type="dxa"/>
            <w:tcBorders>
              <w:top w:val="single" w:sz="4" w:space="0" w:color="auto"/>
              <w:left w:val="single" w:sz="4" w:space="0" w:color="auto"/>
              <w:bottom w:val="single" w:sz="4" w:space="0" w:color="auto"/>
              <w:right w:val="single" w:sz="4" w:space="0" w:color="auto"/>
            </w:tcBorders>
            <w:tcPrChange w:id="208" w:author="Customer" w:date="2015-05-13T14:58:00Z">
              <w:tcPr>
                <w:tcW w:w="1530" w:type="dxa"/>
              </w:tcPr>
            </w:tcPrChange>
          </w:tcPr>
          <w:p w14:paraId="37FF0426" w14:textId="77777777" w:rsidR="00964685" w:rsidRDefault="00964685" w:rsidP="00AD676C">
            <w:pPr>
              <w:tabs>
                <w:tab w:val="left" w:pos="342"/>
                <w:tab w:val="left" w:pos="4191"/>
              </w:tabs>
              <w:rPr>
                <w:sz w:val="26"/>
                <w:szCs w:val="26"/>
              </w:rPr>
            </w:pPr>
            <w:moveTo w:id="209" w:author="Customer" w:date="2015-05-13T14:55:00Z">
              <w:r>
                <w:rPr>
                  <w:sz w:val="26"/>
                  <w:szCs w:val="26"/>
                </w:rPr>
                <w:t>Button</w:t>
              </w:r>
            </w:moveTo>
          </w:p>
        </w:tc>
        <w:tc>
          <w:tcPr>
            <w:tcW w:w="1350" w:type="dxa"/>
            <w:tcBorders>
              <w:top w:val="single" w:sz="4" w:space="0" w:color="auto"/>
              <w:left w:val="single" w:sz="4" w:space="0" w:color="auto"/>
              <w:bottom w:val="single" w:sz="4" w:space="0" w:color="auto"/>
              <w:right w:val="single" w:sz="4" w:space="0" w:color="auto"/>
            </w:tcBorders>
            <w:tcPrChange w:id="210" w:author="Customer" w:date="2015-05-13T14:58:00Z">
              <w:tcPr>
                <w:tcW w:w="1350" w:type="dxa"/>
              </w:tcPr>
            </w:tcPrChange>
          </w:tcPr>
          <w:p w14:paraId="4D4EE664" w14:textId="77777777" w:rsidR="00964685" w:rsidRDefault="00964685" w:rsidP="00AD676C">
            <w:pPr>
              <w:tabs>
                <w:tab w:val="left" w:pos="342"/>
                <w:tab w:val="left" w:pos="4191"/>
              </w:tabs>
              <w:jc w:val="center"/>
              <w:rPr>
                <w:sz w:val="26"/>
                <w:szCs w:val="26"/>
              </w:rPr>
            </w:pPr>
          </w:p>
        </w:tc>
        <w:tc>
          <w:tcPr>
            <w:tcW w:w="4590" w:type="dxa"/>
            <w:tcBorders>
              <w:top w:val="single" w:sz="4" w:space="0" w:color="auto"/>
              <w:left w:val="single" w:sz="4" w:space="0" w:color="auto"/>
              <w:bottom w:val="single" w:sz="4" w:space="0" w:color="auto"/>
              <w:right w:val="single" w:sz="4" w:space="0" w:color="auto"/>
            </w:tcBorders>
            <w:tcPrChange w:id="211" w:author="Customer" w:date="2015-05-13T14:58:00Z">
              <w:tcPr>
                <w:tcW w:w="4590" w:type="dxa"/>
              </w:tcPr>
            </w:tcPrChange>
          </w:tcPr>
          <w:p w14:paraId="66E97A32" w14:textId="22C2204B" w:rsidR="00964685" w:rsidRDefault="00964685" w:rsidP="00AD676C">
            <w:pPr>
              <w:pStyle w:val="ListParagraph"/>
              <w:numPr>
                <w:ilvl w:val="0"/>
                <w:numId w:val="83"/>
              </w:numPr>
              <w:tabs>
                <w:tab w:val="left" w:pos="342"/>
                <w:tab w:val="left" w:pos="4191"/>
              </w:tabs>
              <w:rPr>
                <w:sz w:val="26"/>
                <w:szCs w:val="26"/>
              </w:rPr>
            </w:pPr>
            <w:moveTo w:id="212" w:author="Customer" w:date="2015-05-13T14:55:00Z">
              <w:r>
                <w:rPr>
                  <w:sz w:val="26"/>
                  <w:szCs w:val="26"/>
                </w:rPr>
                <w:t>Thêm mới hành động</w:t>
              </w:r>
            </w:moveTo>
            <w:ins w:id="213" w:author="Michael Nguyen" w:date="2015-05-14T06:14:00Z">
              <w:r w:rsidR="0045650F">
                <w:rPr>
                  <w:sz w:val="26"/>
                  <w:szCs w:val="26"/>
                </w:rPr>
                <w:t xml:space="preserve"> và CSDL</w:t>
              </w:r>
            </w:ins>
          </w:p>
        </w:tc>
      </w:tr>
      <w:moveToRangeEnd w:id="190"/>
      <w:tr w:rsidR="002444CE" w:rsidDel="00964685" w14:paraId="022C6DDC" w14:textId="77777777" w:rsidTr="00964685">
        <w:tblPrEx>
          <w:tblW w:w="9000" w:type="dxa"/>
          <w:tblInd w:w="198" w:type="dxa"/>
          <w:tblLayout w:type="fixed"/>
          <w:tblPrExChange w:id="214" w:author="Customer" w:date="2015-05-13T14:58:00Z">
            <w:tblPrEx>
              <w:tblW w:w="9000" w:type="dxa"/>
              <w:tblInd w:w="198" w:type="dxa"/>
              <w:tblLayout w:type="fixed"/>
            </w:tblPrEx>
          </w:tblPrExChange>
        </w:tblPrEx>
        <w:trPr>
          <w:del w:id="215" w:author="Customer" w:date="2015-05-13T14:58:00Z"/>
        </w:trPr>
        <w:tc>
          <w:tcPr>
            <w:tcW w:w="1530" w:type="dxa"/>
            <w:tcBorders>
              <w:top w:val="single" w:sz="4" w:space="0" w:color="auto"/>
            </w:tcBorders>
            <w:tcPrChange w:id="216" w:author="Customer" w:date="2015-05-13T14:58:00Z">
              <w:tcPr>
                <w:tcW w:w="1530" w:type="dxa"/>
              </w:tcPr>
            </w:tcPrChange>
          </w:tcPr>
          <w:p w14:paraId="29FA8D7E" w14:textId="77777777" w:rsidR="002444CE" w:rsidRPr="00997449" w:rsidDel="00964685" w:rsidRDefault="002444CE" w:rsidP="00AA77D8">
            <w:pPr>
              <w:pStyle w:val="ListParagraph"/>
              <w:tabs>
                <w:tab w:val="left" w:pos="0"/>
                <w:tab w:val="left" w:pos="1080"/>
                <w:tab w:val="left" w:pos="4191"/>
              </w:tabs>
              <w:ind w:left="0"/>
              <w:rPr>
                <w:del w:id="217" w:author="Customer" w:date="2015-05-13T14:58:00Z"/>
                <w:sz w:val="26"/>
                <w:szCs w:val="26"/>
              </w:rPr>
            </w:pPr>
            <w:del w:id="218" w:author="Customer" w:date="2015-05-13T14:58:00Z">
              <w:r w:rsidDel="00964685">
                <w:rPr>
                  <w:sz w:val="26"/>
                  <w:szCs w:val="26"/>
                </w:rPr>
                <w:delText>Gửi ý kiến</w:delText>
              </w:r>
            </w:del>
          </w:p>
        </w:tc>
        <w:tc>
          <w:tcPr>
            <w:tcW w:w="1530" w:type="dxa"/>
            <w:tcBorders>
              <w:top w:val="single" w:sz="4" w:space="0" w:color="auto"/>
            </w:tcBorders>
            <w:tcPrChange w:id="219" w:author="Customer" w:date="2015-05-13T14:58:00Z">
              <w:tcPr>
                <w:tcW w:w="1530" w:type="dxa"/>
              </w:tcPr>
            </w:tcPrChange>
          </w:tcPr>
          <w:p w14:paraId="0C12E40F" w14:textId="77777777" w:rsidR="002444CE" w:rsidDel="00964685" w:rsidRDefault="002444CE" w:rsidP="00AA77D8">
            <w:pPr>
              <w:tabs>
                <w:tab w:val="left" w:pos="342"/>
                <w:tab w:val="left" w:pos="4191"/>
              </w:tabs>
              <w:rPr>
                <w:del w:id="220" w:author="Customer" w:date="2015-05-13T14:58:00Z"/>
                <w:sz w:val="26"/>
                <w:szCs w:val="26"/>
              </w:rPr>
            </w:pPr>
            <w:del w:id="221" w:author="Customer" w:date="2015-05-13T14:58:00Z">
              <w:r w:rsidDel="00964685">
                <w:rPr>
                  <w:sz w:val="26"/>
                  <w:szCs w:val="26"/>
                </w:rPr>
                <w:delText>Button</w:delText>
              </w:r>
            </w:del>
          </w:p>
        </w:tc>
        <w:tc>
          <w:tcPr>
            <w:tcW w:w="1350" w:type="dxa"/>
            <w:tcBorders>
              <w:top w:val="single" w:sz="4" w:space="0" w:color="auto"/>
            </w:tcBorders>
            <w:tcPrChange w:id="222" w:author="Customer" w:date="2015-05-13T14:58:00Z">
              <w:tcPr>
                <w:tcW w:w="1350" w:type="dxa"/>
              </w:tcPr>
            </w:tcPrChange>
          </w:tcPr>
          <w:p w14:paraId="4BC3B94A" w14:textId="77777777" w:rsidR="002444CE" w:rsidDel="00964685" w:rsidRDefault="002444CE" w:rsidP="00671A40">
            <w:pPr>
              <w:tabs>
                <w:tab w:val="left" w:pos="342"/>
                <w:tab w:val="left" w:pos="4191"/>
              </w:tabs>
              <w:jc w:val="center"/>
              <w:rPr>
                <w:del w:id="223" w:author="Customer" w:date="2015-05-13T14:58:00Z"/>
                <w:sz w:val="26"/>
                <w:szCs w:val="26"/>
              </w:rPr>
            </w:pPr>
          </w:p>
        </w:tc>
        <w:tc>
          <w:tcPr>
            <w:tcW w:w="4590" w:type="dxa"/>
            <w:tcBorders>
              <w:top w:val="single" w:sz="4" w:space="0" w:color="auto"/>
            </w:tcBorders>
            <w:tcPrChange w:id="224" w:author="Customer" w:date="2015-05-13T14:58:00Z">
              <w:tcPr>
                <w:tcW w:w="4590" w:type="dxa"/>
              </w:tcPr>
            </w:tcPrChange>
          </w:tcPr>
          <w:p w14:paraId="2EA81B4F" w14:textId="77777777" w:rsidR="002444CE" w:rsidDel="00964685" w:rsidRDefault="002444CE" w:rsidP="00840D45">
            <w:pPr>
              <w:pStyle w:val="ListParagraph"/>
              <w:numPr>
                <w:ilvl w:val="0"/>
                <w:numId w:val="83"/>
              </w:numPr>
              <w:tabs>
                <w:tab w:val="left" w:pos="342"/>
                <w:tab w:val="left" w:pos="4191"/>
              </w:tabs>
              <w:rPr>
                <w:del w:id="225" w:author="Customer" w:date="2015-05-13T14:58:00Z"/>
                <w:sz w:val="26"/>
                <w:szCs w:val="26"/>
              </w:rPr>
            </w:pPr>
            <w:del w:id="226" w:author="Customer" w:date="2015-05-13T14:58:00Z">
              <w:r w:rsidDel="00964685">
                <w:rPr>
                  <w:sz w:val="26"/>
                  <w:szCs w:val="26"/>
                </w:rPr>
                <w:delText xml:space="preserve">Lưu ý kiến lên </w:delText>
              </w:r>
              <w:r w:rsidR="00840D45" w:rsidDel="00964685">
                <w:rPr>
                  <w:sz w:val="26"/>
                  <w:szCs w:val="26"/>
                </w:rPr>
                <w:delText xml:space="preserve">màn hình </w:delText>
              </w:r>
              <w:r w:rsidDel="00964685">
                <w:rPr>
                  <w:sz w:val="26"/>
                  <w:szCs w:val="26"/>
                </w:rPr>
                <w:delText xml:space="preserve">hồ sơ </w:delText>
              </w:r>
            </w:del>
          </w:p>
        </w:tc>
      </w:tr>
    </w:tbl>
    <w:p w14:paraId="7D7F4152" w14:textId="77777777" w:rsidR="00493E70" w:rsidRPr="00997449" w:rsidRDefault="00493E70" w:rsidP="00A9713B">
      <w:pPr>
        <w:tabs>
          <w:tab w:val="left" w:pos="921"/>
        </w:tabs>
        <w:rPr>
          <w:sz w:val="26"/>
          <w:szCs w:val="26"/>
        </w:rPr>
      </w:pPr>
    </w:p>
    <w:p w14:paraId="15F9F409" w14:textId="77777777" w:rsidR="002456F3" w:rsidRDefault="00D12BD0" w:rsidP="006C05DE">
      <w:pPr>
        <w:pStyle w:val="ListParagraph"/>
        <w:numPr>
          <w:ilvl w:val="2"/>
          <w:numId w:val="19"/>
        </w:numPr>
        <w:tabs>
          <w:tab w:val="left" w:pos="450"/>
          <w:tab w:val="left" w:pos="4191"/>
        </w:tabs>
        <w:spacing w:line="360" w:lineRule="auto"/>
        <w:rPr>
          <w:b/>
          <w:sz w:val="26"/>
          <w:szCs w:val="26"/>
        </w:rPr>
      </w:pPr>
      <w:r w:rsidRPr="00493E70">
        <w:rPr>
          <w:b/>
          <w:sz w:val="26"/>
          <w:szCs w:val="26"/>
        </w:rPr>
        <w:t>Chức năng sử</w:t>
      </w:r>
      <w:r w:rsidR="000129D7">
        <w:rPr>
          <w:b/>
          <w:sz w:val="26"/>
          <w:szCs w:val="26"/>
        </w:rPr>
        <w:t>a/</w:t>
      </w:r>
      <w:r w:rsidRPr="00493E70">
        <w:rPr>
          <w:b/>
          <w:sz w:val="26"/>
          <w:szCs w:val="26"/>
        </w:rPr>
        <w:t>xóa</w:t>
      </w:r>
      <w:ins w:id="227" w:author="Customer" w:date="2015-05-13T15:05:00Z">
        <w:r w:rsidR="009D2DE2">
          <w:rPr>
            <w:b/>
            <w:sz w:val="26"/>
            <w:szCs w:val="26"/>
          </w:rPr>
          <w:t>/Lưu mới</w:t>
        </w:r>
      </w:ins>
      <w:r w:rsidRPr="00493E70">
        <w:rPr>
          <w:b/>
          <w:sz w:val="26"/>
          <w:szCs w:val="26"/>
        </w:rPr>
        <w:t xml:space="preserve"> </w:t>
      </w:r>
      <w:r w:rsidR="00493E70">
        <w:rPr>
          <w:b/>
          <w:sz w:val="26"/>
          <w:szCs w:val="26"/>
        </w:rPr>
        <w:t>“H</w:t>
      </w:r>
      <w:r w:rsidRPr="00493E70">
        <w:rPr>
          <w:b/>
          <w:sz w:val="26"/>
          <w:szCs w:val="26"/>
        </w:rPr>
        <w:t>ành động xử lý rủ</w:t>
      </w:r>
      <w:r w:rsidR="00493E70">
        <w:rPr>
          <w:b/>
          <w:sz w:val="26"/>
          <w:szCs w:val="26"/>
        </w:rPr>
        <w:t xml:space="preserve">i ro”: </w:t>
      </w:r>
    </w:p>
    <w:p w14:paraId="3113B072" w14:textId="77777777" w:rsidR="00493E70" w:rsidRDefault="00493E70" w:rsidP="006C05DE">
      <w:pPr>
        <w:pStyle w:val="ListParagraph"/>
        <w:numPr>
          <w:ilvl w:val="3"/>
          <w:numId w:val="19"/>
        </w:numPr>
        <w:tabs>
          <w:tab w:val="left" w:pos="450"/>
          <w:tab w:val="left" w:pos="720"/>
          <w:tab w:val="num" w:pos="990"/>
          <w:tab w:val="left" w:pos="4191"/>
        </w:tabs>
        <w:spacing w:line="360" w:lineRule="auto"/>
        <w:ind w:left="1080" w:hanging="1080"/>
        <w:rPr>
          <w:i/>
          <w:sz w:val="26"/>
          <w:szCs w:val="26"/>
        </w:rPr>
      </w:pPr>
      <w:r w:rsidRPr="00493E70">
        <w:rPr>
          <w:i/>
          <w:sz w:val="26"/>
          <w:szCs w:val="26"/>
        </w:rPr>
        <w:t>Yêu cầu nghiệp vụ:</w:t>
      </w:r>
    </w:p>
    <w:p w14:paraId="5B64E193" w14:textId="77777777" w:rsidR="00493E70" w:rsidRPr="005924E5" w:rsidRDefault="00493E70" w:rsidP="00E85FDC">
      <w:pPr>
        <w:pStyle w:val="ListParagraph"/>
        <w:numPr>
          <w:ilvl w:val="0"/>
          <w:numId w:val="2"/>
        </w:numPr>
        <w:tabs>
          <w:tab w:val="left" w:pos="720"/>
          <w:tab w:val="left" w:pos="4191"/>
        </w:tabs>
        <w:rPr>
          <w:sz w:val="26"/>
          <w:szCs w:val="26"/>
        </w:rPr>
      </w:pPr>
      <w:r w:rsidRPr="003660B7">
        <w:rPr>
          <w:sz w:val="26"/>
          <w:szCs w:val="26"/>
        </w:rPr>
        <w:t xml:space="preserve">Màn hình </w:t>
      </w:r>
      <w:r w:rsidR="003660B7" w:rsidRPr="003660B7">
        <w:rPr>
          <w:sz w:val="26"/>
          <w:szCs w:val="26"/>
        </w:rPr>
        <w:t>[</w:t>
      </w:r>
      <w:r w:rsidRPr="003660B7">
        <w:rPr>
          <w:sz w:val="26"/>
          <w:szCs w:val="26"/>
        </w:rPr>
        <w:t>sửa/ xóa</w:t>
      </w:r>
      <w:ins w:id="228" w:author="Customer" w:date="2015-05-13T15:05:00Z">
        <w:r w:rsidR="009D2DE2">
          <w:rPr>
            <w:sz w:val="26"/>
            <w:szCs w:val="26"/>
          </w:rPr>
          <w:t>/lưu mới</w:t>
        </w:r>
      </w:ins>
      <w:r w:rsidR="003660B7" w:rsidRPr="003660B7">
        <w:rPr>
          <w:sz w:val="26"/>
          <w:szCs w:val="26"/>
        </w:rPr>
        <w:t xml:space="preserve">] hiển thị trong trường hợp </w:t>
      </w:r>
      <w:r w:rsidR="003660B7" w:rsidRPr="006A1181">
        <w:rPr>
          <w:b/>
          <w:sz w:val="26"/>
          <w:szCs w:val="26"/>
        </w:rPr>
        <w:t>user “qlrr_oprisk”</w:t>
      </w:r>
      <w:r w:rsidR="005924E5" w:rsidRPr="006A1181">
        <w:rPr>
          <w:b/>
          <w:sz w:val="26"/>
          <w:szCs w:val="26"/>
        </w:rPr>
        <w:t xml:space="preserve"> hoặc user cá nhân</w:t>
      </w:r>
      <w:r w:rsidR="003660B7" w:rsidRPr="003660B7">
        <w:rPr>
          <w:sz w:val="26"/>
          <w:szCs w:val="26"/>
        </w:rPr>
        <w:t xml:space="preserve"> kích vào ô </w:t>
      </w:r>
      <w:r w:rsidR="00BF1E5A" w:rsidRPr="00F36B95">
        <w:rPr>
          <w:b/>
          <w:sz w:val="26"/>
          <w:szCs w:val="26"/>
        </w:rPr>
        <w:t>“X</w:t>
      </w:r>
      <w:r w:rsidR="003660B7" w:rsidRPr="00F36B95">
        <w:rPr>
          <w:b/>
          <w:sz w:val="26"/>
          <w:szCs w:val="26"/>
        </w:rPr>
        <w:t>em chi tiế</w:t>
      </w:r>
      <w:r w:rsidR="00BF1E5A" w:rsidRPr="00F36B95">
        <w:rPr>
          <w:b/>
          <w:sz w:val="26"/>
          <w:szCs w:val="26"/>
        </w:rPr>
        <w:t>t”</w:t>
      </w:r>
    </w:p>
    <w:p w14:paraId="482EAE47" w14:textId="77777777" w:rsidR="005924E5" w:rsidRPr="005924E5" w:rsidDel="001545CA" w:rsidRDefault="005924E5">
      <w:pPr>
        <w:pStyle w:val="ListParagraph"/>
        <w:numPr>
          <w:ilvl w:val="2"/>
          <w:numId w:val="2"/>
        </w:numPr>
        <w:tabs>
          <w:tab w:val="left" w:pos="720"/>
          <w:tab w:val="left" w:pos="4191"/>
        </w:tabs>
        <w:rPr>
          <w:del w:id="229" w:author="Customer" w:date="2015-05-13T15:38:00Z"/>
          <w:sz w:val="26"/>
          <w:szCs w:val="26"/>
        </w:rPr>
        <w:pPrChange w:id="230" w:author="Customer" w:date="2015-05-13T15:05:00Z">
          <w:pPr>
            <w:pStyle w:val="ListParagraph"/>
            <w:numPr>
              <w:numId w:val="2"/>
            </w:numPr>
            <w:tabs>
              <w:tab w:val="left" w:pos="720"/>
              <w:tab w:val="left" w:pos="4191"/>
            </w:tabs>
            <w:ind w:left="360" w:hanging="360"/>
          </w:pPr>
        </w:pPrChange>
      </w:pPr>
      <w:del w:id="231" w:author="Customer" w:date="2015-05-13T15:38:00Z">
        <w:r w:rsidDel="001545CA">
          <w:rPr>
            <w:b/>
            <w:sz w:val="26"/>
            <w:szCs w:val="26"/>
          </w:rPr>
          <w:delText xml:space="preserve">User nhập và user “qlrr_oprisk” </w:delText>
        </w:r>
        <w:r w:rsidRPr="005924E5" w:rsidDel="001545CA">
          <w:rPr>
            <w:sz w:val="26"/>
            <w:szCs w:val="26"/>
          </w:rPr>
          <w:delText>mới được cập nhật/ lưu thành lỗi mới/ xóa.</w:delText>
        </w:r>
      </w:del>
    </w:p>
    <w:p w14:paraId="41E0A685" w14:textId="77777777" w:rsidR="002444CE" w:rsidDel="001545CA" w:rsidRDefault="005924E5">
      <w:pPr>
        <w:pStyle w:val="ListParagraph"/>
        <w:numPr>
          <w:ilvl w:val="2"/>
          <w:numId w:val="2"/>
        </w:numPr>
        <w:tabs>
          <w:tab w:val="left" w:pos="720"/>
          <w:tab w:val="left" w:pos="4191"/>
        </w:tabs>
        <w:rPr>
          <w:del w:id="232" w:author="Customer" w:date="2015-05-13T15:38:00Z"/>
          <w:sz w:val="26"/>
          <w:szCs w:val="26"/>
        </w:rPr>
        <w:pPrChange w:id="233" w:author="Customer" w:date="2015-05-13T15:05:00Z">
          <w:pPr>
            <w:pStyle w:val="ListParagraph"/>
            <w:numPr>
              <w:numId w:val="2"/>
            </w:numPr>
            <w:tabs>
              <w:tab w:val="left" w:pos="720"/>
              <w:tab w:val="left" w:pos="4191"/>
            </w:tabs>
            <w:ind w:left="360" w:hanging="360"/>
          </w:pPr>
        </w:pPrChange>
      </w:pPr>
      <w:del w:id="234" w:author="Customer" w:date="2015-05-13T15:38:00Z">
        <w:r w:rsidRPr="005924E5" w:rsidDel="001545CA">
          <w:rPr>
            <w:sz w:val="26"/>
            <w:szCs w:val="26"/>
          </w:rPr>
          <w:delText>Các user khác chỉ được “xem”</w:delText>
        </w:r>
      </w:del>
    </w:p>
    <w:p w14:paraId="62611627" w14:textId="77777777" w:rsidR="002444CE" w:rsidRPr="007767F0" w:rsidRDefault="002444CE" w:rsidP="007767F0">
      <w:pPr>
        <w:pStyle w:val="ListParagraph"/>
        <w:tabs>
          <w:tab w:val="left" w:pos="450"/>
          <w:tab w:val="left" w:pos="4191"/>
        </w:tabs>
        <w:ind w:left="0"/>
        <w:rPr>
          <w:i/>
          <w:sz w:val="26"/>
          <w:szCs w:val="26"/>
        </w:rPr>
      </w:pPr>
    </w:p>
    <w:p w14:paraId="419BCE34" w14:textId="77777777" w:rsidR="00CF1942" w:rsidRPr="007767F0" w:rsidRDefault="00493E70" w:rsidP="007767F0">
      <w:pPr>
        <w:pStyle w:val="ListParagraph"/>
        <w:numPr>
          <w:ilvl w:val="3"/>
          <w:numId w:val="19"/>
        </w:numPr>
        <w:tabs>
          <w:tab w:val="left" w:pos="450"/>
          <w:tab w:val="left" w:pos="4191"/>
        </w:tabs>
        <w:ind w:left="1080" w:hanging="1080"/>
        <w:rPr>
          <w:i/>
          <w:sz w:val="26"/>
          <w:szCs w:val="26"/>
        </w:rPr>
      </w:pPr>
      <w:r w:rsidRPr="00493E70">
        <w:rPr>
          <w:i/>
          <w:sz w:val="26"/>
          <w:szCs w:val="26"/>
        </w:rPr>
        <w:t xml:space="preserve">Miêu tả chi tiết màn hình: </w:t>
      </w:r>
    </w:p>
    <w:tbl>
      <w:tblPr>
        <w:tblStyle w:val="TableGrid"/>
        <w:tblW w:w="8910" w:type="dxa"/>
        <w:tblInd w:w="198" w:type="dxa"/>
        <w:tblLayout w:type="fixed"/>
        <w:tblLook w:val="04A0" w:firstRow="1" w:lastRow="0" w:firstColumn="1" w:lastColumn="0" w:noHBand="0" w:noVBand="1"/>
      </w:tblPr>
      <w:tblGrid>
        <w:gridCol w:w="1530"/>
        <w:gridCol w:w="1440"/>
        <w:gridCol w:w="1080"/>
        <w:gridCol w:w="1080"/>
        <w:gridCol w:w="3780"/>
      </w:tblGrid>
      <w:tr w:rsidR="00B9685D" w14:paraId="5DBD56C3" w14:textId="77777777" w:rsidTr="00B9685D">
        <w:trPr>
          <w:trHeight w:val="458"/>
        </w:trPr>
        <w:tc>
          <w:tcPr>
            <w:tcW w:w="1530" w:type="dxa"/>
            <w:shd w:val="clear" w:color="auto" w:fill="DA251C"/>
          </w:tcPr>
          <w:p w14:paraId="11427A49" w14:textId="77777777" w:rsidR="00B9685D" w:rsidRPr="00A03DDB" w:rsidRDefault="00B9685D" w:rsidP="00E658DA">
            <w:pPr>
              <w:tabs>
                <w:tab w:val="left" w:pos="720"/>
              </w:tabs>
              <w:jc w:val="center"/>
              <w:rPr>
                <w:b/>
                <w:color w:val="FFFFFF" w:themeColor="background1"/>
                <w:sz w:val="26"/>
                <w:szCs w:val="26"/>
              </w:rPr>
            </w:pPr>
            <w:r w:rsidRPr="00A03DDB">
              <w:rPr>
                <w:b/>
                <w:color w:val="FFFFFF" w:themeColor="background1"/>
                <w:sz w:val="26"/>
                <w:szCs w:val="26"/>
              </w:rPr>
              <w:lastRenderedPageBreak/>
              <w:t>Tên trường dữ liệu</w:t>
            </w:r>
          </w:p>
        </w:tc>
        <w:tc>
          <w:tcPr>
            <w:tcW w:w="1440" w:type="dxa"/>
            <w:shd w:val="clear" w:color="auto" w:fill="DA251C"/>
          </w:tcPr>
          <w:p w14:paraId="3E59EA62" w14:textId="77777777" w:rsidR="00B9685D" w:rsidRPr="00997449" w:rsidRDefault="00B9685D" w:rsidP="00E658DA">
            <w:pPr>
              <w:pStyle w:val="ListParagraph"/>
              <w:tabs>
                <w:tab w:val="left" w:pos="0"/>
                <w:tab w:val="left" w:pos="1080"/>
                <w:tab w:val="left" w:pos="4191"/>
              </w:tabs>
              <w:ind w:left="0"/>
              <w:jc w:val="center"/>
              <w:rPr>
                <w:b/>
                <w:color w:val="FFFFFF" w:themeColor="background1"/>
                <w:sz w:val="26"/>
                <w:szCs w:val="26"/>
              </w:rPr>
            </w:pPr>
            <w:r>
              <w:rPr>
                <w:b/>
                <w:color w:val="FFFFFF" w:themeColor="background1"/>
                <w:sz w:val="26"/>
                <w:szCs w:val="26"/>
              </w:rPr>
              <w:t>Kiểu dữ liệu</w:t>
            </w:r>
          </w:p>
        </w:tc>
        <w:tc>
          <w:tcPr>
            <w:tcW w:w="1080" w:type="dxa"/>
            <w:shd w:val="clear" w:color="auto" w:fill="DA251C"/>
          </w:tcPr>
          <w:p w14:paraId="1A817D5B" w14:textId="77777777" w:rsidR="00B9685D" w:rsidRPr="00997449" w:rsidRDefault="00B9685D" w:rsidP="00E658DA">
            <w:pPr>
              <w:pStyle w:val="ListParagraph"/>
              <w:tabs>
                <w:tab w:val="left" w:pos="0"/>
                <w:tab w:val="left" w:pos="1080"/>
                <w:tab w:val="left" w:pos="4191"/>
              </w:tabs>
              <w:ind w:left="0"/>
              <w:jc w:val="center"/>
              <w:rPr>
                <w:b/>
                <w:color w:val="FFFFFF" w:themeColor="background1"/>
                <w:sz w:val="26"/>
                <w:szCs w:val="26"/>
              </w:rPr>
            </w:pPr>
            <w:r>
              <w:rPr>
                <w:b/>
                <w:color w:val="FFFFFF" w:themeColor="background1"/>
                <w:sz w:val="26"/>
                <w:szCs w:val="26"/>
              </w:rPr>
              <w:t>Bắt buộc</w:t>
            </w:r>
          </w:p>
        </w:tc>
        <w:tc>
          <w:tcPr>
            <w:tcW w:w="1080" w:type="dxa"/>
            <w:shd w:val="clear" w:color="auto" w:fill="DA251C"/>
          </w:tcPr>
          <w:p w14:paraId="74B2D808" w14:textId="77777777" w:rsidR="00B9685D" w:rsidRPr="00997449" w:rsidRDefault="00B9685D" w:rsidP="00B9685D">
            <w:pPr>
              <w:pStyle w:val="ListParagraph"/>
              <w:tabs>
                <w:tab w:val="left" w:pos="0"/>
                <w:tab w:val="left" w:pos="1080"/>
                <w:tab w:val="left" w:pos="4191"/>
              </w:tabs>
              <w:ind w:left="0"/>
              <w:jc w:val="center"/>
              <w:rPr>
                <w:b/>
                <w:color w:val="FFFFFF" w:themeColor="background1"/>
                <w:sz w:val="26"/>
                <w:szCs w:val="26"/>
              </w:rPr>
            </w:pPr>
            <w:r>
              <w:rPr>
                <w:b/>
                <w:color w:val="FFFFFF" w:themeColor="background1"/>
                <w:sz w:val="26"/>
                <w:szCs w:val="26"/>
              </w:rPr>
              <w:t>Được phép sửa</w:t>
            </w:r>
          </w:p>
        </w:tc>
        <w:tc>
          <w:tcPr>
            <w:tcW w:w="3780" w:type="dxa"/>
            <w:shd w:val="clear" w:color="auto" w:fill="DA251C"/>
          </w:tcPr>
          <w:p w14:paraId="0C16B228" w14:textId="77777777" w:rsidR="00B9685D" w:rsidRPr="00997449" w:rsidRDefault="00B9685D" w:rsidP="00E658DA">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r>
      <w:tr w:rsidR="00B9685D" w14:paraId="6B7019A0" w14:textId="77777777" w:rsidTr="00B9685D">
        <w:trPr>
          <w:trHeight w:val="791"/>
        </w:trPr>
        <w:tc>
          <w:tcPr>
            <w:tcW w:w="1530" w:type="dxa"/>
          </w:tcPr>
          <w:p w14:paraId="43B65374" w14:textId="77777777" w:rsidR="00B9685D" w:rsidRPr="00A03DDB" w:rsidRDefault="00B9685D" w:rsidP="00E658DA">
            <w:pPr>
              <w:pStyle w:val="ListParagraph"/>
              <w:tabs>
                <w:tab w:val="left" w:pos="0"/>
                <w:tab w:val="left" w:pos="1080"/>
                <w:tab w:val="left" w:pos="4191"/>
              </w:tabs>
              <w:ind w:left="0"/>
              <w:rPr>
                <w:i/>
                <w:sz w:val="26"/>
                <w:szCs w:val="26"/>
              </w:rPr>
            </w:pPr>
            <w:r w:rsidRPr="00A03DDB">
              <w:rPr>
                <w:sz w:val="26"/>
                <w:szCs w:val="26"/>
              </w:rPr>
              <w:t>Mã hành động</w:t>
            </w:r>
          </w:p>
        </w:tc>
        <w:tc>
          <w:tcPr>
            <w:tcW w:w="1440" w:type="dxa"/>
          </w:tcPr>
          <w:p w14:paraId="44AC5019" w14:textId="77777777" w:rsidR="00B9685D" w:rsidRDefault="00B9685D" w:rsidP="00E658DA">
            <w:pPr>
              <w:tabs>
                <w:tab w:val="left" w:pos="720"/>
                <w:tab w:val="left" w:pos="4191"/>
              </w:tabs>
              <w:rPr>
                <w:sz w:val="26"/>
                <w:szCs w:val="26"/>
              </w:rPr>
            </w:pPr>
            <w:r>
              <w:rPr>
                <w:sz w:val="26"/>
                <w:szCs w:val="26"/>
              </w:rPr>
              <w:t>Textbox</w:t>
            </w:r>
          </w:p>
        </w:tc>
        <w:tc>
          <w:tcPr>
            <w:tcW w:w="1080" w:type="dxa"/>
          </w:tcPr>
          <w:p w14:paraId="2189A973" w14:textId="77777777" w:rsidR="00B9685D" w:rsidRDefault="00B9685D" w:rsidP="00E658DA">
            <w:pPr>
              <w:tabs>
                <w:tab w:val="left" w:pos="720"/>
                <w:tab w:val="left" w:pos="4191"/>
              </w:tabs>
              <w:jc w:val="center"/>
              <w:rPr>
                <w:sz w:val="26"/>
                <w:szCs w:val="26"/>
              </w:rPr>
            </w:pPr>
            <w:r w:rsidRPr="00954BC3">
              <w:rPr>
                <w:sz w:val="26"/>
                <w:szCs w:val="26"/>
              </w:rPr>
              <w:t>Có</w:t>
            </w:r>
          </w:p>
        </w:tc>
        <w:tc>
          <w:tcPr>
            <w:tcW w:w="1080" w:type="dxa"/>
          </w:tcPr>
          <w:p w14:paraId="39365680" w14:textId="77777777" w:rsidR="00B9685D" w:rsidRPr="003066CF" w:rsidRDefault="00B9685D" w:rsidP="00B9685D">
            <w:pPr>
              <w:tabs>
                <w:tab w:val="left" w:pos="720"/>
                <w:tab w:val="left" w:pos="4191"/>
              </w:tabs>
              <w:jc w:val="center"/>
              <w:rPr>
                <w:sz w:val="26"/>
                <w:szCs w:val="26"/>
              </w:rPr>
            </w:pPr>
            <w:r>
              <w:rPr>
                <w:sz w:val="26"/>
                <w:szCs w:val="26"/>
              </w:rPr>
              <w:t>Không</w:t>
            </w:r>
          </w:p>
        </w:tc>
        <w:tc>
          <w:tcPr>
            <w:tcW w:w="3780" w:type="dxa"/>
          </w:tcPr>
          <w:p w14:paraId="74A14F67" w14:textId="77777777" w:rsidR="00B9685D" w:rsidRDefault="00B9685D" w:rsidP="00E658DA">
            <w:pPr>
              <w:tabs>
                <w:tab w:val="left" w:pos="720"/>
                <w:tab w:val="left" w:pos="4191"/>
              </w:tabs>
              <w:rPr>
                <w:sz w:val="26"/>
                <w:szCs w:val="26"/>
              </w:rPr>
            </w:pPr>
            <w:r w:rsidRPr="00954BC3">
              <w:rPr>
                <w:sz w:val="26"/>
                <w:szCs w:val="26"/>
              </w:rPr>
              <w:t xml:space="preserve">Tự động sinh ra mỗi khi </w:t>
            </w:r>
            <w:r>
              <w:rPr>
                <w:sz w:val="26"/>
                <w:szCs w:val="26"/>
              </w:rPr>
              <w:t>Thêm mới hành động thành công.</w:t>
            </w:r>
          </w:p>
        </w:tc>
      </w:tr>
      <w:tr w:rsidR="00B9685D" w14:paraId="43341A61" w14:textId="77777777" w:rsidTr="00B9685D">
        <w:tc>
          <w:tcPr>
            <w:tcW w:w="1530" w:type="dxa"/>
          </w:tcPr>
          <w:p w14:paraId="46940F07" w14:textId="77777777" w:rsidR="00B9685D" w:rsidRPr="00A03DDB" w:rsidRDefault="00B9685D" w:rsidP="00E658DA">
            <w:pPr>
              <w:pStyle w:val="ListParagraph"/>
              <w:tabs>
                <w:tab w:val="left" w:pos="0"/>
                <w:tab w:val="left" w:pos="1080"/>
                <w:tab w:val="left" w:pos="4191"/>
              </w:tabs>
              <w:ind w:left="0"/>
              <w:rPr>
                <w:i/>
                <w:sz w:val="26"/>
                <w:szCs w:val="26"/>
              </w:rPr>
            </w:pPr>
            <w:r w:rsidRPr="00A03DDB">
              <w:rPr>
                <w:sz w:val="26"/>
                <w:szCs w:val="26"/>
              </w:rPr>
              <w:t>Loại hành động</w:t>
            </w:r>
          </w:p>
        </w:tc>
        <w:tc>
          <w:tcPr>
            <w:tcW w:w="1440" w:type="dxa"/>
          </w:tcPr>
          <w:p w14:paraId="39115BC8" w14:textId="77777777" w:rsidR="00B9685D" w:rsidRDefault="00B9685D" w:rsidP="00E658DA">
            <w:pPr>
              <w:tabs>
                <w:tab w:val="left" w:pos="522"/>
                <w:tab w:val="left" w:pos="4191"/>
              </w:tabs>
              <w:rPr>
                <w:sz w:val="26"/>
                <w:szCs w:val="26"/>
              </w:rPr>
            </w:pPr>
            <w:r>
              <w:rPr>
                <w:sz w:val="26"/>
                <w:szCs w:val="26"/>
              </w:rPr>
              <w:t>Combobox</w:t>
            </w:r>
          </w:p>
        </w:tc>
        <w:tc>
          <w:tcPr>
            <w:tcW w:w="1080" w:type="dxa"/>
          </w:tcPr>
          <w:p w14:paraId="69FAD222" w14:textId="77777777" w:rsidR="00B9685D" w:rsidRDefault="00B9685D" w:rsidP="00E658DA">
            <w:pPr>
              <w:tabs>
                <w:tab w:val="left" w:pos="522"/>
                <w:tab w:val="left" w:pos="4191"/>
              </w:tabs>
              <w:jc w:val="center"/>
              <w:rPr>
                <w:sz w:val="26"/>
                <w:szCs w:val="26"/>
              </w:rPr>
            </w:pPr>
            <w:r w:rsidRPr="00954BC3">
              <w:rPr>
                <w:sz w:val="26"/>
                <w:szCs w:val="26"/>
              </w:rPr>
              <w:t>Có</w:t>
            </w:r>
          </w:p>
        </w:tc>
        <w:tc>
          <w:tcPr>
            <w:tcW w:w="1080" w:type="dxa"/>
          </w:tcPr>
          <w:p w14:paraId="565C5152" w14:textId="77777777" w:rsidR="00B9685D" w:rsidRDefault="00B9685D" w:rsidP="00B9685D">
            <w:pPr>
              <w:tabs>
                <w:tab w:val="left" w:pos="522"/>
                <w:tab w:val="left" w:pos="4191"/>
              </w:tabs>
              <w:jc w:val="center"/>
              <w:rPr>
                <w:sz w:val="26"/>
                <w:szCs w:val="26"/>
              </w:rPr>
            </w:pPr>
            <w:r>
              <w:rPr>
                <w:sz w:val="26"/>
                <w:szCs w:val="26"/>
              </w:rPr>
              <w:t>Không</w:t>
            </w:r>
          </w:p>
        </w:tc>
        <w:tc>
          <w:tcPr>
            <w:tcW w:w="3780" w:type="dxa"/>
          </w:tcPr>
          <w:p w14:paraId="2EA89101" w14:textId="77777777" w:rsidR="00B9685D" w:rsidRDefault="00B9685D" w:rsidP="00E658DA">
            <w:pPr>
              <w:tabs>
                <w:tab w:val="left" w:pos="522"/>
                <w:tab w:val="left" w:pos="4191"/>
              </w:tabs>
              <w:rPr>
                <w:sz w:val="26"/>
                <w:szCs w:val="26"/>
              </w:rPr>
            </w:pPr>
            <w:r>
              <w:rPr>
                <w:sz w:val="26"/>
                <w:szCs w:val="26"/>
              </w:rPr>
              <w:t>Gồm các giá trị</w:t>
            </w:r>
            <w:r w:rsidRPr="00954BC3">
              <w:rPr>
                <w:sz w:val="26"/>
                <w:szCs w:val="26"/>
              </w:rPr>
              <w:t xml:space="preserve"> sau:</w:t>
            </w:r>
          </w:p>
          <w:p w14:paraId="13CFA184" w14:textId="77777777" w:rsidR="00B9685D" w:rsidRDefault="00B9685D"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từ Hội đồng</w:t>
            </w:r>
          </w:p>
          <w:p w14:paraId="1F7409BD" w14:textId="77777777" w:rsidR="00B9685D" w:rsidRDefault="00B9685D"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từ báo cáo rủi ro</w:t>
            </w:r>
          </w:p>
          <w:p w14:paraId="41A667C2" w14:textId="77777777" w:rsidR="00B9685D" w:rsidRDefault="00B9685D"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từ kịch bản</w:t>
            </w:r>
          </w:p>
          <w:p w14:paraId="27E75DFC" w14:textId="77777777" w:rsidR="00B9685D" w:rsidRDefault="00B9685D"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tự định nghĩa</w:t>
            </w:r>
          </w:p>
          <w:p w14:paraId="720D6496" w14:textId="77777777" w:rsidR="00B9685D" w:rsidRDefault="00B9685D" w:rsidP="006C05DE">
            <w:pPr>
              <w:pStyle w:val="ListParagraph"/>
              <w:numPr>
                <w:ilvl w:val="0"/>
                <w:numId w:val="7"/>
              </w:numPr>
              <w:tabs>
                <w:tab w:val="left" w:pos="720"/>
                <w:tab w:val="left" w:pos="4191"/>
              </w:tabs>
              <w:spacing w:line="276" w:lineRule="auto"/>
              <w:ind w:left="612"/>
              <w:rPr>
                <w:sz w:val="26"/>
                <w:szCs w:val="26"/>
              </w:rPr>
            </w:pPr>
            <w:r>
              <w:rPr>
                <w:sz w:val="26"/>
                <w:szCs w:val="26"/>
              </w:rPr>
              <w:t>Hành động cho rủi ro đã có</w:t>
            </w:r>
          </w:p>
          <w:p w14:paraId="06D8B8BF" w14:textId="77777777" w:rsidR="00B9685D" w:rsidRPr="00997449" w:rsidRDefault="00B9685D" w:rsidP="006C05DE">
            <w:pPr>
              <w:pStyle w:val="ListParagraph"/>
              <w:numPr>
                <w:ilvl w:val="0"/>
                <w:numId w:val="7"/>
              </w:numPr>
              <w:tabs>
                <w:tab w:val="left" w:pos="720"/>
                <w:tab w:val="left" w:pos="4191"/>
              </w:tabs>
              <w:spacing w:line="276" w:lineRule="auto"/>
              <w:ind w:left="612"/>
              <w:rPr>
                <w:sz w:val="26"/>
                <w:szCs w:val="26"/>
              </w:rPr>
            </w:pPr>
            <w:r>
              <w:rPr>
                <w:sz w:val="26"/>
                <w:szCs w:val="26"/>
              </w:rPr>
              <w:t>Khác</w:t>
            </w:r>
          </w:p>
        </w:tc>
      </w:tr>
      <w:tr w:rsidR="00B9685D" w14:paraId="39BAA5D9" w14:textId="77777777" w:rsidTr="00B9685D">
        <w:tc>
          <w:tcPr>
            <w:tcW w:w="1530" w:type="dxa"/>
          </w:tcPr>
          <w:p w14:paraId="40E4CE69" w14:textId="77777777" w:rsidR="00B9685D" w:rsidRPr="00A03DDB" w:rsidRDefault="00B9685D" w:rsidP="00E658DA">
            <w:pPr>
              <w:pStyle w:val="ListParagraph"/>
              <w:tabs>
                <w:tab w:val="left" w:pos="0"/>
                <w:tab w:val="left" w:pos="1080"/>
                <w:tab w:val="left" w:pos="4191"/>
              </w:tabs>
              <w:ind w:left="0"/>
              <w:rPr>
                <w:i/>
                <w:sz w:val="26"/>
                <w:szCs w:val="26"/>
              </w:rPr>
            </w:pPr>
            <w:r>
              <w:rPr>
                <w:sz w:val="26"/>
                <w:szCs w:val="26"/>
              </w:rPr>
              <w:t>Tên rủi ro</w:t>
            </w:r>
          </w:p>
        </w:tc>
        <w:tc>
          <w:tcPr>
            <w:tcW w:w="1440" w:type="dxa"/>
          </w:tcPr>
          <w:p w14:paraId="24CF5D73" w14:textId="77777777" w:rsidR="00B9685D" w:rsidRDefault="00B9685D" w:rsidP="00E658DA">
            <w:pPr>
              <w:pStyle w:val="ListParagraph"/>
              <w:tabs>
                <w:tab w:val="left" w:pos="0"/>
                <w:tab w:val="left" w:pos="1080"/>
                <w:tab w:val="left" w:pos="4191"/>
              </w:tabs>
              <w:ind w:left="0"/>
              <w:rPr>
                <w:sz w:val="26"/>
                <w:szCs w:val="26"/>
              </w:rPr>
            </w:pPr>
            <w:r>
              <w:rPr>
                <w:sz w:val="26"/>
                <w:szCs w:val="26"/>
              </w:rPr>
              <w:t>Textbox</w:t>
            </w:r>
          </w:p>
        </w:tc>
        <w:tc>
          <w:tcPr>
            <w:tcW w:w="1080" w:type="dxa"/>
          </w:tcPr>
          <w:p w14:paraId="4240CD4F" w14:textId="77777777" w:rsidR="00B9685D" w:rsidRDefault="00B9685D" w:rsidP="00E658DA">
            <w:pPr>
              <w:pStyle w:val="ListParagraph"/>
              <w:tabs>
                <w:tab w:val="left" w:pos="0"/>
                <w:tab w:val="left" w:pos="1080"/>
                <w:tab w:val="left" w:pos="4191"/>
              </w:tabs>
              <w:ind w:left="0"/>
              <w:jc w:val="center"/>
              <w:rPr>
                <w:sz w:val="26"/>
                <w:szCs w:val="26"/>
              </w:rPr>
            </w:pPr>
            <w:r>
              <w:rPr>
                <w:sz w:val="26"/>
                <w:szCs w:val="26"/>
              </w:rPr>
              <w:t>Có</w:t>
            </w:r>
          </w:p>
        </w:tc>
        <w:tc>
          <w:tcPr>
            <w:tcW w:w="1080" w:type="dxa"/>
          </w:tcPr>
          <w:p w14:paraId="4B1122F2" w14:textId="77777777" w:rsidR="00B9685D" w:rsidRPr="00F41A23" w:rsidRDefault="00B9685D" w:rsidP="00B9685D">
            <w:pPr>
              <w:pStyle w:val="ListParagraph"/>
              <w:tabs>
                <w:tab w:val="left" w:pos="0"/>
                <w:tab w:val="left" w:pos="1080"/>
                <w:tab w:val="left" w:pos="4191"/>
              </w:tabs>
              <w:ind w:left="0"/>
              <w:jc w:val="center"/>
              <w:rPr>
                <w:sz w:val="26"/>
                <w:szCs w:val="26"/>
                <w:highlight w:val="yellow"/>
              </w:rPr>
            </w:pPr>
            <w:r w:rsidRPr="00B9685D">
              <w:rPr>
                <w:sz w:val="26"/>
                <w:szCs w:val="26"/>
              </w:rPr>
              <w:t>Có</w:t>
            </w:r>
          </w:p>
        </w:tc>
        <w:tc>
          <w:tcPr>
            <w:tcW w:w="3780" w:type="dxa"/>
          </w:tcPr>
          <w:p w14:paraId="6B76702F" w14:textId="77777777" w:rsidR="00B9685D" w:rsidRDefault="00B9685D" w:rsidP="00E658DA">
            <w:pPr>
              <w:pStyle w:val="ListParagraph"/>
              <w:tabs>
                <w:tab w:val="left" w:pos="0"/>
                <w:tab w:val="left" w:pos="1080"/>
                <w:tab w:val="left" w:pos="4191"/>
              </w:tabs>
              <w:spacing w:line="276" w:lineRule="auto"/>
              <w:ind w:left="0"/>
              <w:rPr>
                <w:i/>
                <w:sz w:val="26"/>
                <w:szCs w:val="26"/>
              </w:rPr>
            </w:pPr>
            <w:r>
              <w:rPr>
                <w:sz w:val="26"/>
                <w:szCs w:val="26"/>
              </w:rPr>
              <w:t>Người dùng tự nhập tay</w:t>
            </w:r>
          </w:p>
        </w:tc>
      </w:tr>
      <w:tr w:rsidR="00B9685D" w14:paraId="5B6A5394" w14:textId="77777777" w:rsidTr="00B9685D">
        <w:tc>
          <w:tcPr>
            <w:tcW w:w="1530" w:type="dxa"/>
          </w:tcPr>
          <w:p w14:paraId="48794987"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Mô tả hành động</w:t>
            </w:r>
          </w:p>
        </w:tc>
        <w:tc>
          <w:tcPr>
            <w:tcW w:w="1440" w:type="dxa"/>
          </w:tcPr>
          <w:p w14:paraId="700695C2" w14:textId="77777777" w:rsidR="00B9685D" w:rsidRDefault="00B9685D" w:rsidP="00E658DA">
            <w:pPr>
              <w:tabs>
                <w:tab w:val="left" w:pos="342"/>
                <w:tab w:val="left" w:pos="4191"/>
              </w:tabs>
              <w:rPr>
                <w:sz w:val="26"/>
                <w:szCs w:val="26"/>
              </w:rPr>
            </w:pPr>
            <w:r>
              <w:rPr>
                <w:sz w:val="26"/>
                <w:szCs w:val="26"/>
              </w:rPr>
              <w:t>Text area</w:t>
            </w:r>
          </w:p>
        </w:tc>
        <w:tc>
          <w:tcPr>
            <w:tcW w:w="1080" w:type="dxa"/>
          </w:tcPr>
          <w:p w14:paraId="47AC2BE3"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331C7969" w14:textId="77777777" w:rsidR="00B9685D" w:rsidRDefault="00B9685D" w:rsidP="00B9685D">
            <w:pPr>
              <w:tabs>
                <w:tab w:val="left" w:pos="342"/>
                <w:tab w:val="left" w:pos="4191"/>
              </w:tabs>
              <w:jc w:val="center"/>
              <w:rPr>
                <w:sz w:val="26"/>
                <w:szCs w:val="26"/>
              </w:rPr>
            </w:pPr>
            <w:r>
              <w:rPr>
                <w:sz w:val="26"/>
                <w:szCs w:val="26"/>
              </w:rPr>
              <w:t>Có</w:t>
            </w:r>
          </w:p>
        </w:tc>
        <w:tc>
          <w:tcPr>
            <w:tcW w:w="3780" w:type="dxa"/>
          </w:tcPr>
          <w:p w14:paraId="666A71BB" w14:textId="77777777" w:rsidR="00B9685D" w:rsidRDefault="00B9685D" w:rsidP="006C05DE">
            <w:pPr>
              <w:pStyle w:val="ListParagraph"/>
              <w:numPr>
                <w:ilvl w:val="0"/>
                <w:numId w:val="10"/>
              </w:numPr>
              <w:tabs>
                <w:tab w:val="left" w:pos="342"/>
                <w:tab w:val="left" w:pos="4191"/>
              </w:tabs>
              <w:rPr>
                <w:sz w:val="26"/>
                <w:szCs w:val="26"/>
              </w:rPr>
            </w:pPr>
            <w:r w:rsidRPr="00954BC3">
              <w:rPr>
                <w:sz w:val="26"/>
                <w:szCs w:val="26"/>
              </w:rPr>
              <w:t>Người dùng tự nhập tay</w:t>
            </w:r>
          </w:p>
          <w:p w14:paraId="1C9A02CE" w14:textId="77777777" w:rsidR="00B9685D" w:rsidRDefault="00B9685D" w:rsidP="006C05DE">
            <w:pPr>
              <w:pStyle w:val="ListParagraph"/>
              <w:numPr>
                <w:ilvl w:val="0"/>
                <w:numId w:val="10"/>
              </w:numPr>
              <w:tabs>
                <w:tab w:val="left" w:pos="342"/>
                <w:tab w:val="left" w:pos="4191"/>
              </w:tabs>
              <w:rPr>
                <w:sz w:val="26"/>
                <w:szCs w:val="26"/>
              </w:rPr>
            </w:pPr>
            <w:r w:rsidRPr="00954BC3">
              <w:rPr>
                <w:sz w:val="26"/>
                <w:szCs w:val="26"/>
              </w:rPr>
              <w:t xml:space="preserve">Cho phép người dùng nhập nhiều dòng dữ liệu </w:t>
            </w:r>
          </w:p>
        </w:tc>
      </w:tr>
      <w:tr w:rsidR="00B9685D" w14:paraId="581071B9" w14:textId="77777777" w:rsidTr="00B9685D">
        <w:tc>
          <w:tcPr>
            <w:tcW w:w="1530" w:type="dxa"/>
          </w:tcPr>
          <w:p w14:paraId="19153E31" w14:textId="77777777" w:rsidR="00B9685D" w:rsidRPr="00A03DDB" w:rsidRDefault="00B9685D" w:rsidP="00E658DA">
            <w:pPr>
              <w:pStyle w:val="ListParagraph"/>
              <w:tabs>
                <w:tab w:val="left" w:pos="0"/>
                <w:tab w:val="left" w:pos="1080"/>
                <w:tab w:val="left" w:pos="4191"/>
              </w:tabs>
              <w:ind w:left="0"/>
              <w:rPr>
                <w:sz w:val="26"/>
                <w:szCs w:val="26"/>
              </w:rPr>
            </w:pPr>
            <w:r w:rsidRPr="00A03DDB">
              <w:rPr>
                <w:sz w:val="26"/>
                <w:szCs w:val="26"/>
              </w:rPr>
              <w:t>Thời hạn hành động</w:t>
            </w:r>
          </w:p>
        </w:tc>
        <w:tc>
          <w:tcPr>
            <w:tcW w:w="1440" w:type="dxa"/>
          </w:tcPr>
          <w:p w14:paraId="5EFFA714" w14:textId="77777777" w:rsidR="00B9685D" w:rsidRDefault="00B9685D" w:rsidP="00E658DA">
            <w:pPr>
              <w:pStyle w:val="ListParagraph"/>
              <w:tabs>
                <w:tab w:val="left" w:pos="0"/>
                <w:tab w:val="left" w:pos="1080"/>
                <w:tab w:val="left" w:pos="4191"/>
              </w:tabs>
              <w:ind w:left="0"/>
              <w:rPr>
                <w:sz w:val="26"/>
                <w:szCs w:val="26"/>
              </w:rPr>
            </w:pPr>
            <w:r>
              <w:rPr>
                <w:sz w:val="26"/>
                <w:szCs w:val="26"/>
              </w:rPr>
              <w:t>Calendar</w:t>
            </w:r>
          </w:p>
        </w:tc>
        <w:tc>
          <w:tcPr>
            <w:tcW w:w="1080" w:type="dxa"/>
          </w:tcPr>
          <w:p w14:paraId="10B99CD6" w14:textId="77777777" w:rsidR="00B9685D" w:rsidRDefault="00B9685D" w:rsidP="00E658DA">
            <w:pPr>
              <w:pStyle w:val="ListParagraph"/>
              <w:tabs>
                <w:tab w:val="left" w:pos="0"/>
                <w:tab w:val="left" w:pos="1080"/>
                <w:tab w:val="left" w:pos="4191"/>
              </w:tabs>
              <w:ind w:left="0"/>
              <w:jc w:val="center"/>
              <w:rPr>
                <w:sz w:val="26"/>
                <w:szCs w:val="26"/>
              </w:rPr>
            </w:pPr>
            <w:r>
              <w:rPr>
                <w:sz w:val="26"/>
                <w:szCs w:val="26"/>
              </w:rPr>
              <w:t>Có</w:t>
            </w:r>
          </w:p>
        </w:tc>
        <w:tc>
          <w:tcPr>
            <w:tcW w:w="1080" w:type="dxa"/>
          </w:tcPr>
          <w:p w14:paraId="3BC266CE" w14:textId="77777777" w:rsidR="00B9685D" w:rsidRPr="002444CE" w:rsidRDefault="002444CE" w:rsidP="00B9685D">
            <w:pPr>
              <w:pStyle w:val="ListParagraph"/>
              <w:tabs>
                <w:tab w:val="left" w:pos="0"/>
                <w:tab w:val="left" w:pos="1080"/>
                <w:tab w:val="left" w:pos="4191"/>
              </w:tabs>
              <w:ind w:left="0"/>
              <w:jc w:val="center"/>
              <w:rPr>
                <w:sz w:val="26"/>
                <w:szCs w:val="26"/>
              </w:rPr>
            </w:pPr>
            <w:r w:rsidRPr="002444CE">
              <w:rPr>
                <w:sz w:val="26"/>
                <w:szCs w:val="26"/>
              </w:rPr>
              <w:t>Có</w:t>
            </w:r>
          </w:p>
        </w:tc>
        <w:tc>
          <w:tcPr>
            <w:tcW w:w="3780" w:type="dxa"/>
          </w:tcPr>
          <w:p w14:paraId="2BEEB4FE" w14:textId="77777777" w:rsidR="006E6FB0" w:rsidDel="000B5C04" w:rsidRDefault="006E6FB0">
            <w:pPr>
              <w:pStyle w:val="ListParagraph"/>
              <w:numPr>
                <w:ilvl w:val="0"/>
                <w:numId w:val="10"/>
              </w:numPr>
              <w:tabs>
                <w:tab w:val="left" w:pos="342"/>
                <w:tab w:val="left" w:pos="4191"/>
              </w:tabs>
              <w:rPr>
                <w:del w:id="235" w:author="Customer" w:date="2015-05-13T15:57:00Z"/>
                <w:sz w:val="26"/>
                <w:szCs w:val="26"/>
              </w:rPr>
              <w:pPrChange w:id="236" w:author="Customer" w:date="2015-05-13T15:57:00Z">
                <w:pPr>
                  <w:pStyle w:val="ListParagraph"/>
                  <w:numPr>
                    <w:numId w:val="14"/>
                  </w:numPr>
                  <w:tabs>
                    <w:tab w:val="left" w:pos="342"/>
                    <w:tab w:val="left" w:pos="4191"/>
                  </w:tabs>
                  <w:ind w:left="342" w:hanging="360"/>
                </w:pPr>
              </w:pPrChange>
            </w:pPr>
            <w:r w:rsidRPr="00A911AC">
              <w:rPr>
                <w:sz w:val="26"/>
                <w:szCs w:val="26"/>
              </w:rPr>
              <w:t xml:space="preserve">Người dùng chọn từ </w:t>
            </w:r>
            <w:del w:id="237" w:author="Customer" w:date="2015-05-13T15:56:00Z">
              <w:r w:rsidRPr="00A911AC" w:rsidDel="000B5C04">
                <w:rPr>
                  <w:sz w:val="26"/>
                  <w:szCs w:val="26"/>
                </w:rPr>
                <w:delText>combobox</w:delText>
              </w:r>
            </w:del>
            <w:ins w:id="238" w:author="Customer" w:date="2015-05-13T15:56:00Z">
              <w:r w:rsidR="000B5C04">
                <w:rPr>
                  <w:sz w:val="26"/>
                  <w:szCs w:val="26"/>
                </w:rPr>
                <w:t>Calendar</w:t>
              </w:r>
            </w:ins>
          </w:p>
          <w:p w14:paraId="7FA24B09" w14:textId="77777777" w:rsidR="006E6FB0" w:rsidRPr="000B5C04" w:rsidDel="000B5C04" w:rsidRDefault="006E6FB0">
            <w:pPr>
              <w:pStyle w:val="ListParagraph"/>
              <w:numPr>
                <w:ilvl w:val="0"/>
                <w:numId w:val="35"/>
              </w:numPr>
              <w:tabs>
                <w:tab w:val="left" w:pos="342"/>
                <w:tab w:val="left" w:pos="1080"/>
                <w:tab w:val="left" w:pos="4191"/>
              </w:tabs>
              <w:rPr>
                <w:del w:id="239" w:author="Customer" w:date="2015-05-13T15:57:00Z"/>
                <w:sz w:val="26"/>
                <w:szCs w:val="26"/>
              </w:rPr>
              <w:pPrChange w:id="240" w:author="Customer" w:date="2015-05-13T15:57:00Z">
                <w:pPr>
                  <w:pStyle w:val="ListParagraph"/>
                  <w:numPr>
                    <w:numId w:val="35"/>
                  </w:numPr>
                  <w:tabs>
                    <w:tab w:val="left" w:pos="1080"/>
                    <w:tab w:val="left" w:pos="4191"/>
                  </w:tabs>
                  <w:ind w:left="360" w:hanging="360"/>
                </w:pPr>
              </w:pPrChange>
            </w:pPr>
            <w:del w:id="241" w:author="Customer" w:date="2015-05-13T15:57:00Z">
              <w:r w:rsidRPr="000B5C04" w:rsidDel="000B5C04">
                <w:rPr>
                  <w:sz w:val="26"/>
                  <w:szCs w:val="26"/>
                </w:rPr>
                <w:delText xml:space="preserve">Gồm 2 lựa chọn: </w:delText>
              </w:r>
              <w:r w:rsidRPr="000B5C04" w:rsidDel="000B5C04">
                <w:rPr>
                  <w:sz w:val="26"/>
                  <w:szCs w:val="26"/>
                  <w:highlight w:val="yellow"/>
                </w:rPr>
                <w:delText>Trong hạn và Quá hạn</w:delText>
              </w:r>
              <w:r w:rsidRPr="000B5C04" w:rsidDel="000B5C04">
                <w:rPr>
                  <w:sz w:val="26"/>
                  <w:szCs w:val="26"/>
                </w:rPr>
                <w:tab/>
              </w:r>
            </w:del>
          </w:p>
          <w:p w14:paraId="1025A583" w14:textId="77777777" w:rsidR="006E6FB0" w:rsidDel="000B5C04" w:rsidRDefault="006E6FB0" w:rsidP="006C05DE">
            <w:pPr>
              <w:pStyle w:val="ListParagraph"/>
              <w:numPr>
                <w:ilvl w:val="2"/>
                <w:numId w:val="36"/>
              </w:numPr>
              <w:tabs>
                <w:tab w:val="left" w:pos="1080"/>
                <w:tab w:val="left" w:pos="4191"/>
              </w:tabs>
              <w:rPr>
                <w:del w:id="242" w:author="Customer" w:date="2015-05-13T15:57:00Z"/>
                <w:sz w:val="26"/>
                <w:szCs w:val="26"/>
              </w:rPr>
            </w:pPr>
            <w:del w:id="243" w:author="Customer" w:date="2015-05-13T15:57:00Z">
              <w:r w:rsidRPr="000B5C04" w:rsidDel="000B5C04">
                <w:rPr>
                  <w:sz w:val="26"/>
                  <w:szCs w:val="26"/>
                </w:rPr>
                <w:delText>Trường hợp ng</w:delText>
              </w:r>
              <w:r w:rsidRPr="000B5C04" w:rsidDel="000B5C04">
                <w:rPr>
                  <w:sz w:val="26"/>
                  <w:szCs w:val="26"/>
                  <w:highlight w:val="yellow"/>
                  <w:rPrChange w:id="244" w:author="Customer" w:date="2015-05-13T15:57:00Z">
                    <w:rPr>
                      <w:sz w:val="26"/>
                      <w:szCs w:val="26"/>
                    </w:rPr>
                  </w:rPrChange>
                </w:rPr>
                <w:delText>ười dùng lựa chọn là</w:delText>
              </w:r>
              <w:r w:rsidRPr="000B5C04" w:rsidDel="000B5C04">
                <w:rPr>
                  <w:sz w:val="26"/>
                  <w:szCs w:val="26"/>
                </w:rPr>
                <w:delText xml:space="preserve"> T</w:delText>
              </w:r>
              <w:r w:rsidDel="000B5C04">
                <w:rPr>
                  <w:sz w:val="26"/>
                  <w:szCs w:val="26"/>
                </w:rPr>
                <w:delText>rong hạn: hệ thống sẽ hiển thị toàn bộ hành động có “Thời hạn hoàn thành” &gt;= ngày hiện tại tại thời điểm tìm kiếm</w:delText>
              </w:r>
            </w:del>
          </w:p>
          <w:p w14:paraId="0F4B5534" w14:textId="77777777" w:rsidR="00B9685D" w:rsidRPr="006E6FB0" w:rsidRDefault="006E6FB0" w:rsidP="006C05DE">
            <w:pPr>
              <w:pStyle w:val="ListParagraph"/>
              <w:numPr>
                <w:ilvl w:val="2"/>
                <w:numId w:val="36"/>
              </w:numPr>
              <w:tabs>
                <w:tab w:val="left" w:pos="1080"/>
                <w:tab w:val="left" w:pos="4191"/>
              </w:tabs>
              <w:rPr>
                <w:sz w:val="26"/>
                <w:szCs w:val="26"/>
              </w:rPr>
            </w:pPr>
            <w:del w:id="245" w:author="Customer" w:date="2015-05-13T15:57:00Z">
              <w:r w:rsidDel="000B5C04">
                <w:rPr>
                  <w:sz w:val="26"/>
                  <w:szCs w:val="26"/>
                </w:rPr>
                <w:delText>Trường hợp người dùng lựa chọn là Quá hạn: Hệ thống sẽ hiển thị toàn bộ hành động có “Thời hạn hoàn thành” &lt; ngày hiện tại tại thời điểm tìm kiếm</w:delText>
              </w:r>
            </w:del>
          </w:p>
        </w:tc>
      </w:tr>
      <w:tr w:rsidR="00B9685D" w14:paraId="538B85EE" w14:textId="77777777" w:rsidTr="00B9685D">
        <w:tc>
          <w:tcPr>
            <w:tcW w:w="1530" w:type="dxa"/>
          </w:tcPr>
          <w:p w14:paraId="09E7AB24" w14:textId="77777777" w:rsidR="00B9685D" w:rsidRPr="00A03DDB" w:rsidRDefault="00B9685D" w:rsidP="00E658DA">
            <w:pPr>
              <w:pStyle w:val="ListParagraph"/>
              <w:tabs>
                <w:tab w:val="left" w:pos="0"/>
                <w:tab w:val="left" w:pos="1080"/>
                <w:tab w:val="left" w:pos="4191"/>
              </w:tabs>
              <w:spacing w:line="276" w:lineRule="auto"/>
              <w:ind w:left="0"/>
              <w:rPr>
                <w:sz w:val="26"/>
                <w:szCs w:val="26"/>
              </w:rPr>
            </w:pPr>
            <w:r w:rsidRPr="00A03DDB">
              <w:rPr>
                <w:sz w:val="26"/>
                <w:szCs w:val="26"/>
              </w:rPr>
              <w:t>Trạng thái hành động</w:t>
            </w:r>
          </w:p>
        </w:tc>
        <w:tc>
          <w:tcPr>
            <w:tcW w:w="1440" w:type="dxa"/>
          </w:tcPr>
          <w:p w14:paraId="179D2AE5" w14:textId="77777777" w:rsidR="00B9685D" w:rsidRDefault="00B9685D" w:rsidP="00E658DA">
            <w:pPr>
              <w:tabs>
                <w:tab w:val="left" w:pos="4191"/>
              </w:tabs>
              <w:rPr>
                <w:sz w:val="26"/>
                <w:szCs w:val="26"/>
              </w:rPr>
            </w:pPr>
            <w:r>
              <w:rPr>
                <w:sz w:val="26"/>
                <w:szCs w:val="26"/>
              </w:rPr>
              <w:t>Combobox</w:t>
            </w:r>
          </w:p>
        </w:tc>
        <w:tc>
          <w:tcPr>
            <w:tcW w:w="1080" w:type="dxa"/>
          </w:tcPr>
          <w:p w14:paraId="03834A1E" w14:textId="77777777" w:rsidR="00B9685D" w:rsidRDefault="00B9685D" w:rsidP="00E658DA">
            <w:pPr>
              <w:tabs>
                <w:tab w:val="left" w:pos="4191"/>
              </w:tabs>
              <w:jc w:val="center"/>
              <w:rPr>
                <w:sz w:val="26"/>
                <w:szCs w:val="26"/>
              </w:rPr>
            </w:pPr>
            <w:r>
              <w:rPr>
                <w:sz w:val="26"/>
                <w:szCs w:val="26"/>
              </w:rPr>
              <w:t>Có</w:t>
            </w:r>
          </w:p>
        </w:tc>
        <w:tc>
          <w:tcPr>
            <w:tcW w:w="1080" w:type="dxa"/>
          </w:tcPr>
          <w:p w14:paraId="5EBF19D8" w14:textId="77777777" w:rsidR="00B9685D" w:rsidRDefault="00B9685D" w:rsidP="00B9685D">
            <w:pPr>
              <w:tabs>
                <w:tab w:val="left" w:pos="342"/>
                <w:tab w:val="left" w:pos="4191"/>
              </w:tabs>
              <w:jc w:val="center"/>
              <w:rPr>
                <w:sz w:val="26"/>
                <w:szCs w:val="26"/>
              </w:rPr>
            </w:pPr>
            <w:r>
              <w:rPr>
                <w:sz w:val="26"/>
                <w:szCs w:val="26"/>
              </w:rPr>
              <w:t>Có</w:t>
            </w:r>
          </w:p>
        </w:tc>
        <w:tc>
          <w:tcPr>
            <w:tcW w:w="3780" w:type="dxa"/>
          </w:tcPr>
          <w:p w14:paraId="644F4F1B" w14:textId="77777777" w:rsidR="00B9685D" w:rsidRDefault="00B9685D" w:rsidP="00E658DA">
            <w:pPr>
              <w:pStyle w:val="ListParagraph"/>
              <w:tabs>
                <w:tab w:val="left" w:pos="0"/>
                <w:tab w:val="left" w:pos="1080"/>
                <w:tab w:val="left" w:pos="4191"/>
              </w:tabs>
              <w:spacing w:line="276" w:lineRule="auto"/>
              <w:ind w:left="0"/>
              <w:rPr>
                <w:b/>
                <w:sz w:val="26"/>
                <w:szCs w:val="26"/>
              </w:rPr>
            </w:pPr>
            <w:r>
              <w:rPr>
                <w:sz w:val="26"/>
                <w:szCs w:val="26"/>
              </w:rPr>
              <w:t>Người dùng tự chọn giá trị từ danh sách. Các giá trị của t</w:t>
            </w:r>
            <w:r w:rsidRPr="00954BC3">
              <w:rPr>
                <w:sz w:val="26"/>
                <w:szCs w:val="26"/>
              </w:rPr>
              <w:t>rường dữ liệu gồm</w:t>
            </w:r>
            <w:r w:rsidRPr="00954BC3">
              <w:rPr>
                <w:b/>
                <w:sz w:val="26"/>
                <w:szCs w:val="26"/>
              </w:rPr>
              <w:t>:</w:t>
            </w:r>
          </w:p>
          <w:p w14:paraId="519A9E44" w14:textId="77777777" w:rsidR="00B9685D" w:rsidRPr="00BA3AEA" w:rsidRDefault="00B9685D"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Chưa khắc phục</w:t>
            </w:r>
            <w:r>
              <w:rPr>
                <w:sz w:val="26"/>
                <w:szCs w:val="26"/>
              </w:rPr>
              <w:t xml:space="preserve"> (mặc định)</w:t>
            </w:r>
          </w:p>
          <w:p w14:paraId="33B68047" w14:textId="77777777" w:rsidR="00B9685D" w:rsidRPr="00BA3AEA" w:rsidRDefault="00B9685D"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Đã khắc phục</w:t>
            </w:r>
          </w:p>
          <w:p w14:paraId="7B63FB02" w14:textId="77777777" w:rsidR="00B9685D" w:rsidRPr="00BA3AEA" w:rsidRDefault="00B9685D"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Chưa khắc phục được</w:t>
            </w:r>
          </w:p>
          <w:p w14:paraId="45A1660D" w14:textId="77777777" w:rsidR="00B9685D" w:rsidRPr="00BA3AEA" w:rsidRDefault="00B9685D"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Không khắc phục được</w:t>
            </w:r>
          </w:p>
          <w:p w14:paraId="5BD4D0F8" w14:textId="77777777" w:rsidR="00B9685D" w:rsidRPr="00BA3AEA" w:rsidRDefault="00B9685D"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Khắc phục được một phần</w:t>
            </w:r>
          </w:p>
          <w:p w14:paraId="0E61A88B" w14:textId="77777777" w:rsidR="00B9685D" w:rsidRPr="00997449" w:rsidRDefault="00B9685D" w:rsidP="006C05DE">
            <w:pPr>
              <w:pStyle w:val="ListParagraph"/>
              <w:numPr>
                <w:ilvl w:val="0"/>
                <w:numId w:val="8"/>
              </w:numPr>
              <w:tabs>
                <w:tab w:val="left" w:pos="612"/>
                <w:tab w:val="left" w:pos="4191"/>
              </w:tabs>
              <w:spacing w:line="276" w:lineRule="auto"/>
              <w:ind w:left="612"/>
              <w:rPr>
                <w:sz w:val="26"/>
                <w:szCs w:val="26"/>
              </w:rPr>
            </w:pPr>
            <w:r w:rsidRPr="00BA3AEA">
              <w:rPr>
                <w:sz w:val="26"/>
                <w:szCs w:val="26"/>
              </w:rPr>
              <w:t>Để theo dõi</w:t>
            </w:r>
          </w:p>
        </w:tc>
      </w:tr>
      <w:tr w:rsidR="00B9685D" w:rsidRPr="00F65EA1" w14:paraId="04EED2DE" w14:textId="77777777" w:rsidTr="00B9685D">
        <w:tc>
          <w:tcPr>
            <w:tcW w:w="2970" w:type="dxa"/>
            <w:gridSpan w:val="2"/>
            <w:shd w:val="clear" w:color="auto" w:fill="C6D9F1" w:themeFill="text2" w:themeFillTint="33"/>
          </w:tcPr>
          <w:p w14:paraId="2A9DE676" w14:textId="77777777" w:rsidR="00B9685D" w:rsidRPr="00F81081" w:rsidRDefault="00B9685D" w:rsidP="00E658DA">
            <w:pPr>
              <w:pStyle w:val="ListParagraph"/>
              <w:tabs>
                <w:tab w:val="left" w:pos="0"/>
                <w:tab w:val="left" w:pos="1080"/>
                <w:tab w:val="left" w:pos="4191"/>
              </w:tabs>
              <w:spacing w:after="200" w:line="276" w:lineRule="auto"/>
              <w:ind w:left="0"/>
              <w:rPr>
                <w:b/>
                <w:i/>
                <w:sz w:val="26"/>
                <w:szCs w:val="26"/>
              </w:rPr>
            </w:pPr>
            <w:r w:rsidRPr="00954BC3">
              <w:rPr>
                <w:b/>
                <w:sz w:val="26"/>
                <w:szCs w:val="26"/>
              </w:rPr>
              <w:t xml:space="preserve">Người chịu trách nhiệm hành động </w:t>
            </w:r>
          </w:p>
        </w:tc>
        <w:tc>
          <w:tcPr>
            <w:tcW w:w="1080" w:type="dxa"/>
            <w:shd w:val="clear" w:color="auto" w:fill="C6D9F1" w:themeFill="text2" w:themeFillTint="33"/>
          </w:tcPr>
          <w:p w14:paraId="069EFF08" w14:textId="77777777" w:rsidR="00B9685D" w:rsidRPr="00F81081" w:rsidRDefault="00B9685D" w:rsidP="00E658DA">
            <w:pPr>
              <w:pStyle w:val="ListParagraph"/>
              <w:tabs>
                <w:tab w:val="left" w:pos="0"/>
                <w:tab w:val="left" w:pos="1080"/>
                <w:tab w:val="left" w:pos="4191"/>
              </w:tabs>
              <w:ind w:left="0"/>
              <w:jc w:val="center"/>
              <w:rPr>
                <w:b/>
                <w:i/>
                <w:sz w:val="26"/>
                <w:szCs w:val="26"/>
              </w:rPr>
            </w:pPr>
            <w:r>
              <w:rPr>
                <w:sz w:val="26"/>
                <w:szCs w:val="26"/>
              </w:rPr>
              <w:t>Có</w:t>
            </w:r>
          </w:p>
        </w:tc>
        <w:tc>
          <w:tcPr>
            <w:tcW w:w="1080" w:type="dxa"/>
          </w:tcPr>
          <w:p w14:paraId="1CAA984C" w14:textId="77777777" w:rsidR="00B9685D" w:rsidRPr="00B9685D" w:rsidRDefault="00B9685D" w:rsidP="00B9685D">
            <w:pPr>
              <w:tabs>
                <w:tab w:val="left" w:pos="0"/>
                <w:tab w:val="left" w:pos="1080"/>
                <w:tab w:val="left" w:pos="4191"/>
              </w:tabs>
              <w:jc w:val="center"/>
              <w:rPr>
                <w:b/>
                <w:sz w:val="26"/>
                <w:szCs w:val="26"/>
              </w:rPr>
            </w:pPr>
            <w:r w:rsidRPr="00B9685D">
              <w:rPr>
                <w:sz w:val="26"/>
                <w:szCs w:val="26"/>
              </w:rPr>
              <w:t>Có</w:t>
            </w:r>
          </w:p>
        </w:tc>
        <w:tc>
          <w:tcPr>
            <w:tcW w:w="3780" w:type="dxa"/>
            <w:shd w:val="clear" w:color="auto" w:fill="auto"/>
          </w:tcPr>
          <w:p w14:paraId="57A14C89" w14:textId="77777777" w:rsidR="00B9685D" w:rsidRDefault="00B9685D" w:rsidP="007767F0">
            <w:pPr>
              <w:pStyle w:val="ListParagraph"/>
              <w:numPr>
                <w:ilvl w:val="0"/>
                <w:numId w:val="84"/>
              </w:numPr>
              <w:tabs>
                <w:tab w:val="left" w:pos="0"/>
                <w:tab w:val="left" w:pos="1080"/>
                <w:tab w:val="left" w:pos="4191"/>
              </w:tabs>
              <w:rPr>
                <w:b/>
                <w:sz w:val="26"/>
                <w:szCs w:val="26"/>
              </w:rPr>
            </w:pPr>
            <w:r w:rsidRPr="00954BC3">
              <w:rPr>
                <w:b/>
                <w:sz w:val="26"/>
                <w:szCs w:val="26"/>
              </w:rPr>
              <w:t xml:space="preserve">Màn hình </w:t>
            </w:r>
            <w:r>
              <w:rPr>
                <w:b/>
                <w:sz w:val="26"/>
                <w:szCs w:val="26"/>
              </w:rPr>
              <w:t>tạo được hiển thị</w:t>
            </w:r>
            <w:r w:rsidRPr="00954BC3">
              <w:rPr>
                <w:b/>
                <w:sz w:val="26"/>
                <w:szCs w:val="26"/>
              </w:rPr>
              <w:t xml:space="preserve"> mặc đị</w:t>
            </w:r>
            <w:r>
              <w:rPr>
                <w:b/>
                <w:sz w:val="26"/>
                <w:szCs w:val="26"/>
              </w:rPr>
              <w:t>nh thô</w:t>
            </w:r>
            <w:r w:rsidRPr="00954BC3">
              <w:rPr>
                <w:b/>
                <w:sz w:val="26"/>
                <w:szCs w:val="26"/>
              </w:rPr>
              <w:t xml:space="preserve">ng tin của 1 người chịu trách nhiệm. </w:t>
            </w:r>
          </w:p>
          <w:p w14:paraId="6202150F" w14:textId="77777777" w:rsidR="00B9685D" w:rsidRDefault="00B9685D" w:rsidP="007767F0">
            <w:pPr>
              <w:pStyle w:val="ListParagraph"/>
              <w:numPr>
                <w:ilvl w:val="0"/>
                <w:numId w:val="84"/>
              </w:numPr>
              <w:tabs>
                <w:tab w:val="left" w:pos="0"/>
                <w:tab w:val="left" w:pos="1080"/>
                <w:tab w:val="left" w:pos="4191"/>
              </w:tabs>
              <w:rPr>
                <w:b/>
                <w:sz w:val="26"/>
                <w:szCs w:val="26"/>
              </w:rPr>
            </w:pPr>
            <w:r>
              <w:rPr>
                <w:b/>
                <w:sz w:val="26"/>
                <w:szCs w:val="26"/>
              </w:rPr>
              <w:t>Cho phép thê</w:t>
            </w:r>
            <w:r w:rsidRPr="00954BC3">
              <w:rPr>
                <w:b/>
                <w:sz w:val="26"/>
                <w:szCs w:val="26"/>
              </w:rPr>
              <w:t xml:space="preserve">m người </w:t>
            </w:r>
            <w:r>
              <w:rPr>
                <w:b/>
                <w:sz w:val="26"/>
                <w:szCs w:val="26"/>
              </w:rPr>
              <w:t xml:space="preserve">chịu trách nhiệm </w:t>
            </w:r>
            <w:r w:rsidRPr="00954BC3">
              <w:rPr>
                <w:b/>
                <w:sz w:val="26"/>
                <w:szCs w:val="26"/>
              </w:rPr>
              <w:t xml:space="preserve">bằng cách bấm nút [Thêm] </w:t>
            </w:r>
          </w:p>
        </w:tc>
      </w:tr>
      <w:tr w:rsidR="00B9685D" w14:paraId="11878C23" w14:textId="77777777" w:rsidTr="00B9685D">
        <w:tc>
          <w:tcPr>
            <w:tcW w:w="1530" w:type="dxa"/>
          </w:tcPr>
          <w:p w14:paraId="591C5022"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User outlook</w:t>
            </w:r>
          </w:p>
        </w:tc>
        <w:tc>
          <w:tcPr>
            <w:tcW w:w="1440" w:type="dxa"/>
          </w:tcPr>
          <w:p w14:paraId="2E3B1F1D"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2D25718E"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10821C25" w14:textId="77777777" w:rsidR="00B9685D" w:rsidRDefault="00B9685D" w:rsidP="00B9685D">
            <w:pPr>
              <w:tabs>
                <w:tab w:val="left" w:pos="342"/>
                <w:tab w:val="left" w:pos="4191"/>
              </w:tabs>
              <w:jc w:val="center"/>
              <w:rPr>
                <w:sz w:val="26"/>
                <w:szCs w:val="26"/>
              </w:rPr>
            </w:pPr>
            <w:r w:rsidRPr="00337158">
              <w:rPr>
                <w:sz w:val="26"/>
                <w:szCs w:val="26"/>
              </w:rPr>
              <w:t>Có</w:t>
            </w:r>
          </w:p>
        </w:tc>
        <w:tc>
          <w:tcPr>
            <w:tcW w:w="3780" w:type="dxa"/>
          </w:tcPr>
          <w:p w14:paraId="6A7E7CD3" w14:textId="77777777" w:rsidR="00B9685D" w:rsidRPr="006A1181" w:rsidRDefault="00B9685D" w:rsidP="007767F0">
            <w:pPr>
              <w:pStyle w:val="ListParagraph"/>
              <w:numPr>
                <w:ilvl w:val="0"/>
                <w:numId w:val="85"/>
              </w:numPr>
              <w:tabs>
                <w:tab w:val="left" w:pos="342"/>
                <w:tab w:val="left" w:pos="4191"/>
              </w:tabs>
              <w:rPr>
                <w:sz w:val="26"/>
                <w:szCs w:val="26"/>
              </w:rPr>
            </w:pPr>
            <w:r w:rsidRPr="006A1181">
              <w:rPr>
                <w:sz w:val="26"/>
                <w:szCs w:val="26"/>
              </w:rPr>
              <w:t>Người dùng tự nhập tay</w:t>
            </w:r>
          </w:p>
        </w:tc>
      </w:tr>
      <w:tr w:rsidR="00B9685D" w14:paraId="5F763DCA" w14:textId="77777777" w:rsidTr="00B9685D">
        <w:tc>
          <w:tcPr>
            <w:tcW w:w="1530" w:type="dxa"/>
          </w:tcPr>
          <w:p w14:paraId="1817DA42"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Họ và tên</w:t>
            </w:r>
          </w:p>
        </w:tc>
        <w:tc>
          <w:tcPr>
            <w:tcW w:w="1440" w:type="dxa"/>
          </w:tcPr>
          <w:p w14:paraId="661CCAA6"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799736BD"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391BFB34" w14:textId="77777777" w:rsidR="00B9685D" w:rsidRDefault="00B9685D" w:rsidP="00B9685D">
            <w:pPr>
              <w:tabs>
                <w:tab w:val="left" w:pos="342"/>
                <w:tab w:val="left" w:pos="4191"/>
              </w:tabs>
              <w:jc w:val="center"/>
              <w:rPr>
                <w:sz w:val="26"/>
                <w:szCs w:val="26"/>
              </w:rPr>
            </w:pPr>
            <w:r w:rsidRPr="00337158">
              <w:rPr>
                <w:sz w:val="26"/>
                <w:szCs w:val="26"/>
              </w:rPr>
              <w:t>Có</w:t>
            </w:r>
          </w:p>
        </w:tc>
        <w:tc>
          <w:tcPr>
            <w:tcW w:w="3780" w:type="dxa"/>
          </w:tcPr>
          <w:p w14:paraId="0180CE30" w14:textId="77777777" w:rsidR="00B9685D" w:rsidRDefault="00B9685D" w:rsidP="007767F0">
            <w:pPr>
              <w:pStyle w:val="ListParagraph"/>
              <w:numPr>
                <w:ilvl w:val="0"/>
                <w:numId w:val="86"/>
              </w:numPr>
              <w:tabs>
                <w:tab w:val="left" w:pos="342"/>
                <w:tab w:val="left" w:pos="4191"/>
              </w:tabs>
              <w:rPr>
                <w:sz w:val="26"/>
                <w:szCs w:val="26"/>
              </w:rPr>
            </w:pPr>
            <w:r w:rsidRPr="006A1181">
              <w:rPr>
                <w:sz w:val="26"/>
                <w:szCs w:val="26"/>
              </w:rPr>
              <w:t xml:space="preserve">Hệ thống tự động lấy “Họ và tên” theo “User outlook” người dung nhập vào từ </w:t>
            </w:r>
            <w:r w:rsidRPr="006A1181">
              <w:rPr>
                <w:sz w:val="26"/>
                <w:szCs w:val="26"/>
                <w:highlight w:val="yellow"/>
              </w:rPr>
              <w:t>module “Quản lý người dùng”</w:t>
            </w:r>
            <w:r w:rsidRPr="006A1181">
              <w:rPr>
                <w:sz w:val="26"/>
                <w:szCs w:val="26"/>
              </w:rPr>
              <w:t xml:space="preserve"> </w:t>
            </w:r>
            <w:r w:rsidRPr="006A1181">
              <w:rPr>
                <w:sz w:val="26"/>
                <w:szCs w:val="26"/>
              </w:rPr>
              <w:lastRenderedPageBreak/>
              <w:t>trong phần “Quản lý lỗi”</w:t>
            </w:r>
            <w:r>
              <w:rPr>
                <w:sz w:val="26"/>
                <w:szCs w:val="26"/>
              </w:rPr>
              <w:t xml:space="preserve"> </w:t>
            </w:r>
          </w:p>
          <w:p w14:paraId="4572C82D" w14:textId="77777777" w:rsidR="00B9685D" w:rsidRPr="006A1181" w:rsidRDefault="00B9685D" w:rsidP="007767F0">
            <w:pPr>
              <w:pStyle w:val="ListParagraph"/>
              <w:numPr>
                <w:ilvl w:val="0"/>
                <w:numId w:val="86"/>
              </w:numPr>
              <w:tabs>
                <w:tab w:val="left" w:pos="342"/>
                <w:tab w:val="left" w:pos="4191"/>
              </w:tabs>
              <w:rPr>
                <w:sz w:val="26"/>
                <w:szCs w:val="26"/>
              </w:rPr>
            </w:pPr>
            <w:r w:rsidRPr="006A1181">
              <w:rPr>
                <w:sz w:val="26"/>
                <w:szCs w:val="26"/>
              </w:rPr>
              <w:t>Không cho phép người dùng sửa</w:t>
            </w:r>
          </w:p>
        </w:tc>
      </w:tr>
      <w:tr w:rsidR="00B9685D" w14:paraId="21E37B70" w14:textId="77777777" w:rsidTr="00B9685D">
        <w:tc>
          <w:tcPr>
            <w:tcW w:w="1530" w:type="dxa"/>
          </w:tcPr>
          <w:p w14:paraId="562D52B6"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lastRenderedPageBreak/>
              <w:t>Chức danh</w:t>
            </w:r>
          </w:p>
        </w:tc>
        <w:tc>
          <w:tcPr>
            <w:tcW w:w="1440" w:type="dxa"/>
          </w:tcPr>
          <w:p w14:paraId="23CAF246"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3BBD3F52"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66330919" w14:textId="77777777" w:rsidR="00B9685D" w:rsidRDefault="00B9685D" w:rsidP="00B9685D">
            <w:pPr>
              <w:tabs>
                <w:tab w:val="left" w:pos="342"/>
                <w:tab w:val="left" w:pos="4191"/>
              </w:tabs>
              <w:jc w:val="center"/>
              <w:rPr>
                <w:sz w:val="26"/>
                <w:szCs w:val="26"/>
              </w:rPr>
            </w:pPr>
            <w:r w:rsidRPr="00337158">
              <w:rPr>
                <w:sz w:val="26"/>
                <w:szCs w:val="26"/>
              </w:rPr>
              <w:t>Có</w:t>
            </w:r>
          </w:p>
        </w:tc>
        <w:tc>
          <w:tcPr>
            <w:tcW w:w="3780" w:type="dxa"/>
          </w:tcPr>
          <w:p w14:paraId="4EF0FBE4" w14:textId="77777777" w:rsidR="00B9685D" w:rsidRDefault="00B9685D" w:rsidP="007767F0">
            <w:pPr>
              <w:pStyle w:val="ListParagraph"/>
              <w:numPr>
                <w:ilvl w:val="0"/>
                <w:numId w:val="87"/>
              </w:numPr>
              <w:tabs>
                <w:tab w:val="left" w:pos="342"/>
                <w:tab w:val="left" w:pos="4191"/>
              </w:tabs>
              <w:rPr>
                <w:sz w:val="26"/>
                <w:szCs w:val="26"/>
              </w:rPr>
            </w:pPr>
            <w:r w:rsidRPr="006A1181">
              <w:rPr>
                <w:sz w:val="26"/>
                <w:szCs w:val="26"/>
              </w:rPr>
              <w:t xml:space="preserve">Hệ thống tự động lấy “Chức danh”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0DFC44AE" w14:textId="77777777" w:rsidR="00B9685D" w:rsidRPr="006A1181" w:rsidRDefault="00B9685D" w:rsidP="007767F0">
            <w:pPr>
              <w:pStyle w:val="ListParagraph"/>
              <w:numPr>
                <w:ilvl w:val="0"/>
                <w:numId w:val="87"/>
              </w:numPr>
              <w:tabs>
                <w:tab w:val="left" w:pos="342"/>
                <w:tab w:val="left" w:pos="4191"/>
              </w:tabs>
              <w:rPr>
                <w:sz w:val="26"/>
                <w:szCs w:val="26"/>
              </w:rPr>
            </w:pPr>
            <w:r w:rsidRPr="006A1181">
              <w:rPr>
                <w:sz w:val="26"/>
                <w:szCs w:val="26"/>
              </w:rPr>
              <w:t>Không cho phép người dùng sửa</w:t>
            </w:r>
          </w:p>
        </w:tc>
      </w:tr>
      <w:tr w:rsidR="00B9685D" w14:paraId="4B124F13" w14:textId="77777777" w:rsidTr="00B9685D">
        <w:tc>
          <w:tcPr>
            <w:tcW w:w="1530" w:type="dxa"/>
          </w:tcPr>
          <w:p w14:paraId="2F034251"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User hệ thống</w:t>
            </w:r>
          </w:p>
        </w:tc>
        <w:tc>
          <w:tcPr>
            <w:tcW w:w="1440" w:type="dxa"/>
          </w:tcPr>
          <w:p w14:paraId="2B13F3F8"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37834311"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41B0B213" w14:textId="77777777" w:rsidR="00B9685D" w:rsidRDefault="00B9685D" w:rsidP="00B9685D">
            <w:pPr>
              <w:tabs>
                <w:tab w:val="left" w:pos="342"/>
                <w:tab w:val="left" w:pos="4191"/>
              </w:tabs>
              <w:jc w:val="center"/>
              <w:rPr>
                <w:sz w:val="26"/>
                <w:szCs w:val="26"/>
              </w:rPr>
            </w:pPr>
            <w:r w:rsidRPr="00337158">
              <w:rPr>
                <w:sz w:val="26"/>
                <w:szCs w:val="26"/>
              </w:rPr>
              <w:t>Có</w:t>
            </w:r>
          </w:p>
        </w:tc>
        <w:tc>
          <w:tcPr>
            <w:tcW w:w="3780" w:type="dxa"/>
          </w:tcPr>
          <w:p w14:paraId="32AC6702" w14:textId="77777777" w:rsidR="00B9685D" w:rsidRDefault="00B9685D" w:rsidP="007767F0">
            <w:pPr>
              <w:pStyle w:val="ListParagraph"/>
              <w:numPr>
                <w:ilvl w:val="0"/>
                <w:numId w:val="88"/>
              </w:numPr>
              <w:tabs>
                <w:tab w:val="left" w:pos="342"/>
                <w:tab w:val="left" w:pos="4191"/>
              </w:tabs>
              <w:rPr>
                <w:sz w:val="26"/>
                <w:szCs w:val="26"/>
              </w:rPr>
            </w:pPr>
            <w:r w:rsidRPr="006A1181">
              <w:rPr>
                <w:sz w:val="26"/>
                <w:szCs w:val="26"/>
              </w:rPr>
              <w:t xml:space="preserve">Hệ thống tự động lấy “User hệ thống” theo User outlook người dung nhập vào từ </w:t>
            </w:r>
            <w:r w:rsidRPr="006A1181">
              <w:rPr>
                <w:sz w:val="26"/>
                <w:szCs w:val="26"/>
                <w:highlight w:val="yellow"/>
              </w:rPr>
              <w:t>module “Quản lý người dùng”</w:t>
            </w:r>
            <w:r w:rsidRPr="006A1181">
              <w:rPr>
                <w:sz w:val="26"/>
                <w:szCs w:val="26"/>
              </w:rPr>
              <w:t xml:space="preserve"> trong phần “Quản lý lỗi” </w:t>
            </w:r>
          </w:p>
          <w:p w14:paraId="1AF884FB" w14:textId="77777777" w:rsidR="00B9685D" w:rsidRPr="006A1181" w:rsidRDefault="00B9685D" w:rsidP="007767F0">
            <w:pPr>
              <w:pStyle w:val="ListParagraph"/>
              <w:numPr>
                <w:ilvl w:val="0"/>
                <w:numId w:val="88"/>
              </w:numPr>
              <w:tabs>
                <w:tab w:val="left" w:pos="342"/>
                <w:tab w:val="left" w:pos="4191"/>
              </w:tabs>
              <w:rPr>
                <w:sz w:val="26"/>
                <w:szCs w:val="26"/>
              </w:rPr>
            </w:pPr>
            <w:r w:rsidRPr="006A1181">
              <w:rPr>
                <w:sz w:val="26"/>
                <w:szCs w:val="26"/>
              </w:rPr>
              <w:t>Không cho phép người dùng sửa</w:t>
            </w:r>
          </w:p>
        </w:tc>
      </w:tr>
      <w:tr w:rsidR="00B9685D" w14:paraId="4CA2DA94" w14:textId="77777777" w:rsidTr="00B9685D">
        <w:tc>
          <w:tcPr>
            <w:tcW w:w="1530" w:type="dxa"/>
          </w:tcPr>
          <w:p w14:paraId="18706718"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ID nhân sự</w:t>
            </w:r>
          </w:p>
        </w:tc>
        <w:tc>
          <w:tcPr>
            <w:tcW w:w="1440" w:type="dxa"/>
          </w:tcPr>
          <w:p w14:paraId="2B2FB95E"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60E72715"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1ED34BF7" w14:textId="77777777" w:rsidR="00B9685D" w:rsidRDefault="00B9685D" w:rsidP="00B9685D">
            <w:pPr>
              <w:tabs>
                <w:tab w:val="left" w:pos="342"/>
                <w:tab w:val="left" w:pos="4191"/>
              </w:tabs>
              <w:jc w:val="center"/>
              <w:rPr>
                <w:sz w:val="26"/>
                <w:szCs w:val="26"/>
              </w:rPr>
            </w:pPr>
            <w:r w:rsidRPr="00337158">
              <w:rPr>
                <w:sz w:val="26"/>
                <w:szCs w:val="26"/>
              </w:rPr>
              <w:t>Có</w:t>
            </w:r>
          </w:p>
        </w:tc>
        <w:tc>
          <w:tcPr>
            <w:tcW w:w="3780" w:type="dxa"/>
          </w:tcPr>
          <w:p w14:paraId="2B15F575" w14:textId="77777777" w:rsidR="00B9685D" w:rsidRDefault="00B9685D" w:rsidP="007767F0">
            <w:pPr>
              <w:pStyle w:val="ListParagraph"/>
              <w:numPr>
                <w:ilvl w:val="0"/>
                <w:numId w:val="89"/>
              </w:numPr>
              <w:tabs>
                <w:tab w:val="left" w:pos="342"/>
                <w:tab w:val="left" w:pos="4191"/>
              </w:tabs>
              <w:rPr>
                <w:sz w:val="26"/>
                <w:szCs w:val="26"/>
              </w:rPr>
            </w:pPr>
            <w:r w:rsidRPr="006A1181">
              <w:rPr>
                <w:sz w:val="26"/>
                <w:szCs w:val="26"/>
              </w:rPr>
              <w:t xml:space="preserve">Hệ thống tự động lấy “ID nhân sự”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04766239" w14:textId="77777777" w:rsidR="00B9685D" w:rsidRPr="006A1181" w:rsidRDefault="00B9685D" w:rsidP="007767F0">
            <w:pPr>
              <w:pStyle w:val="ListParagraph"/>
              <w:numPr>
                <w:ilvl w:val="0"/>
                <w:numId w:val="89"/>
              </w:numPr>
              <w:tabs>
                <w:tab w:val="left" w:pos="342"/>
                <w:tab w:val="left" w:pos="4191"/>
              </w:tabs>
              <w:rPr>
                <w:sz w:val="26"/>
                <w:szCs w:val="26"/>
              </w:rPr>
            </w:pPr>
            <w:r w:rsidRPr="006A1181">
              <w:rPr>
                <w:sz w:val="26"/>
                <w:szCs w:val="26"/>
              </w:rPr>
              <w:t xml:space="preserve"> Không cho phép người dùng sửa</w:t>
            </w:r>
          </w:p>
        </w:tc>
      </w:tr>
      <w:tr w:rsidR="00FF4B29" w14:paraId="39F5B376" w14:textId="77777777" w:rsidTr="00B9685D">
        <w:tc>
          <w:tcPr>
            <w:tcW w:w="1530" w:type="dxa"/>
          </w:tcPr>
          <w:p w14:paraId="1EA8509C" w14:textId="77777777" w:rsidR="00FF4B29" w:rsidRPr="00A03DDB" w:rsidRDefault="00FF4B29" w:rsidP="00E658DA">
            <w:pPr>
              <w:pStyle w:val="ListParagraph"/>
              <w:tabs>
                <w:tab w:val="left" w:pos="0"/>
                <w:tab w:val="left" w:pos="1080"/>
                <w:tab w:val="left" w:pos="4191"/>
              </w:tabs>
              <w:ind w:left="0"/>
              <w:rPr>
                <w:sz w:val="26"/>
                <w:szCs w:val="26"/>
              </w:rPr>
            </w:pPr>
            <w:r w:rsidRPr="00997449">
              <w:rPr>
                <w:sz w:val="26"/>
                <w:szCs w:val="26"/>
              </w:rPr>
              <w:t>NH chuyên doanh/khối</w:t>
            </w:r>
          </w:p>
        </w:tc>
        <w:tc>
          <w:tcPr>
            <w:tcW w:w="1440" w:type="dxa"/>
            <w:vMerge w:val="restart"/>
          </w:tcPr>
          <w:p w14:paraId="3A293947" w14:textId="77777777" w:rsidR="00FF4B29" w:rsidRDefault="00FF4B29" w:rsidP="00E658DA">
            <w:pPr>
              <w:tabs>
                <w:tab w:val="left" w:pos="342"/>
                <w:tab w:val="left" w:pos="4191"/>
              </w:tabs>
              <w:rPr>
                <w:sz w:val="26"/>
                <w:szCs w:val="26"/>
              </w:rPr>
            </w:pPr>
            <w:r>
              <w:rPr>
                <w:sz w:val="26"/>
                <w:szCs w:val="26"/>
              </w:rPr>
              <w:t>Combobox</w:t>
            </w:r>
          </w:p>
          <w:p w14:paraId="5A873301" w14:textId="77777777" w:rsidR="00FF4B29" w:rsidRDefault="00FF4B29" w:rsidP="00E658DA">
            <w:pPr>
              <w:tabs>
                <w:tab w:val="left" w:pos="342"/>
                <w:tab w:val="left" w:pos="4191"/>
              </w:tabs>
              <w:rPr>
                <w:sz w:val="26"/>
                <w:szCs w:val="26"/>
              </w:rPr>
            </w:pPr>
          </w:p>
        </w:tc>
        <w:tc>
          <w:tcPr>
            <w:tcW w:w="1080" w:type="dxa"/>
            <w:vMerge w:val="restart"/>
          </w:tcPr>
          <w:p w14:paraId="0FBCA1E1" w14:textId="77777777" w:rsidR="00FF4B29" w:rsidRDefault="00FF4B29" w:rsidP="00E658DA">
            <w:pPr>
              <w:tabs>
                <w:tab w:val="left" w:pos="342"/>
                <w:tab w:val="left" w:pos="4191"/>
              </w:tabs>
              <w:jc w:val="center"/>
              <w:rPr>
                <w:sz w:val="26"/>
                <w:szCs w:val="26"/>
              </w:rPr>
            </w:pPr>
            <w:r>
              <w:rPr>
                <w:sz w:val="26"/>
                <w:szCs w:val="26"/>
              </w:rPr>
              <w:t>Có</w:t>
            </w:r>
          </w:p>
          <w:p w14:paraId="529AF986" w14:textId="77777777" w:rsidR="00FF4B29" w:rsidRDefault="00FF4B29" w:rsidP="00E658DA">
            <w:pPr>
              <w:tabs>
                <w:tab w:val="left" w:pos="342"/>
                <w:tab w:val="left" w:pos="4191"/>
              </w:tabs>
              <w:jc w:val="center"/>
              <w:rPr>
                <w:sz w:val="26"/>
                <w:szCs w:val="26"/>
              </w:rPr>
            </w:pPr>
          </w:p>
        </w:tc>
        <w:tc>
          <w:tcPr>
            <w:tcW w:w="1080" w:type="dxa"/>
            <w:vMerge w:val="restart"/>
          </w:tcPr>
          <w:p w14:paraId="1E6359C8" w14:textId="77777777" w:rsidR="00FF4B29" w:rsidRDefault="00FF4B29" w:rsidP="00B9685D">
            <w:pPr>
              <w:tabs>
                <w:tab w:val="left" w:pos="342"/>
                <w:tab w:val="left" w:pos="4191"/>
              </w:tabs>
              <w:jc w:val="center"/>
              <w:rPr>
                <w:sz w:val="26"/>
                <w:szCs w:val="26"/>
              </w:rPr>
            </w:pPr>
            <w:r w:rsidRPr="00337158">
              <w:rPr>
                <w:sz w:val="26"/>
                <w:szCs w:val="26"/>
              </w:rPr>
              <w:t>Có</w:t>
            </w:r>
          </w:p>
          <w:p w14:paraId="647807CC" w14:textId="77777777" w:rsidR="00FF4B29" w:rsidRDefault="00FF4B29" w:rsidP="00B9685D">
            <w:pPr>
              <w:tabs>
                <w:tab w:val="left" w:pos="342"/>
                <w:tab w:val="left" w:pos="4191"/>
              </w:tabs>
              <w:jc w:val="center"/>
              <w:rPr>
                <w:sz w:val="26"/>
                <w:szCs w:val="26"/>
              </w:rPr>
            </w:pPr>
          </w:p>
        </w:tc>
        <w:tc>
          <w:tcPr>
            <w:tcW w:w="3780" w:type="dxa"/>
            <w:vMerge w:val="restart"/>
          </w:tcPr>
          <w:p w14:paraId="6BD01B83" w14:textId="77777777" w:rsidR="00FF4B29" w:rsidRDefault="00FF4B29" w:rsidP="00FF4B29">
            <w:pPr>
              <w:pStyle w:val="ListParagraph"/>
              <w:numPr>
                <w:ilvl w:val="0"/>
                <w:numId w:val="71"/>
              </w:numPr>
              <w:tabs>
                <w:tab w:val="left" w:pos="342"/>
                <w:tab w:val="left" w:pos="4191"/>
              </w:tabs>
              <w:rPr>
                <w:sz w:val="26"/>
                <w:szCs w:val="26"/>
              </w:rPr>
            </w:pPr>
            <w:r w:rsidRPr="006A1181">
              <w:rPr>
                <w:sz w:val="26"/>
                <w:szCs w:val="26"/>
              </w:rPr>
              <w:t>Hệ thống tự động lấy “</w:t>
            </w:r>
            <w:r>
              <w:rPr>
                <w:sz w:val="26"/>
                <w:szCs w:val="26"/>
              </w:rPr>
              <w:t>NHCD/ Khối, CN/ Trung tâm/ Phòng, PGD/ Tổ/ nhóm</w:t>
            </w:r>
            <w:r w:rsidRPr="006A1181">
              <w:rPr>
                <w:sz w:val="26"/>
                <w:szCs w:val="26"/>
              </w:rPr>
              <w:t xml:space="preserve">”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29BC5AD7" w14:textId="77777777" w:rsidR="00FF4B29" w:rsidRPr="00671A40" w:rsidRDefault="00FF4B29" w:rsidP="00FF4B29">
            <w:pPr>
              <w:pStyle w:val="ListParagraph"/>
              <w:numPr>
                <w:ilvl w:val="0"/>
                <w:numId w:val="92"/>
              </w:numPr>
              <w:tabs>
                <w:tab w:val="left" w:pos="342"/>
                <w:tab w:val="left" w:pos="4191"/>
              </w:tabs>
              <w:rPr>
                <w:sz w:val="26"/>
                <w:szCs w:val="26"/>
              </w:rPr>
            </w:pPr>
            <w:r w:rsidRPr="006A1181">
              <w:rPr>
                <w:sz w:val="26"/>
                <w:szCs w:val="26"/>
              </w:rPr>
              <w:t xml:space="preserve"> Không cho phép người dùng sửa</w:t>
            </w:r>
          </w:p>
        </w:tc>
      </w:tr>
      <w:tr w:rsidR="00FF4B29" w14:paraId="62EF88C4" w14:textId="77777777" w:rsidTr="00B9685D">
        <w:tc>
          <w:tcPr>
            <w:tcW w:w="1530" w:type="dxa"/>
          </w:tcPr>
          <w:p w14:paraId="21F2890A" w14:textId="77777777" w:rsidR="00FF4B29" w:rsidRPr="00A03DDB" w:rsidRDefault="00FF4B29" w:rsidP="00E658DA">
            <w:pPr>
              <w:pStyle w:val="ListParagraph"/>
              <w:tabs>
                <w:tab w:val="left" w:pos="0"/>
                <w:tab w:val="left" w:pos="1080"/>
                <w:tab w:val="left" w:pos="4191"/>
              </w:tabs>
              <w:ind w:left="0"/>
              <w:rPr>
                <w:sz w:val="26"/>
                <w:szCs w:val="26"/>
              </w:rPr>
            </w:pPr>
            <w:r w:rsidRPr="00997449">
              <w:rPr>
                <w:sz w:val="26"/>
                <w:szCs w:val="26"/>
              </w:rPr>
              <w:t>CN/trung tâm/phòng</w:t>
            </w:r>
          </w:p>
        </w:tc>
        <w:tc>
          <w:tcPr>
            <w:tcW w:w="1440" w:type="dxa"/>
            <w:vMerge/>
          </w:tcPr>
          <w:p w14:paraId="70800FEF" w14:textId="77777777" w:rsidR="00FF4B29" w:rsidRDefault="00FF4B29" w:rsidP="00E658DA">
            <w:pPr>
              <w:tabs>
                <w:tab w:val="left" w:pos="342"/>
                <w:tab w:val="left" w:pos="4191"/>
              </w:tabs>
              <w:rPr>
                <w:sz w:val="26"/>
                <w:szCs w:val="26"/>
              </w:rPr>
            </w:pPr>
          </w:p>
        </w:tc>
        <w:tc>
          <w:tcPr>
            <w:tcW w:w="1080" w:type="dxa"/>
            <w:vMerge/>
          </w:tcPr>
          <w:p w14:paraId="7BF032B7" w14:textId="77777777" w:rsidR="00FF4B29" w:rsidRDefault="00FF4B29" w:rsidP="00E658DA">
            <w:pPr>
              <w:tabs>
                <w:tab w:val="left" w:pos="342"/>
                <w:tab w:val="left" w:pos="4191"/>
              </w:tabs>
              <w:jc w:val="center"/>
              <w:rPr>
                <w:sz w:val="26"/>
                <w:szCs w:val="26"/>
              </w:rPr>
            </w:pPr>
          </w:p>
        </w:tc>
        <w:tc>
          <w:tcPr>
            <w:tcW w:w="1080" w:type="dxa"/>
            <w:vMerge/>
          </w:tcPr>
          <w:p w14:paraId="48D69017" w14:textId="77777777" w:rsidR="00FF4B29" w:rsidRPr="00F65EA1" w:rsidRDefault="00FF4B29" w:rsidP="00B9685D">
            <w:pPr>
              <w:tabs>
                <w:tab w:val="left" w:pos="342"/>
                <w:tab w:val="left" w:pos="4191"/>
              </w:tabs>
              <w:jc w:val="center"/>
              <w:rPr>
                <w:b/>
                <w:i/>
                <w:sz w:val="26"/>
                <w:szCs w:val="26"/>
              </w:rPr>
            </w:pPr>
          </w:p>
        </w:tc>
        <w:tc>
          <w:tcPr>
            <w:tcW w:w="3780" w:type="dxa"/>
            <w:vMerge/>
          </w:tcPr>
          <w:p w14:paraId="6A6294B3" w14:textId="77777777" w:rsidR="00FF4B29" w:rsidRPr="00671A40" w:rsidRDefault="00FF4B29" w:rsidP="007767F0">
            <w:pPr>
              <w:pStyle w:val="ListParagraph"/>
              <w:numPr>
                <w:ilvl w:val="0"/>
                <w:numId w:val="92"/>
              </w:numPr>
              <w:tabs>
                <w:tab w:val="left" w:pos="342"/>
                <w:tab w:val="left" w:pos="4191"/>
              </w:tabs>
              <w:rPr>
                <w:sz w:val="26"/>
                <w:szCs w:val="26"/>
              </w:rPr>
            </w:pPr>
          </w:p>
        </w:tc>
      </w:tr>
      <w:tr w:rsidR="00FF4B29" w14:paraId="4B1ADF32" w14:textId="77777777" w:rsidTr="00B9685D">
        <w:tc>
          <w:tcPr>
            <w:tcW w:w="1530" w:type="dxa"/>
          </w:tcPr>
          <w:p w14:paraId="1A5EBD11" w14:textId="77777777" w:rsidR="00FF4B29" w:rsidRPr="00A03DDB" w:rsidRDefault="00FF4B29" w:rsidP="00E658DA">
            <w:pPr>
              <w:pStyle w:val="ListParagraph"/>
              <w:tabs>
                <w:tab w:val="left" w:pos="0"/>
                <w:tab w:val="left" w:pos="1080"/>
                <w:tab w:val="left" w:pos="4191"/>
              </w:tabs>
              <w:ind w:left="0"/>
              <w:rPr>
                <w:sz w:val="26"/>
                <w:szCs w:val="26"/>
              </w:rPr>
            </w:pPr>
            <w:r w:rsidRPr="00997449">
              <w:rPr>
                <w:sz w:val="26"/>
                <w:szCs w:val="26"/>
              </w:rPr>
              <w:t>PGD/ tổ/ nhóm</w:t>
            </w:r>
            <w:r w:rsidRPr="00997449">
              <w:rPr>
                <w:b/>
                <w:sz w:val="26"/>
                <w:szCs w:val="26"/>
              </w:rPr>
              <w:t>.</w:t>
            </w:r>
          </w:p>
        </w:tc>
        <w:tc>
          <w:tcPr>
            <w:tcW w:w="1440" w:type="dxa"/>
            <w:vMerge/>
          </w:tcPr>
          <w:p w14:paraId="3F88044D" w14:textId="77777777" w:rsidR="00FF4B29" w:rsidRDefault="00FF4B29" w:rsidP="00E658DA">
            <w:pPr>
              <w:tabs>
                <w:tab w:val="left" w:pos="342"/>
                <w:tab w:val="left" w:pos="4191"/>
              </w:tabs>
              <w:rPr>
                <w:sz w:val="26"/>
                <w:szCs w:val="26"/>
              </w:rPr>
            </w:pPr>
          </w:p>
        </w:tc>
        <w:tc>
          <w:tcPr>
            <w:tcW w:w="1080" w:type="dxa"/>
            <w:vMerge/>
          </w:tcPr>
          <w:p w14:paraId="6019D09E" w14:textId="77777777" w:rsidR="00FF4B29" w:rsidRDefault="00FF4B29" w:rsidP="00E658DA">
            <w:pPr>
              <w:tabs>
                <w:tab w:val="left" w:pos="342"/>
                <w:tab w:val="left" w:pos="4191"/>
              </w:tabs>
              <w:jc w:val="center"/>
              <w:rPr>
                <w:sz w:val="26"/>
                <w:szCs w:val="26"/>
              </w:rPr>
            </w:pPr>
          </w:p>
        </w:tc>
        <w:tc>
          <w:tcPr>
            <w:tcW w:w="1080" w:type="dxa"/>
            <w:vMerge/>
          </w:tcPr>
          <w:p w14:paraId="596524A6" w14:textId="77777777" w:rsidR="00FF4B29" w:rsidRPr="003066CF" w:rsidRDefault="00FF4B29" w:rsidP="00B9685D">
            <w:pPr>
              <w:tabs>
                <w:tab w:val="left" w:pos="342"/>
                <w:tab w:val="left" w:pos="4191"/>
              </w:tabs>
              <w:jc w:val="center"/>
              <w:rPr>
                <w:sz w:val="26"/>
                <w:szCs w:val="26"/>
              </w:rPr>
            </w:pPr>
          </w:p>
        </w:tc>
        <w:tc>
          <w:tcPr>
            <w:tcW w:w="3780" w:type="dxa"/>
            <w:vMerge/>
          </w:tcPr>
          <w:p w14:paraId="183BD9AF" w14:textId="77777777" w:rsidR="00FF4B29" w:rsidRPr="00671A40" w:rsidRDefault="00FF4B29" w:rsidP="007767F0">
            <w:pPr>
              <w:pStyle w:val="ListParagraph"/>
              <w:numPr>
                <w:ilvl w:val="0"/>
                <w:numId w:val="92"/>
              </w:numPr>
              <w:tabs>
                <w:tab w:val="left" w:pos="342"/>
                <w:tab w:val="left" w:pos="4191"/>
              </w:tabs>
              <w:rPr>
                <w:sz w:val="26"/>
                <w:szCs w:val="26"/>
              </w:rPr>
            </w:pPr>
          </w:p>
        </w:tc>
      </w:tr>
      <w:tr w:rsidR="003A670E" w:rsidRPr="00F65EA1" w14:paraId="72638799" w14:textId="77777777" w:rsidTr="003A670E">
        <w:tc>
          <w:tcPr>
            <w:tcW w:w="2970" w:type="dxa"/>
            <w:gridSpan w:val="2"/>
            <w:shd w:val="clear" w:color="auto" w:fill="C6D9F1" w:themeFill="text2" w:themeFillTint="33"/>
          </w:tcPr>
          <w:p w14:paraId="60F16C16" w14:textId="77777777" w:rsidR="003A670E" w:rsidRPr="00F65EA1" w:rsidRDefault="003A670E" w:rsidP="003A670E">
            <w:pPr>
              <w:pStyle w:val="ListParagraph"/>
              <w:tabs>
                <w:tab w:val="left" w:pos="0"/>
                <w:tab w:val="left" w:pos="1080"/>
                <w:tab w:val="left" w:pos="4191"/>
              </w:tabs>
              <w:spacing w:after="200" w:line="276" w:lineRule="auto"/>
              <w:ind w:left="0"/>
              <w:rPr>
                <w:b/>
                <w:i/>
                <w:sz w:val="26"/>
                <w:szCs w:val="26"/>
              </w:rPr>
            </w:pPr>
            <w:r w:rsidRPr="00954BC3">
              <w:rPr>
                <w:b/>
                <w:sz w:val="26"/>
                <w:szCs w:val="26"/>
              </w:rPr>
              <w:t>Người giám sát hành động</w:t>
            </w:r>
          </w:p>
        </w:tc>
        <w:tc>
          <w:tcPr>
            <w:tcW w:w="1080" w:type="dxa"/>
            <w:shd w:val="clear" w:color="auto" w:fill="C6D9F1" w:themeFill="text2" w:themeFillTint="33"/>
          </w:tcPr>
          <w:p w14:paraId="28CC698D" w14:textId="77777777" w:rsidR="003A670E" w:rsidRPr="00F65EA1" w:rsidRDefault="003A670E" w:rsidP="003A670E">
            <w:pPr>
              <w:pStyle w:val="ListParagraph"/>
              <w:tabs>
                <w:tab w:val="left" w:pos="0"/>
                <w:tab w:val="left" w:pos="1080"/>
                <w:tab w:val="left" w:pos="4191"/>
              </w:tabs>
              <w:ind w:left="0"/>
              <w:jc w:val="center"/>
              <w:rPr>
                <w:b/>
                <w:i/>
                <w:sz w:val="26"/>
                <w:szCs w:val="26"/>
              </w:rPr>
            </w:pPr>
            <w:r w:rsidRPr="00B9685D">
              <w:rPr>
                <w:sz w:val="26"/>
                <w:szCs w:val="26"/>
              </w:rPr>
              <w:t>Có</w:t>
            </w:r>
          </w:p>
        </w:tc>
        <w:tc>
          <w:tcPr>
            <w:tcW w:w="1080" w:type="dxa"/>
          </w:tcPr>
          <w:p w14:paraId="44FA0CBB" w14:textId="77777777" w:rsidR="003A670E" w:rsidRPr="00B9685D" w:rsidRDefault="003A670E" w:rsidP="00B9685D">
            <w:pPr>
              <w:tabs>
                <w:tab w:val="left" w:pos="0"/>
                <w:tab w:val="left" w:pos="1080"/>
                <w:tab w:val="left" w:pos="4191"/>
              </w:tabs>
              <w:jc w:val="center"/>
              <w:rPr>
                <w:b/>
                <w:sz w:val="26"/>
                <w:szCs w:val="26"/>
              </w:rPr>
            </w:pPr>
            <w:r w:rsidRPr="00B9685D">
              <w:rPr>
                <w:sz w:val="26"/>
                <w:szCs w:val="26"/>
              </w:rPr>
              <w:t>Có</w:t>
            </w:r>
          </w:p>
        </w:tc>
        <w:tc>
          <w:tcPr>
            <w:tcW w:w="3780" w:type="dxa"/>
          </w:tcPr>
          <w:p w14:paraId="47C738DA" w14:textId="77777777" w:rsidR="003A670E" w:rsidRDefault="003A670E" w:rsidP="007767F0">
            <w:pPr>
              <w:pStyle w:val="ListParagraph"/>
              <w:numPr>
                <w:ilvl w:val="0"/>
                <w:numId w:val="93"/>
              </w:numPr>
              <w:tabs>
                <w:tab w:val="left" w:pos="0"/>
                <w:tab w:val="left" w:pos="1080"/>
                <w:tab w:val="left" w:pos="4191"/>
              </w:tabs>
              <w:rPr>
                <w:b/>
                <w:sz w:val="26"/>
                <w:szCs w:val="26"/>
              </w:rPr>
            </w:pPr>
            <w:r w:rsidRPr="00954BC3">
              <w:rPr>
                <w:b/>
                <w:sz w:val="26"/>
                <w:szCs w:val="26"/>
              </w:rPr>
              <w:t xml:space="preserve">Màn hình </w:t>
            </w:r>
            <w:r>
              <w:rPr>
                <w:b/>
                <w:sz w:val="26"/>
                <w:szCs w:val="26"/>
              </w:rPr>
              <w:t>tạo được hiển thị</w:t>
            </w:r>
            <w:r w:rsidRPr="00954BC3">
              <w:rPr>
                <w:b/>
                <w:sz w:val="26"/>
                <w:szCs w:val="26"/>
              </w:rPr>
              <w:t xml:space="preserve"> mặc đị</w:t>
            </w:r>
            <w:r>
              <w:rPr>
                <w:b/>
                <w:sz w:val="26"/>
                <w:szCs w:val="26"/>
              </w:rPr>
              <w:t>nh thô</w:t>
            </w:r>
            <w:r w:rsidRPr="00954BC3">
              <w:rPr>
                <w:b/>
                <w:sz w:val="26"/>
                <w:szCs w:val="26"/>
              </w:rPr>
              <w:t xml:space="preserve">ng tin của 1 người </w:t>
            </w:r>
            <w:r>
              <w:rPr>
                <w:b/>
                <w:sz w:val="26"/>
                <w:szCs w:val="26"/>
              </w:rPr>
              <w:t>giám sát</w:t>
            </w:r>
            <w:r w:rsidRPr="00954BC3">
              <w:rPr>
                <w:b/>
                <w:sz w:val="26"/>
                <w:szCs w:val="26"/>
              </w:rPr>
              <w:t xml:space="preserve">. </w:t>
            </w:r>
          </w:p>
          <w:p w14:paraId="40DCD1A5" w14:textId="77777777" w:rsidR="003A670E" w:rsidRPr="00B9685D" w:rsidRDefault="003A670E" w:rsidP="007767F0">
            <w:pPr>
              <w:pStyle w:val="ListParagraph"/>
              <w:numPr>
                <w:ilvl w:val="0"/>
                <w:numId w:val="93"/>
              </w:numPr>
              <w:tabs>
                <w:tab w:val="left" w:pos="342"/>
                <w:tab w:val="left" w:pos="4191"/>
              </w:tabs>
              <w:rPr>
                <w:sz w:val="26"/>
                <w:szCs w:val="26"/>
              </w:rPr>
            </w:pPr>
            <w:r w:rsidRPr="00B9685D">
              <w:rPr>
                <w:b/>
                <w:sz w:val="26"/>
                <w:szCs w:val="26"/>
              </w:rPr>
              <w:t xml:space="preserve">Cho phép thêm người </w:t>
            </w:r>
            <w:r>
              <w:rPr>
                <w:b/>
                <w:sz w:val="26"/>
                <w:szCs w:val="26"/>
              </w:rPr>
              <w:t>giám sát</w:t>
            </w:r>
            <w:r w:rsidRPr="00B9685D">
              <w:rPr>
                <w:b/>
                <w:sz w:val="26"/>
                <w:szCs w:val="26"/>
              </w:rPr>
              <w:t xml:space="preserve"> bằng cách bấm nút [Thêm]</w:t>
            </w:r>
          </w:p>
        </w:tc>
      </w:tr>
      <w:tr w:rsidR="00B9685D" w14:paraId="42629168" w14:textId="77777777" w:rsidTr="003A670E">
        <w:tc>
          <w:tcPr>
            <w:tcW w:w="1530" w:type="dxa"/>
          </w:tcPr>
          <w:p w14:paraId="6F55DE8F"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User outlook</w:t>
            </w:r>
          </w:p>
        </w:tc>
        <w:tc>
          <w:tcPr>
            <w:tcW w:w="1440" w:type="dxa"/>
          </w:tcPr>
          <w:p w14:paraId="4C47F608"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7FB661E6"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12D6C252" w14:textId="77777777" w:rsidR="00B9685D" w:rsidRDefault="00B9685D" w:rsidP="00B9685D">
            <w:pPr>
              <w:tabs>
                <w:tab w:val="left" w:pos="342"/>
                <w:tab w:val="left" w:pos="4191"/>
              </w:tabs>
              <w:jc w:val="center"/>
              <w:rPr>
                <w:sz w:val="26"/>
                <w:szCs w:val="26"/>
              </w:rPr>
            </w:pPr>
            <w:r w:rsidRPr="00DE1BD8">
              <w:rPr>
                <w:sz w:val="26"/>
                <w:szCs w:val="26"/>
              </w:rPr>
              <w:t>Có</w:t>
            </w:r>
          </w:p>
        </w:tc>
        <w:tc>
          <w:tcPr>
            <w:tcW w:w="3780" w:type="dxa"/>
          </w:tcPr>
          <w:p w14:paraId="53E990BD" w14:textId="77777777" w:rsidR="00B9685D" w:rsidRPr="006A1181" w:rsidRDefault="00B9685D" w:rsidP="007767F0">
            <w:pPr>
              <w:pStyle w:val="ListParagraph"/>
              <w:numPr>
                <w:ilvl w:val="0"/>
                <w:numId w:val="94"/>
              </w:numPr>
              <w:tabs>
                <w:tab w:val="left" w:pos="342"/>
                <w:tab w:val="left" w:pos="4191"/>
              </w:tabs>
              <w:rPr>
                <w:sz w:val="26"/>
                <w:szCs w:val="26"/>
              </w:rPr>
            </w:pPr>
            <w:r w:rsidRPr="006A1181">
              <w:rPr>
                <w:sz w:val="26"/>
                <w:szCs w:val="26"/>
              </w:rPr>
              <w:t>Người dùng tự nhập tay</w:t>
            </w:r>
          </w:p>
        </w:tc>
      </w:tr>
      <w:tr w:rsidR="00B9685D" w14:paraId="3E883953" w14:textId="77777777" w:rsidTr="003A670E">
        <w:tc>
          <w:tcPr>
            <w:tcW w:w="1530" w:type="dxa"/>
          </w:tcPr>
          <w:p w14:paraId="5A710817"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Họ và tên</w:t>
            </w:r>
          </w:p>
        </w:tc>
        <w:tc>
          <w:tcPr>
            <w:tcW w:w="1440" w:type="dxa"/>
          </w:tcPr>
          <w:p w14:paraId="3D5034DF"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490912AC"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7C1E2B25" w14:textId="77777777" w:rsidR="00B9685D" w:rsidRDefault="00B9685D" w:rsidP="00B9685D">
            <w:pPr>
              <w:tabs>
                <w:tab w:val="left" w:pos="342"/>
                <w:tab w:val="left" w:pos="4191"/>
              </w:tabs>
              <w:jc w:val="center"/>
              <w:rPr>
                <w:sz w:val="26"/>
                <w:szCs w:val="26"/>
              </w:rPr>
            </w:pPr>
            <w:r w:rsidRPr="00DE1BD8">
              <w:rPr>
                <w:sz w:val="26"/>
                <w:szCs w:val="26"/>
              </w:rPr>
              <w:t>Có</w:t>
            </w:r>
          </w:p>
        </w:tc>
        <w:tc>
          <w:tcPr>
            <w:tcW w:w="3780" w:type="dxa"/>
          </w:tcPr>
          <w:p w14:paraId="2C6A2267" w14:textId="77777777" w:rsidR="00B9685D" w:rsidRPr="006A1181" w:rsidRDefault="00B9685D" w:rsidP="007767F0">
            <w:pPr>
              <w:pStyle w:val="ListParagraph"/>
              <w:numPr>
                <w:ilvl w:val="0"/>
                <w:numId w:val="95"/>
              </w:numPr>
              <w:tabs>
                <w:tab w:val="left" w:pos="342"/>
                <w:tab w:val="left" w:pos="4191"/>
              </w:tabs>
              <w:rPr>
                <w:sz w:val="26"/>
                <w:szCs w:val="26"/>
              </w:rPr>
            </w:pPr>
            <w:r w:rsidRPr="006A1181">
              <w:rPr>
                <w:sz w:val="26"/>
                <w:szCs w:val="26"/>
              </w:rPr>
              <w:t xml:space="preserve">Hệ thống tự động lấy Họ và tên theo User outlook người </w:t>
            </w:r>
            <w:r w:rsidRPr="006A1181">
              <w:rPr>
                <w:sz w:val="26"/>
                <w:szCs w:val="26"/>
              </w:rPr>
              <w:lastRenderedPageBreak/>
              <w:t xml:space="preserve">dung nhập vào từ </w:t>
            </w:r>
            <w:r w:rsidRPr="006A1181">
              <w:rPr>
                <w:sz w:val="26"/>
                <w:szCs w:val="26"/>
                <w:highlight w:val="yellow"/>
              </w:rPr>
              <w:t>module “Quản lý người dùng”</w:t>
            </w:r>
            <w:r w:rsidRPr="006A1181">
              <w:rPr>
                <w:sz w:val="26"/>
                <w:szCs w:val="26"/>
              </w:rPr>
              <w:t xml:space="preserve"> trong phần “Quản lý lỗi”, </w:t>
            </w:r>
          </w:p>
          <w:p w14:paraId="7EB69BE9" w14:textId="77777777" w:rsidR="00B9685D" w:rsidRPr="006A1181" w:rsidRDefault="00B9685D" w:rsidP="007767F0">
            <w:pPr>
              <w:pStyle w:val="ListParagraph"/>
              <w:numPr>
                <w:ilvl w:val="0"/>
                <w:numId w:val="95"/>
              </w:numPr>
              <w:tabs>
                <w:tab w:val="left" w:pos="342"/>
                <w:tab w:val="left" w:pos="4191"/>
              </w:tabs>
              <w:rPr>
                <w:sz w:val="26"/>
                <w:szCs w:val="26"/>
              </w:rPr>
            </w:pPr>
            <w:r w:rsidRPr="006A1181">
              <w:rPr>
                <w:sz w:val="26"/>
                <w:szCs w:val="26"/>
              </w:rPr>
              <w:t>Không cho phép người dùng sửa</w:t>
            </w:r>
          </w:p>
        </w:tc>
      </w:tr>
      <w:tr w:rsidR="00B9685D" w14:paraId="250928BF" w14:textId="77777777" w:rsidTr="003A670E">
        <w:tc>
          <w:tcPr>
            <w:tcW w:w="1530" w:type="dxa"/>
          </w:tcPr>
          <w:p w14:paraId="0B0BEC6A"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lastRenderedPageBreak/>
              <w:t>Chức danh</w:t>
            </w:r>
          </w:p>
        </w:tc>
        <w:tc>
          <w:tcPr>
            <w:tcW w:w="1440" w:type="dxa"/>
          </w:tcPr>
          <w:p w14:paraId="63794804"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3ECCB36B"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4E0BF446" w14:textId="77777777" w:rsidR="00B9685D" w:rsidRDefault="00B9685D" w:rsidP="00B9685D">
            <w:pPr>
              <w:tabs>
                <w:tab w:val="left" w:pos="342"/>
                <w:tab w:val="left" w:pos="4191"/>
              </w:tabs>
              <w:jc w:val="center"/>
              <w:rPr>
                <w:sz w:val="26"/>
                <w:szCs w:val="26"/>
              </w:rPr>
            </w:pPr>
            <w:r w:rsidRPr="00DE1BD8">
              <w:rPr>
                <w:sz w:val="26"/>
                <w:szCs w:val="26"/>
              </w:rPr>
              <w:t>Có</w:t>
            </w:r>
          </w:p>
        </w:tc>
        <w:tc>
          <w:tcPr>
            <w:tcW w:w="3780" w:type="dxa"/>
          </w:tcPr>
          <w:p w14:paraId="3BA70A8E" w14:textId="77777777" w:rsidR="00B9685D" w:rsidRDefault="00B9685D" w:rsidP="007767F0">
            <w:pPr>
              <w:pStyle w:val="ListParagraph"/>
              <w:numPr>
                <w:ilvl w:val="0"/>
                <w:numId w:val="96"/>
              </w:numPr>
              <w:tabs>
                <w:tab w:val="left" w:pos="342"/>
                <w:tab w:val="left" w:pos="4191"/>
              </w:tabs>
              <w:rPr>
                <w:sz w:val="26"/>
                <w:szCs w:val="26"/>
              </w:rPr>
            </w:pPr>
            <w:r w:rsidRPr="006A1181">
              <w:rPr>
                <w:sz w:val="26"/>
                <w:szCs w:val="26"/>
              </w:rPr>
              <w:t xml:space="preserve">Hệ thống tự động lấy Chức danh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124CBD5C" w14:textId="77777777" w:rsidR="00B9685D" w:rsidRPr="006A1181" w:rsidRDefault="00B9685D" w:rsidP="007767F0">
            <w:pPr>
              <w:pStyle w:val="ListParagraph"/>
              <w:numPr>
                <w:ilvl w:val="0"/>
                <w:numId w:val="96"/>
              </w:numPr>
              <w:tabs>
                <w:tab w:val="left" w:pos="342"/>
                <w:tab w:val="left" w:pos="4191"/>
              </w:tabs>
              <w:rPr>
                <w:sz w:val="26"/>
                <w:szCs w:val="26"/>
              </w:rPr>
            </w:pPr>
            <w:r w:rsidRPr="006A1181">
              <w:rPr>
                <w:sz w:val="26"/>
                <w:szCs w:val="26"/>
              </w:rPr>
              <w:t>Không cho phép người dùng sửa</w:t>
            </w:r>
          </w:p>
        </w:tc>
      </w:tr>
      <w:tr w:rsidR="00B9685D" w14:paraId="2A56C5B9" w14:textId="77777777" w:rsidTr="003A670E">
        <w:tc>
          <w:tcPr>
            <w:tcW w:w="1530" w:type="dxa"/>
          </w:tcPr>
          <w:p w14:paraId="6B6CF54F"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User hệ thống</w:t>
            </w:r>
          </w:p>
        </w:tc>
        <w:tc>
          <w:tcPr>
            <w:tcW w:w="1440" w:type="dxa"/>
          </w:tcPr>
          <w:p w14:paraId="4E0BD44E"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36DC90E0"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46AEA15D" w14:textId="77777777" w:rsidR="00B9685D" w:rsidRDefault="00B9685D" w:rsidP="00B9685D">
            <w:pPr>
              <w:tabs>
                <w:tab w:val="left" w:pos="342"/>
                <w:tab w:val="left" w:pos="4191"/>
              </w:tabs>
              <w:jc w:val="center"/>
              <w:rPr>
                <w:sz w:val="26"/>
                <w:szCs w:val="26"/>
              </w:rPr>
            </w:pPr>
            <w:r w:rsidRPr="00DE1BD8">
              <w:rPr>
                <w:sz w:val="26"/>
                <w:szCs w:val="26"/>
              </w:rPr>
              <w:t>Có</w:t>
            </w:r>
          </w:p>
        </w:tc>
        <w:tc>
          <w:tcPr>
            <w:tcW w:w="3780" w:type="dxa"/>
          </w:tcPr>
          <w:p w14:paraId="34714B45" w14:textId="77777777" w:rsidR="00B9685D" w:rsidRDefault="00B9685D" w:rsidP="007767F0">
            <w:pPr>
              <w:pStyle w:val="ListParagraph"/>
              <w:numPr>
                <w:ilvl w:val="0"/>
                <w:numId w:val="97"/>
              </w:numPr>
              <w:tabs>
                <w:tab w:val="left" w:pos="342"/>
                <w:tab w:val="left" w:pos="4191"/>
              </w:tabs>
              <w:rPr>
                <w:sz w:val="26"/>
                <w:szCs w:val="26"/>
              </w:rPr>
            </w:pPr>
            <w:r w:rsidRPr="006A1181">
              <w:rPr>
                <w:sz w:val="26"/>
                <w:szCs w:val="26"/>
              </w:rPr>
              <w:t xml:space="preserve">Hệ thống tự động lấy “User hệ thống”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796171C7" w14:textId="77777777" w:rsidR="00B9685D" w:rsidRPr="006A1181" w:rsidRDefault="00B9685D" w:rsidP="007767F0">
            <w:pPr>
              <w:pStyle w:val="ListParagraph"/>
              <w:numPr>
                <w:ilvl w:val="0"/>
                <w:numId w:val="97"/>
              </w:numPr>
              <w:tabs>
                <w:tab w:val="left" w:pos="342"/>
                <w:tab w:val="left" w:pos="4191"/>
              </w:tabs>
              <w:rPr>
                <w:sz w:val="26"/>
                <w:szCs w:val="26"/>
              </w:rPr>
            </w:pPr>
            <w:r w:rsidRPr="006A1181">
              <w:rPr>
                <w:sz w:val="26"/>
                <w:szCs w:val="26"/>
              </w:rPr>
              <w:t xml:space="preserve"> Không cho phép người dùng sửa</w:t>
            </w:r>
          </w:p>
        </w:tc>
      </w:tr>
      <w:tr w:rsidR="00B9685D" w14:paraId="568D166E" w14:textId="77777777" w:rsidTr="003A670E">
        <w:tc>
          <w:tcPr>
            <w:tcW w:w="1530" w:type="dxa"/>
          </w:tcPr>
          <w:p w14:paraId="5DEC095F" w14:textId="77777777" w:rsidR="00B9685D" w:rsidRPr="00A03DDB" w:rsidRDefault="00B9685D" w:rsidP="00E658DA">
            <w:pPr>
              <w:pStyle w:val="ListParagraph"/>
              <w:tabs>
                <w:tab w:val="left" w:pos="0"/>
                <w:tab w:val="left" w:pos="1080"/>
                <w:tab w:val="left" w:pos="4191"/>
              </w:tabs>
              <w:ind w:left="0"/>
              <w:rPr>
                <w:sz w:val="26"/>
                <w:szCs w:val="26"/>
              </w:rPr>
            </w:pPr>
            <w:r>
              <w:rPr>
                <w:sz w:val="26"/>
                <w:szCs w:val="26"/>
              </w:rPr>
              <w:t>ID nhân sự</w:t>
            </w:r>
          </w:p>
        </w:tc>
        <w:tc>
          <w:tcPr>
            <w:tcW w:w="1440" w:type="dxa"/>
          </w:tcPr>
          <w:p w14:paraId="43306012" w14:textId="77777777" w:rsidR="00B9685D" w:rsidRDefault="00B9685D" w:rsidP="00E658DA">
            <w:pPr>
              <w:tabs>
                <w:tab w:val="left" w:pos="342"/>
                <w:tab w:val="left" w:pos="4191"/>
              </w:tabs>
              <w:rPr>
                <w:sz w:val="26"/>
                <w:szCs w:val="26"/>
              </w:rPr>
            </w:pPr>
            <w:r>
              <w:rPr>
                <w:sz w:val="26"/>
                <w:szCs w:val="26"/>
              </w:rPr>
              <w:t>Textbox</w:t>
            </w:r>
          </w:p>
        </w:tc>
        <w:tc>
          <w:tcPr>
            <w:tcW w:w="1080" w:type="dxa"/>
          </w:tcPr>
          <w:p w14:paraId="31E27539" w14:textId="77777777" w:rsidR="00B9685D" w:rsidRDefault="00B9685D" w:rsidP="00E658DA">
            <w:pPr>
              <w:tabs>
                <w:tab w:val="left" w:pos="342"/>
                <w:tab w:val="left" w:pos="4191"/>
              </w:tabs>
              <w:jc w:val="center"/>
              <w:rPr>
                <w:sz w:val="26"/>
                <w:szCs w:val="26"/>
              </w:rPr>
            </w:pPr>
            <w:r>
              <w:rPr>
                <w:sz w:val="26"/>
                <w:szCs w:val="26"/>
              </w:rPr>
              <w:t>Có</w:t>
            </w:r>
          </w:p>
        </w:tc>
        <w:tc>
          <w:tcPr>
            <w:tcW w:w="1080" w:type="dxa"/>
          </w:tcPr>
          <w:p w14:paraId="57B7C7A6" w14:textId="77777777" w:rsidR="00B9685D" w:rsidRDefault="00B9685D" w:rsidP="00B9685D">
            <w:pPr>
              <w:tabs>
                <w:tab w:val="left" w:pos="342"/>
                <w:tab w:val="left" w:pos="4191"/>
              </w:tabs>
              <w:jc w:val="center"/>
              <w:rPr>
                <w:sz w:val="26"/>
                <w:szCs w:val="26"/>
              </w:rPr>
            </w:pPr>
            <w:r w:rsidRPr="00DE1BD8">
              <w:rPr>
                <w:sz w:val="26"/>
                <w:szCs w:val="26"/>
              </w:rPr>
              <w:t>Có</w:t>
            </w:r>
          </w:p>
        </w:tc>
        <w:tc>
          <w:tcPr>
            <w:tcW w:w="3780" w:type="dxa"/>
          </w:tcPr>
          <w:p w14:paraId="40731122" w14:textId="77777777" w:rsidR="00B9685D" w:rsidRDefault="00B9685D" w:rsidP="007767F0">
            <w:pPr>
              <w:pStyle w:val="ListParagraph"/>
              <w:numPr>
                <w:ilvl w:val="0"/>
                <w:numId w:val="98"/>
              </w:numPr>
              <w:tabs>
                <w:tab w:val="left" w:pos="342"/>
                <w:tab w:val="left" w:pos="4191"/>
              </w:tabs>
              <w:rPr>
                <w:sz w:val="26"/>
                <w:szCs w:val="26"/>
              </w:rPr>
            </w:pPr>
            <w:r w:rsidRPr="006A1181">
              <w:rPr>
                <w:sz w:val="26"/>
                <w:szCs w:val="26"/>
              </w:rPr>
              <w:t xml:space="preserve">Hệ thống tự động lấy “ID nhân sự”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1965196C" w14:textId="77777777" w:rsidR="00B9685D" w:rsidRPr="006A1181" w:rsidRDefault="00B9685D" w:rsidP="007767F0">
            <w:pPr>
              <w:pStyle w:val="ListParagraph"/>
              <w:numPr>
                <w:ilvl w:val="0"/>
                <w:numId w:val="98"/>
              </w:numPr>
              <w:tabs>
                <w:tab w:val="left" w:pos="342"/>
                <w:tab w:val="left" w:pos="4191"/>
              </w:tabs>
              <w:rPr>
                <w:sz w:val="26"/>
                <w:szCs w:val="26"/>
              </w:rPr>
            </w:pPr>
            <w:r w:rsidRPr="006A1181">
              <w:rPr>
                <w:sz w:val="26"/>
                <w:szCs w:val="26"/>
              </w:rPr>
              <w:t xml:space="preserve"> Không cho phép người dùng sửa</w:t>
            </w:r>
          </w:p>
        </w:tc>
      </w:tr>
      <w:tr w:rsidR="00FF4B29" w14:paraId="68DB1F26" w14:textId="77777777" w:rsidTr="003A670E">
        <w:tc>
          <w:tcPr>
            <w:tcW w:w="1530" w:type="dxa"/>
          </w:tcPr>
          <w:p w14:paraId="7DA25DC3" w14:textId="77777777" w:rsidR="00FF4B29" w:rsidRPr="00A03DDB" w:rsidRDefault="00FF4B29" w:rsidP="00E658DA">
            <w:pPr>
              <w:pStyle w:val="ListParagraph"/>
              <w:tabs>
                <w:tab w:val="left" w:pos="0"/>
                <w:tab w:val="left" w:pos="1080"/>
                <w:tab w:val="left" w:pos="4191"/>
              </w:tabs>
              <w:ind w:left="0"/>
              <w:rPr>
                <w:sz w:val="26"/>
                <w:szCs w:val="26"/>
              </w:rPr>
            </w:pPr>
            <w:r w:rsidRPr="00997449">
              <w:rPr>
                <w:sz w:val="26"/>
                <w:szCs w:val="26"/>
              </w:rPr>
              <w:t>NH chuyên doanh/khối</w:t>
            </w:r>
          </w:p>
        </w:tc>
        <w:tc>
          <w:tcPr>
            <w:tcW w:w="1440" w:type="dxa"/>
            <w:vMerge w:val="restart"/>
          </w:tcPr>
          <w:p w14:paraId="58F3FFF1" w14:textId="77777777" w:rsidR="00FF4B29" w:rsidRDefault="00FF4B29" w:rsidP="00E658DA">
            <w:pPr>
              <w:tabs>
                <w:tab w:val="left" w:pos="342"/>
                <w:tab w:val="left" w:pos="4191"/>
              </w:tabs>
              <w:rPr>
                <w:sz w:val="26"/>
                <w:szCs w:val="26"/>
              </w:rPr>
            </w:pPr>
            <w:r>
              <w:rPr>
                <w:sz w:val="26"/>
                <w:szCs w:val="26"/>
              </w:rPr>
              <w:t>Textbox</w:t>
            </w:r>
          </w:p>
          <w:p w14:paraId="23AEB55E" w14:textId="77777777" w:rsidR="00FF4B29" w:rsidRDefault="00FF4B29" w:rsidP="00E658DA">
            <w:pPr>
              <w:tabs>
                <w:tab w:val="left" w:pos="342"/>
                <w:tab w:val="left" w:pos="4191"/>
              </w:tabs>
              <w:rPr>
                <w:sz w:val="26"/>
                <w:szCs w:val="26"/>
              </w:rPr>
            </w:pPr>
          </w:p>
        </w:tc>
        <w:tc>
          <w:tcPr>
            <w:tcW w:w="1080" w:type="dxa"/>
            <w:vMerge w:val="restart"/>
          </w:tcPr>
          <w:p w14:paraId="00709172" w14:textId="77777777" w:rsidR="00FF4B29" w:rsidRDefault="00FF4B29" w:rsidP="00E658DA">
            <w:pPr>
              <w:tabs>
                <w:tab w:val="left" w:pos="342"/>
                <w:tab w:val="left" w:pos="4191"/>
              </w:tabs>
              <w:jc w:val="center"/>
              <w:rPr>
                <w:sz w:val="26"/>
                <w:szCs w:val="26"/>
              </w:rPr>
            </w:pPr>
            <w:r>
              <w:rPr>
                <w:sz w:val="26"/>
                <w:szCs w:val="26"/>
              </w:rPr>
              <w:t>Có</w:t>
            </w:r>
          </w:p>
          <w:p w14:paraId="79888206" w14:textId="77777777" w:rsidR="00FF4B29" w:rsidRDefault="00FF4B29" w:rsidP="00E658DA">
            <w:pPr>
              <w:tabs>
                <w:tab w:val="left" w:pos="342"/>
                <w:tab w:val="left" w:pos="4191"/>
              </w:tabs>
              <w:jc w:val="center"/>
              <w:rPr>
                <w:sz w:val="26"/>
                <w:szCs w:val="26"/>
              </w:rPr>
            </w:pPr>
          </w:p>
        </w:tc>
        <w:tc>
          <w:tcPr>
            <w:tcW w:w="1080" w:type="dxa"/>
            <w:vMerge w:val="restart"/>
          </w:tcPr>
          <w:p w14:paraId="04F1288E" w14:textId="77777777" w:rsidR="00FF4B29" w:rsidRDefault="00FF4B29" w:rsidP="00B9685D">
            <w:pPr>
              <w:tabs>
                <w:tab w:val="left" w:pos="342"/>
                <w:tab w:val="left" w:pos="4191"/>
              </w:tabs>
              <w:jc w:val="center"/>
              <w:rPr>
                <w:sz w:val="26"/>
                <w:szCs w:val="26"/>
              </w:rPr>
            </w:pPr>
            <w:r w:rsidRPr="00DE1BD8">
              <w:rPr>
                <w:sz w:val="26"/>
                <w:szCs w:val="26"/>
              </w:rPr>
              <w:t>Có</w:t>
            </w:r>
          </w:p>
          <w:p w14:paraId="32AD7EB8" w14:textId="77777777" w:rsidR="00FF4B29" w:rsidRDefault="00FF4B29" w:rsidP="00B9685D">
            <w:pPr>
              <w:tabs>
                <w:tab w:val="left" w:pos="4191"/>
              </w:tabs>
              <w:jc w:val="center"/>
              <w:rPr>
                <w:sz w:val="26"/>
                <w:szCs w:val="26"/>
              </w:rPr>
            </w:pPr>
          </w:p>
        </w:tc>
        <w:tc>
          <w:tcPr>
            <w:tcW w:w="3780" w:type="dxa"/>
            <w:vMerge w:val="restart"/>
          </w:tcPr>
          <w:p w14:paraId="44E315FC" w14:textId="77777777" w:rsidR="00FF4B29" w:rsidRDefault="00FF4B29" w:rsidP="00FF4B29">
            <w:pPr>
              <w:pStyle w:val="ListParagraph"/>
              <w:numPr>
                <w:ilvl w:val="0"/>
                <w:numId w:val="71"/>
              </w:numPr>
              <w:tabs>
                <w:tab w:val="left" w:pos="342"/>
                <w:tab w:val="left" w:pos="4191"/>
              </w:tabs>
              <w:rPr>
                <w:sz w:val="26"/>
                <w:szCs w:val="26"/>
              </w:rPr>
            </w:pPr>
            <w:r w:rsidRPr="006A1181">
              <w:rPr>
                <w:sz w:val="26"/>
                <w:szCs w:val="26"/>
              </w:rPr>
              <w:t>Hệ thống tự động lấy “</w:t>
            </w:r>
            <w:r>
              <w:rPr>
                <w:sz w:val="26"/>
                <w:szCs w:val="26"/>
              </w:rPr>
              <w:t>NHCD/ Khối, CN/ Trung tâm/ Phòng, PGD/ Tổ/ nhóm</w:t>
            </w:r>
            <w:r w:rsidRPr="006A1181">
              <w:rPr>
                <w:sz w:val="26"/>
                <w:szCs w:val="26"/>
              </w:rPr>
              <w:t xml:space="preserve">” theo User outlook người dung nhập vào từ </w:t>
            </w:r>
            <w:r w:rsidRPr="006A1181">
              <w:rPr>
                <w:sz w:val="26"/>
                <w:szCs w:val="26"/>
                <w:highlight w:val="yellow"/>
              </w:rPr>
              <w:t>module “Quản lý người dùng”</w:t>
            </w:r>
            <w:r w:rsidRPr="006A1181">
              <w:rPr>
                <w:sz w:val="26"/>
                <w:szCs w:val="26"/>
              </w:rPr>
              <w:t xml:space="preserve"> trong phần “Quản lý lỗi”</w:t>
            </w:r>
          </w:p>
          <w:p w14:paraId="56CF46C7" w14:textId="77777777" w:rsidR="00FF4B29" w:rsidRPr="006A1181" w:rsidRDefault="00FF4B29" w:rsidP="00FF4B29">
            <w:pPr>
              <w:pStyle w:val="ListParagraph"/>
              <w:numPr>
                <w:ilvl w:val="0"/>
                <w:numId w:val="101"/>
              </w:numPr>
              <w:tabs>
                <w:tab w:val="left" w:pos="342"/>
                <w:tab w:val="left" w:pos="4191"/>
              </w:tabs>
              <w:rPr>
                <w:sz w:val="26"/>
                <w:szCs w:val="26"/>
              </w:rPr>
            </w:pPr>
            <w:r w:rsidRPr="006A1181">
              <w:rPr>
                <w:sz w:val="26"/>
                <w:szCs w:val="26"/>
              </w:rPr>
              <w:t xml:space="preserve"> Không cho phép người dùng sửa</w:t>
            </w:r>
          </w:p>
        </w:tc>
      </w:tr>
      <w:tr w:rsidR="00FF4B29" w14:paraId="3ED2E9CE" w14:textId="77777777" w:rsidTr="003A670E">
        <w:tc>
          <w:tcPr>
            <w:tcW w:w="1530" w:type="dxa"/>
          </w:tcPr>
          <w:p w14:paraId="3946F35C" w14:textId="77777777" w:rsidR="00FF4B29" w:rsidRPr="00A03DDB" w:rsidRDefault="00FF4B29" w:rsidP="00E658DA">
            <w:pPr>
              <w:pStyle w:val="ListParagraph"/>
              <w:tabs>
                <w:tab w:val="left" w:pos="0"/>
                <w:tab w:val="left" w:pos="1080"/>
                <w:tab w:val="left" w:pos="4191"/>
              </w:tabs>
              <w:ind w:left="0"/>
              <w:rPr>
                <w:sz w:val="26"/>
                <w:szCs w:val="26"/>
              </w:rPr>
            </w:pPr>
            <w:r w:rsidRPr="00997449">
              <w:rPr>
                <w:sz w:val="26"/>
                <w:szCs w:val="26"/>
              </w:rPr>
              <w:t>CN/trung tâm/phòng</w:t>
            </w:r>
          </w:p>
        </w:tc>
        <w:tc>
          <w:tcPr>
            <w:tcW w:w="1440" w:type="dxa"/>
            <w:vMerge/>
          </w:tcPr>
          <w:p w14:paraId="71F2E23E" w14:textId="77777777" w:rsidR="00FF4B29" w:rsidRDefault="00FF4B29" w:rsidP="00E658DA">
            <w:pPr>
              <w:tabs>
                <w:tab w:val="left" w:pos="342"/>
                <w:tab w:val="left" w:pos="4191"/>
              </w:tabs>
              <w:rPr>
                <w:sz w:val="26"/>
                <w:szCs w:val="26"/>
              </w:rPr>
            </w:pPr>
          </w:p>
        </w:tc>
        <w:tc>
          <w:tcPr>
            <w:tcW w:w="1080" w:type="dxa"/>
            <w:vMerge/>
          </w:tcPr>
          <w:p w14:paraId="0DDE4BDA" w14:textId="77777777" w:rsidR="00FF4B29" w:rsidRDefault="00FF4B29" w:rsidP="00E658DA">
            <w:pPr>
              <w:tabs>
                <w:tab w:val="left" w:pos="342"/>
                <w:tab w:val="left" w:pos="4191"/>
              </w:tabs>
              <w:jc w:val="center"/>
              <w:rPr>
                <w:sz w:val="26"/>
                <w:szCs w:val="26"/>
              </w:rPr>
            </w:pPr>
          </w:p>
        </w:tc>
        <w:tc>
          <w:tcPr>
            <w:tcW w:w="1080" w:type="dxa"/>
            <w:vMerge/>
          </w:tcPr>
          <w:p w14:paraId="2410B041" w14:textId="77777777" w:rsidR="00FF4B29" w:rsidRDefault="00FF4B29" w:rsidP="00B9685D">
            <w:pPr>
              <w:tabs>
                <w:tab w:val="left" w:pos="4191"/>
              </w:tabs>
              <w:jc w:val="center"/>
              <w:rPr>
                <w:sz w:val="26"/>
                <w:szCs w:val="26"/>
              </w:rPr>
            </w:pPr>
          </w:p>
        </w:tc>
        <w:tc>
          <w:tcPr>
            <w:tcW w:w="3780" w:type="dxa"/>
            <w:vMerge/>
          </w:tcPr>
          <w:p w14:paraId="2F468116" w14:textId="77777777" w:rsidR="00FF4B29" w:rsidRPr="006A1181" w:rsidRDefault="00FF4B29" w:rsidP="007767F0">
            <w:pPr>
              <w:pStyle w:val="ListParagraph"/>
              <w:numPr>
                <w:ilvl w:val="0"/>
                <w:numId w:val="101"/>
              </w:numPr>
              <w:tabs>
                <w:tab w:val="left" w:pos="342"/>
                <w:tab w:val="left" w:pos="4191"/>
              </w:tabs>
              <w:rPr>
                <w:sz w:val="26"/>
                <w:szCs w:val="26"/>
              </w:rPr>
            </w:pPr>
          </w:p>
        </w:tc>
      </w:tr>
      <w:tr w:rsidR="00FF4B29" w14:paraId="60548B54" w14:textId="77777777" w:rsidTr="003A670E">
        <w:tc>
          <w:tcPr>
            <w:tcW w:w="1530" w:type="dxa"/>
          </w:tcPr>
          <w:p w14:paraId="3C60623F" w14:textId="77777777" w:rsidR="00FF4B29" w:rsidRPr="00A03DDB" w:rsidRDefault="00FF4B29" w:rsidP="00E658DA">
            <w:pPr>
              <w:pStyle w:val="ListParagraph"/>
              <w:tabs>
                <w:tab w:val="left" w:pos="0"/>
                <w:tab w:val="left" w:pos="1080"/>
                <w:tab w:val="left" w:pos="4191"/>
              </w:tabs>
              <w:ind w:left="0"/>
              <w:rPr>
                <w:sz w:val="26"/>
                <w:szCs w:val="26"/>
              </w:rPr>
            </w:pPr>
            <w:r w:rsidRPr="00997449">
              <w:rPr>
                <w:sz w:val="26"/>
                <w:szCs w:val="26"/>
              </w:rPr>
              <w:t>PGD/ tổ/ nhóm</w:t>
            </w:r>
          </w:p>
        </w:tc>
        <w:tc>
          <w:tcPr>
            <w:tcW w:w="1440" w:type="dxa"/>
            <w:vMerge/>
          </w:tcPr>
          <w:p w14:paraId="58A5DFA1" w14:textId="77777777" w:rsidR="00FF4B29" w:rsidRDefault="00FF4B29" w:rsidP="00E658DA">
            <w:pPr>
              <w:tabs>
                <w:tab w:val="left" w:pos="342"/>
                <w:tab w:val="left" w:pos="4191"/>
              </w:tabs>
              <w:rPr>
                <w:sz w:val="26"/>
                <w:szCs w:val="26"/>
              </w:rPr>
            </w:pPr>
          </w:p>
        </w:tc>
        <w:tc>
          <w:tcPr>
            <w:tcW w:w="1080" w:type="dxa"/>
            <w:vMerge/>
          </w:tcPr>
          <w:p w14:paraId="6E810E09" w14:textId="77777777" w:rsidR="00FF4B29" w:rsidRDefault="00FF4B29" w:rsidP="00E658DA">
            <w:pPr>
              <w:tabs>
                <w:tab w:val="left" w:pos="342"/>
                <w:tab w:val="left" w:pos="4191"/>
              </w:tabs>
              <w:jc w:val="center"/>
              <w:rPr>
                <w:sz w:val="26"/>
                <w:szCs w:val="26"/>
              </w:rPr>
            </w:pPr>
          </w:p>
        </w:tc>
        <w:tc>
          <w:tcPr>
            <w:tcW w:w="1080" w:type="dxa"/>
            <w:vMerge/>
          </w:tcPr>
          <w:p w14:paraId="68045458" w14:textId="77777777" w:rsidR="00FF4B29" w:rsidRPr="00A675C1" w:rsidRDefault="00FF4B29" w:rsidP="00B9685D">
            <w:pPr>
              <w:tabs>
                <w:tab w:val="left" w:pos="4191"/>
              </w:tabs>
              <w:jc w:val="center"/>
              <w:rPr>
                <w:sz w:val="26"/>
                <w:szCs w:val="26"/>
              </w:rPr>
            </w:pPr>
          </w:p>
        </w:tc>
        <w:tc>
          <w:tcPr>
            <w:tcW w:w="3780" w:type="dxa"/>
            <w:vMerge/>
          </w:tcPr>
          <w:p w14:paraId="0924B586" w14:textId="77777777" w:rsidR="00FF4B29" w:rsidRPr="006A1181" w:rsidRDefault="00FF4B29" w:rsidP="007767F0">
            <w:pPr>
              <w:pStyle w:val="ListParagraph"/>
              <w:numPr>
                <w:ilvl w:val="0"/>
                <w:numId w:val="101"/>
              </w:numPr>
              <w:tabs>
                <w:tab w:val="left" w:pos="342"/>
                <w:tab w:val="left" w:pos="4191"/>
              </w:tabs>
              <w:rPr>
                <w:sz w:val="26"/>
                <w:szCs w:val="26"/>
              </w:rPr>
            </w:pPr>
          </w:p>
        </w:tc>
      </w:tr>
    </w:tbl>
    <w:p w14:paraId="2671F174" w14:textId="77777777" w:rsidR="005924E5" w:rsidRDefault="005924E5">
      <w:pPr>
        <w:tabs>
          <w:tab w:val="left" w:pos="720"/>
          <w:tab w:val="left" w:pos="4191"/>
        </w:tabs>
        <w:rPr>
          <w:sz w:val="26"/>
          <w:szCs w:val="26"/>
        </w:rPr>
      </w:pPr>
    </w:p>
    <w:p w14:paraId="7C48C41B" w14:textId="5CCCE114" w:rsidR="00BB2F81" w:rsidRDefault="003660B7" w:rsidP="007767F0">
      <w:pPr>
        <w:pStyle w:val="ListParagraph"/>
        <w:numPr>
          <w:ilvl w:val="0"/>
          <w:numId w:val="102"/>
        </w:numPr>
        <w:tabs>
          <w:tab w:val="left" w:pos="720"/>
          <w:tab w:val="left" w:pos="4191"/>
        </w:tabs>
        <w:rPr>
          <w:sz w:val="26"/>
          <w:szCs w:val="26"/>
        </w:rPr>
      </w:pPr>
      <w:r>
        <w:rPr>
          <w:b/>
          <w:sz w:val="26"/>
          <w:szCs w:val="26"/>
        </w:rPr>
        <w:t xml:space="preserve"> </w:t>
      </w:r>
      <w:r w:rsidR="001A3CEB">
        <w:rPr>
          <w:b/>
          <w:sz w:val="26"/>
          <w:szCs w:val="26"/>
        </w:rPr>
        <w:t>Trường hợp người dùng muốn sửa</w:t>
      </w:r>
      <w:r w:rsidR="00737276">
        <w:rPr>
          <w:b/>
          <w:sz w:val="26"/>
          <w:szCs w:val="26"/>
        </w:rPr>
        <w:t>/ sao chép</w:t>
      </w:r>
      <w:r w:rsidR="001A3CEB">
        <w:rPr>
          <w:b/>
          <w:sz w:val="26"/>
          <w:szCs w:val="26"/>
        </w:rPr>
        <w:t xml:space="preserve"> hành động: </w:t>
      </w:r>
      <w:r w:rsidR="00BB2F81">
        <w:rPr>
          <w:sz w:val="26"/>
          <w:szCs w:val="26"/>
        </w:rPr>
        <w:t xml:space="preserve">Sau khi </w:t>
      </w:r>
      <w:del w:id="246" w:author="Michael Nguyen" w:date="2015-05-14T06:16:00Z">
        <w:r w:rsidR="00BB2F81" w:rsidDel="00AD676C">
          <w:rPr>
            <w:sz w:val="26"/>
            <w:szCs w:val="26"/>
          </w:rPr>
          <w:delText xml:space="preserve">sửa </w:delText>
        </w:r>
      </w:del>
      <w:ins w:id="247" w:author="Michael Nguyen" w:date="2015-05-14T06:16:00Z">
        <w:r w:rsidR="00AD676C">
          <w:rPr>
            <w:sz w:val="26"/>
            <w:szCs w:val="26"/>
          </w:rPr>
          <w:t xml:space="preserve">cập nhật </w:t>
        </w:r>
      </w:ins>
      <w:r w:rsidR="00737276">
        <w:rPr>
          <w:sz w:val="26"/>
          <w:szCs w:val="26"/>
        </w:rPr>
        <w:t>các trườ</w:t>
      </w:r>
      <w:r w:rsidR="003A670E">
        <w:rPr>
          <w:sz w:val="26"/>
          <w:szCs w:val="26"/>
        </w:rPr>
        <w:t>ng thô</w:t>
      </w:r>
      <w:r w:rsidR="00737276">
        <w:rPr>
          <w:sz w:val="26"/>
          <w:szCs w:val="26"/>
        </w:rPr>
        <w:t xml:space="preserve">ng tin </w:t>
      </w:r>
      <w:r w:rsidR="00BB2F81">
        <w:rPr>
          <w:sz w:val="26"/>
          <w:szCs w:val="26"/>
        </w:rPr>
        <w:t>xong bấm:</w:t>
      </w:r>
    </w:p>
    <w:p w14:paraId="0E983F44" w14:textId="77777777" w:rsidR="005924E5" w:rsidRDefault="00B9685D" w:rsidP="006C05DE">
      <w:pPr>
        <w:pStyle w:val="ListParagraph"/>
        <w:numPr>
          <w:ilvl w:val="0"/>
          <w:numId w:val="4"/>
        </w:numPr>
        <w:tabs>
          <w:tab w:val="left" w:pos="720"/>
          <w:tab w:val="left" w:pos="4191"/>
        </w:tabs>
        <w:ind w:hanging="270"/>
        <w:rPr>
          <w:sz w:val="26"/>
          <w:szCs w:val="26"/>
        </w:rPr>
      </w:pPr>
      <w:r>
        <w:rPr>
          <w:sz w:val="26"/>
          <w:szCs w:val="26"/>
        </w:rPr>
        <w:t>Button</w:t>
      </w:r>
      <w:r w:rsidR="00E3361B">
        <w:rPr>
          <w:sz w:val="26"/>
          <w:szCs w:val="26"/>
        </w:rPr>
        <w:t xml:space="preserve"> [</w:t>
      </w:r>
      <w:r w:rsidR="00BB2F81">
        <w:rPr>
          <w:sz w:val="26"/>
          <w:szCs w:val="26"/>
        </w:rPr>
        <w:t>Cập nhật</w:t>
      </w:r>
      <w:r w:rsidR="00E3361B">
        <w:rPr>
          <w:sz w:val="26"/>
          <w:szCs w:val="26"/>
        </w:rPr>
        <w:t>]</w:t>
      </w:r>
      <w:r w:rsidR="00BB2F81">
        <w:rPr>
          <w:sz w:val="26"/>
          <w:szCs w:val="26"/>
        </w:rPr>
        <w:t xml:space="preserve"> để lưu những thông tin được cập nhật, hiện thông báo cập nhật thành công hay thất bại </w:t>
      </w:r>
      <w:r w:rsidR="00737276">
        <w:rPr>
          <w:sz w:val="26"/>
          <w:szCs w:val="26"/>
        </w:rPr>
        <w:t>.</w:t>
      </w:r>
    </w:p>
    <w:p w14:paraId="01BFC622" w14:textId="3AE39A3A" w:rsidR="005924E5" w:rsidRPr="00B9685D" w:rsidRDefault="00BA51F4" w:rsidP="00AD676C">
      <w:pPr>
        <w:pStyle w:val="ListParagraph"/>
        <w:numPr>
          <w:ilvl w:val="0"/>
          <w:numId w:val="4"/>
        </w:numPr>
        <w:tabs>
          <w:tab w:val="left" w:pos="720"/>
          <w:tab w:val="left" w:pos="4191"/>
        </w:tabs>
        <w:ind w:left="709" w:hanging="259"/>
        <w:rPr>
          <w:sz w:val="26"/>
          <w:szCs w:val="26"/>
        </w:rPr>
      </w:pPr>
      <w:r w:rsidRPr="00B9685D">
        <w:rPr>
          <w:sz w:val="26"/>
          <w:szCs w:val="26"/>
        </w:rPr>
        <w:t>Button [Lưu mới] để lưu thành hành động mới.</w:t>
      </w:r>
      <w:ins w:id="248" w:author="Michael Nguyen" w:date="2015-05-14T06:16:00Z">
        <w:r w:rsidR="00AD676C">
          <w:rPr>
            <w:sz w:val="26"/>
            <w:szCs w:val="26"/>
          </w:rPr>
          <w:t xml:space="preserve"> Với chức năng này hệ thống sẽ tạo ra hành động mới với Mã hành động khác với mã hành động được sao chép</w:t>
        </w:r>
      </w:ins>
    </w:p>
    <w:p w14:paraId="3520C332" w14:textId="77777777" w:rsidR="005924E5" w:rsidRDefault="001A3CEB" w:rsidP="007767F0">
      <w:pPr>
        <w:pStyle w:val="ListParagraph"/>
        <w:numPr>
          <w:ilvl w:val="0"/>
          <w:numId w:val="103"/>
        </w:numPr>
        <w:tabs>
          <w:tab w:val="left" w:pos="720"/>
          <w:tab w:val="left" w:pos="4191"/>
        </w:tabs>
        <w:rPr>
          <w:sz w:val="26"/>
          <w:szCs w:val="26"/>
        </w:rPr>
      </w:pPr>
      <w:r>
        <w:rPr>
          <w:sz w:val="26"/>
          <w:szCs w:val="26"/>
        </w:rPr>
        <w:lastRenderedPageBreak/>
        <w:t>Trường hợp người dùng muố</w:t>
      </w:r>
      <w:r w:rsidR="00737276">
        <w:rPr>
          <w:sz w:val="26"/>
          <w:szCs w:val="26"/>
        </w:rPr>
        <w:t>n Xóa hành độ</w:t>
      </w:r>
      <w:r>
        <w:rPr>
          <w:sz w:val="26"/>
          <w:szCs w:val="26"/>
        </w:rPr>
        <w:t xml:space="preserve">ng: Bấm nút </w:t>
      </w:r>
      <w:r w:rsidR="005A7631">
        <w:rPr>
          <w:sz w:val="26"/>
          <w:szCs w:val="26"/>
        </w:rPr>
        <w:t>[</w:t>
      </w:r>
      <w:r w:rsidR="00BB2F81">
        <w:rPr>
          <w:sz w:val="26"/>
          <w:szCs w:val="26"/>
        </w:rPr>
        <w:t>Xóa</w:t>
      </w:r>
      <w:r w:rsidR="005A7631">
        <w:rPr>
          <w:sz w:val="26"/>
          <w:szCs w:val="26"/>
        </w:rPr>
        <w:t>]</w:t>
      </w:r>
      <w:r w:rsidR="00BB2F81">
        <w:rPr>
          <w:sz w:val="26"/>
          <w:szCs w:val="26"/>
        </w:rPr>
        <w:t xml:space="preserve"> để xóa hành động đó</w:t>
      </w:r>
      <w:r>
        <w:rPr>
          <w:sz w:val="26"/>
          <w:szCs w:val="26"/>
        </w:rPr>
        <w:t>. Hệ thống cần hiển thị</w:t>
      </w:r>
      <w:r w:rsidR="00B9685D">
        <w:rPr>
          <w:sz w:val="26"/>
          <w:szCs w:val="26"/>
        </w:rPr>
        <w:t xml:space="preserve"> thô</w:t>
      </w:r>
      <w:r>
        <w:rPr>
          <w:sz w:val="26"/>
          <w:szCs w:val="26"/>
        </w:rPr>
        <w:t xml:space="preserve">ng báo xác nhận việc xóa. Trường hợp người dùng đồng ý việc xóa, </w:t>
      </w:r>
      <w:r w:rsidR="00BB2F81">
        <w:rPr>
          <w:sz w:val="26"/>
          <w:szCs w:val="26"/>
        </w:rPr>
        <w:t>hiện thông báo xóa thành công hay thất bại</w:t>
      </w:r>
      <w:r>
        <w:rPr>
          <w:sz w:val="26"/>
          <w:szCs w:val="26"/>
        </w:rPr>
        <w:t>. Trường hợp người dùng không đồng ý xóa, hệ thống quay lại màn hình hiện tại.</w:t>
      </w:r>
      <w:del w:id="249" w:author="Michael Nguyen" w:date="2015-05-14T06:17:00Z">
        <w:r w:rsidR="002A6F67" w:rsidDel="00AD676C">
          <w:rPr>
            <w:sz w:val="26"/>
            <w:szCs w:val="26"/>
          </w:rPr>
          <w:delText>.</w:delText>
        </w:r>
      </w:del>
    </w:p>
    <w:p w14:paraId="44ED1B86" w14:textId="77777777" w:rsidR="00B9685D" w:rsidRPr="00B9685D" w:rsidRDefault="00BA51F4" w:rsidP="006C05DE">
      <w:pPr>
        <w:pStyle w:val="ListParagraph"/>
        <w:numPr>
          <w:ilvl w:val="0"/>
          <w:numId w:val="26"/>
        </w:numPr>
        <w:tabs>
          <w:tab w:val="left" w:pos="720"/>
          <w:tab w:val="left" w:pos="4191"/>
        </w:tabs>
        <w:ind w:left="360"/>
        <w:rPr>
          <w:sz w:val="26"/>
          <w:szCs w:val="26"/>
        </w:rPr>
      </w:pPr>
      <w:r w:rsidRPr="00B9685D">
        <w:rPr>
          <w:b/>
          <w:i/>
          <w:sz w:val="26"/>
          <w:szCs w:val="26"/>
        </w:rPr>
        <w:t>Lưu ý</w:t>
      </w:r>
      <w:r w:rsidRPr="00B9685D">
        <w:rPr>
          <w:b/>
          <w:sz w:val="26"/>
          <w:szCs w:val="26"/>
        </w:rPr>
        <w:t>:</w:t>
      </w:r>
    </w:p>
    <w:p w14:paraId="5745C3A9" w14:textId="77777777" w:rsidR="005924E5" w:rsidRDefault="00BA51F4" w:rsidP="007767F0">
      <w:pPr>
        <w:pStyle w:val="ListParagraph"/>
        <w:numPr>
          <w:ilvl w:val="0"/>
          <w:numId w:val="104"/>
        </w:numPr>
        <w:tabs>
          <w:tab w:val="left" w:pos="720"/>
          <w:tab w:val="left" w:pos="4191"/>
        </w:tabs>
        <w:rPr>
          <w:sz w:val="26"/>
          <w:szCs w:val="26"/>
        </w:rPr>
      </w:pPr>
      <w:r w:rsidRPr="00B9685D">
        <w:rPr>
          <w:sz w:val="26"/>
          <w:szCs w:val="26"/>
        </w:rPr>
        <w:t xml:space="preserve"> User chọn </w:t>
      </w:r>
      <w:r w:rsidR="00FC4B66" w:rsidRPr="00B9685D">
        <w:rPr>
          <w:sz w:val="26"/>
          <w:szCs w:val="26"/>
        </w:rPr>
        <w:t>button</w:t>
      </w:r>
      <w:r w:rsidRPr="00B9685D">
        <w:rPr>
          <w:sz w:val="26"/>
          <w:szCs w:val="26"/>
        </w:rPr>
        <w:t xml:space="preserve"> “Xóa” thực chất là không hiển thị cho người dùng thấy chứ không xóa trong CSDL.</w:t>
      </w:r>
    </w:p>
    <w:p w14:paraId="2A701E63" w14:textId="77777777" w:rsidR="00B9685D" w:rsidRPr="00B9685D" w:rsidRDefault="00B9685D" w:rsidP="007767F0">
      <w:pPr>
        <w:pStyle w:val="ListParagraph"/>
        <w:numPr>
          <w:ilvl w:val="0"/>
          <w:numId w:val="104"/>
        </w:numPr>
        <w:tabs>
          <w:tab w:val="left" w:pos="720"/>
          <w:tab w:val="left" w:pos="4191"/>
        </w:tabs>
        <w:rPr>
          <w:sz w:val="26"/>
          <w:szCs w:val="26"/>
          <w:highlight w:val="yellow"/>
        </w:rPr>
      </w:pPr>
      <w:r w:rsidRPr="00B9685D">
        <w:rPr>
          <w:sz w:val="26"/>
          <w:szCs w:val="26"/>
          <w:highlight w:val="yellow"/>
        </w:rPr>
        <w:t>Sau mỗi bước “Cập nhật/ lưu mới/ xóa” đều có</w:t>
      </w:r>
      <w:ins w:id="250" w:author="Customer" w:date="2015-05-13T15:59:00Z">
        <w:r w:rsidR="000B5C04">
          <w:rPr>
            <w:sz w:val="26"/>
            <w:szCs w:val="26"/>
            <w:highlight w:val="yellow"/>
          </w:rPr>
          <w:t xml:space="preserve"> thong báo yêu cầu xác nhận</w:t>
        </w:r>
      </w:ins>
      <w:r w:rsidRPr="00B9685D">
        <w:rPr>
          <w:sz w:val="26"/>
          <w:szCs w:val="26"/>
          <w:highlight w:val="yellow"/>
        </w:rPr>
        <w:t xml:space="preserve"> </w:t>
      </w:r>
      <w:commentRangeStart w:id="251"/>
      <w:del w:id="252" w:author="Customer" w:date="2015-05-13T15:59:00Z">
        <w:r w:rsidRPr="00B9685D" w:rsidDel="000B5C04">
          <w:rPr>
            <w:sz w:val="26"/>
            <w:szCs w:val="26"/>
            <w:highlight w:val="yellow"/>
          </w:rPr>
          <w:delText xml:space="preserve">confirm </w:delText>
        </w:r>
        <w:r w:rsidR="00FF14A5" w:rsidDel="000B5C04">
          <w:rPr>
            <w:sz w:val="26"/>
            <w:szCs w:val="26"/>
            <w:highlight w:val="yellow"/>
          </w:rPr>
          <w:delText>e</w:delText>
        </w:r>
        <w:r w:rsidR="004016A7" w:rsidDel="000B5C04">
          <w:rPr>
            <w:sz w:val="26"/>
            <w:szCs w:val="26"/>
            <w:highlight w:val="yellow"/>
          </w:rPr>
          <w:delText>mail</w:delText>
        </w:r>
        <w:r w:rsidRPr="00B9685D" w:rsidDel="000B5C04">
          <w:rPr>
            <w:sz w:val="26"/>
            <w:szCs w:val="26"/>
            <w:highlight w:val="yellow"/>
          </w:rPr>
          <w:delText xml:space="preserve"> </w:delText>
        </w:r>
        <w:commentRangeEnd w:id="251"/>
        <w:r w:rsidR="000B5C04" w:rsidDel="000B5C04">
          <w:rPr>
            <w:rStyle w:val="CommentReference"/>
          </w:rPr>
          <w:commentReference w:id="251"/>
        </w:r>
      </w:del>
      <w:r w:rsidRPr="00B9685D">
        <w:rPr>
          <w:sz w:val="26"/>
          <w:szCs w:val="26"/>
          <w:highlight w:val="yellow"/>
        </w:rPr>
        <w:t>gửi đến user “Cập nhật/ lưu mới/ xóa”</w:t>
      </w:r>
    </w:p>
    <w:p w14:paraId="2A4A7656" w14:textId="77777777" w:rsidR="00E77D45" w:rsidRDefault="00E77D45" w:rsidP="00BF1E5A">
      <w:pPr>
        <w:pStyle w:val="ListParagraph"/>
        <w:tabs>
          <w:tab w:val="left" w:pos="720"/>
          <w:tab w:val="left" w:pos="4191"/>
        </w:tabs>
        <w:ind w:left="1170"/>
        <w:rPr>
          <w:sz w:val="26"/>
          <w:szCs w:val="26"/>
        </w:rPr>
      </w:pPr>
    </w:p>
    <w:p w14:paraId="05AA87D4" w14:textId="77777777" w:rsidR="008211BD" w:rsidRPr="00AD676C" w:rsidRDefault="008211BD" w:rsidP="006C05DE">
      <w:pPr>
        <w:pStyle w:val="ListParagraph"/>
        <w:numPr>
          <w:ilvl w:val="2"/>
          <w:numId w:val="19"/>
        </w:numPr>
        <w:tabs>
          <w:tab w:val="left" w:pos="4191"/>
        </w:tabs>
        <w:spacing w:line="360" w:lineRule="auto"/>
        <w:rPr>
          <w:ins w:id="253" w:author="Customer" w:date="2015-05-13T16:01:00Z"/>
          <w:sz w:val="26"/>
          <w:szCs w:val="26"/>
          <w:rPrChange w:id="254" w:author="Michael Nguyen" w:date="2015-05-14T06:19:00Z">
            <w:rPr>
              <w:ins w:id="255" w:author="Customer" w:date="2015-05-13T16:01:00Z"/>
              <w:b/>
              <w:sz w:val="26"/>
              <w:szCs w:val="26"/>
            </w:rPr>
          </w:rPrChange>
        </w:rPr>
      </w:pPr>
      <w:ins w:id="256" w:author="Customer" w:date="2015-05-13T16:01:00Z">
        <w:r>
          <w:rPr>
            <w:b/>
            <w:sz w:val="26"/>
            <w:szCs w:val="26"/>
          </w:rPr>
          <w:t>Gửi ý kiến phản hồi về hành động</w:t>
        </w:r>
      </w:ins>
    </w:p>
    <w:p w14:paraId="7A298789" w14:textId="78A511DE" w:rsidR="008211BD" w:rsidRPr="00AD676C" w:rsidRDefault="00AD676C">
      <w:pPr>
        <w:pStyle w:val="ListParagraph"/>
        <w:numPr>
          <w:ilvl w:val="0"/>
          <w:numId w:val="104"/>
        </w:numPr>
        <w:tabs>
          <w:tab w:val="left" w:pos="720"/>
          <w:tab w:val="left" w:pos="4191"/>
        </w:tabs>
        <w:rPr>
          <w:ins w:id="257" w:author="Customer" w:date="2015-05-13T16:01:00Z"/>
          <w:sz w:val="26"/>
          <w:szCs w:val="26"/>
          <w:rPrChange w:id="258" w:author="Michael Nguyen" w:date="2015-05-14T06:19:00Z">
            <w:rPr>
              <w:ins w:id="259" w:author="Customer" w:date="2015-05-13T16:01:00Z"/>
              <w:b/>
              <w:sz w:val="26"/>
              <w:szCs w:val="26"/>
            </w:rPr>
          </w:rPrChange>
        </w:rPr>
        <w:pPrChange w:id="260" w:author="Customer" w:date="2015-05-13T16:01:00Z">
          <w:pPr>
            <w:pStyle w:val="ListParagraph"/>
            <w:numPr>
              <w:ilvl w:val="2"/>
              <w:numId w:val="19"/>
            </w:numPr>
            <w:tabs>
              <w:tab w:val="num" w:pos="720"/>
              <w:tab w:val="left" w:pos="4191"/>
            </w:tabs>
            <w:spacing w:line="360" w:lineRule="auto"/>
            <w:ind w:hanging="720"/>
          </w:pPr>
        </w:pPrChange>
      </w:pPr>
      <w:ins w:id="261" w:author="Michael Nguyen" w:date="2015-05-14T06:18:00Z">
        <w:r w:rsidRPr="00AD676C">
          <w:rPr>
            <w:sz w:val="26"/>
            <w:szCs w:val="26"/>
            <w:rPrChange w:id="262" w:author="Michael Nguyen" w:date="2015-05-14T06:19:00Z">
              <w:rPr>
                <w:b/>
                <w:sz w:val="26"/>
                <w:szCs w:val="26"/>
              </w:rPr>
            </w:rPrChange>
          </w:rPr>
          <w:t>Với chức năng gửi ý kiến về hành động, người dùng sẽ chọn [Xem chi tiết] hành động cần gửi ý kiến, nhập thông tin vào trường “Ý kiến của anh/chị” và bấm [Gửi ý kiến]. Hệ thống sẽ ghi nhận ý kiến và sắp xếp ý kiến mới nhất ở trên cùng.</w:t>
        </w:r>
      </w:ins>
    </w:p>
    <w:p w14:paraId="26418377" w14:textId="77777777" w:rsidR="00E77D45" w:rsidRDefault="00E77D45" w:rsidP="006C05DE">
      <w:pPr>
        <w:pStyle w:val="ListParagraph"/>
        <w:numPr>
          <w:ilvl w:val="2"/>
          <w:numId w:val="19"/>
        </w:numPr>
        <w:tabs>
          <w:tab w:val="left" w:pos="4191"/>
        </w:tabs>
        <w:spacing w:line="360" w:lineRule="auto"/>
        <w:rPr>
          <w:b/>
          <w:sz w:val="26"/>
          <w:szCs w:val="26"/>
        </w:rPr>
      </w:pPr>
      <w:r w:rsidRPr="00E77D45">
        <w:rPr>
          <w:b/>
          <w:sz w:val="26"/>
          <w:szCs w:val="26"/>
        </w:rPr>
        <w:t>Chức năng “</w:t>
      </w:r>
      <w:r w:rsidR="00683E71">
        <w:rPr>
          <w:b/>
          <w:sz w:val="26"/>
          <w:szCs w:val="26"/>
        </w:rPr>
        <w:t>thống kê</w:t>
      </w:r>
      <w:r w:rsidRPr="00E77D45">
        <w:rPr>
          <w:b/>
          <w:sz w:val="26"/>
          <w:szCs w:val="26"/>
        </w:rPr>
        <w:t>/</w:t>
      </w:r>
      <w:r w:rsidR="00683E71">
        <w:rPr>
          <w:b/>
          <w:sz w:val="26"/>
          <w:szCs w:val="26"/>
        </w:rPr>
        <w:t xml:space="preserve"> </w:t>
      </w:r>
      <w:r w:rsidRPr="00E77D45">
        <w:rPr>
          <w:b/>
          <w:sz w:val="26"/>
          <w:szCs w:val="26"/>
        </w:rPr>
        <w:t xml:space="preserve">tìm kiếm” </w:t>
      </w:r>
      <w:r w:rsidR="00683E71">
        <w:rPr>
          <w:b/>
          <w:sz w:val="26"/>
          <w:szCs w:val="26"/>
        </w:rPr>
        <w:t>hành động</w:t>
      </w:r>
      <w:r w:rsidRPr="00E77D45">
        <w:rPr>
          <w:b/>
          <w:sz w:val="26"/>
          <w:szCs w:val="26"/>
        </w:rPr>
        <w:t xml:space="preserve">: </w:t>
      </w:r>
    </w:p>
    <w:p w14:paraId="3A5D26E6" w14:textId="77777777" w:rsidR="00E77D45" w:rsidRDefault="00E77D45" w:rsidP="006C05DE">
      <w:pPr>
        <w:pStyle w:val="ListParagraph"/>
        <w:numPr>
          <w:ilvl w:val="3"/>
          <w:numId w:val="19"/>
        </w:numPr>
        <w:tabs>
          <w:tab w:val="left" w:pos="990"/>
          <w:tab w:val="left" w:pos="4191"/>
        </w:tabs>
        <w:spacing w:line="360" w:lineRule="auto"/>
        <w:ind w:left="1080" w:hanging="1080"/>
        <w:rPr>
          <w:i/>
          <w:sz w:val="26"/>
          <w:szCs w:val="26"/>
        </w:rPr>
      </w:pPr>
      <w:r w:rsidRPr="00E77D45">
        <w:rPr>
          <w:i/>
          <w:sz w:val="26"/>
          <w:szCs w:val="26"/>
        </w:rPr>
        <w:t>Yêu cầu nghiệp vụ:</w:t>
      </w:r>
    </w:p>
    <w:p w14:paraId="22AA2803" w14:textId="77777777" w:rsidR="00E77D45" w:rsidRDefault="00E77D45" w:rsidP="006C05DE">
      <w:pPr>
        <w:pStyle w:val="ListParagraph"/>
        <w:numPr>
          <w:ilvl w:val="0"/>
          <w:numId w:val="34"/>
        </w:numPr>
        <w:tabs>
          <w:tab w:val="left" w:pos="1080"/>
          <w:tab w:val="left" w:pos="4191"/>
        </w:tabs>
        <w:rPr>
          <w:sz w:val="26"/>
          <w:szCs w:val="26"/>
        </w:rPr>
      </w:pPr>
      <w:r w:rsidRPr="00E77D45">
        <w:rPr>
          <w:sz w:val="26"/>
          <w:szCs w:val="26"/>
        </w:rPr>
        <w:t>Màn hình [</w:t>
      </w:r>
      <w:r w:rsidRPr="00840D45">
        <w:rPr>
          <w:b/>
          <w:sz w:val="26"/>
          <w:szCs w:val="26"/>
        </w:rPr>
        <w:t>Danh sách Hành động</w:t>
      </w:r>
      <w:r w:rsidRPr="00E77D45">
        <w:rPr>
          <w:sz w:val="26"/>
          <w:szCs w:val="26"/>
        </w:rPr>
        <w:t>] được hiển thị trong các trường hợp user “qlrr_oprisk” hoặc user cá nhân chọn menu “Danh sách Hành động”</w:t>
      </w:r>
    </w:p>
    <w:p w14:paraId="74CDC87D" w14:textId="77777777" w:rsidR="00675C5C" w:rsidRDefault="00E77D45" w:rsidP="006C05DE">
      <w:pPr>
        <w:pStyle w:val="ListParagraph"/>
        <w:numPr>
          <w:ilvl w:val="0"/>
          <w:numId w:val="34"/>
        </w:numPr>
        <w:tabs>
          <w:tab w:val="left" w:pos="1080"/>
          <w:tab w:val="left" w:pos="4191"/>
        </w:tabs>
        <w:rPr>
          <w:sz w:val="26"/>
          <w:szCs w:val="26"/>
        </w:rPr>
      </w:pPr>
      <w:r>
        <w:rPr>
          <w:sz w:val="26"/>
          <w:szCs w:val="26"/>
        </w:rPr>
        <w:t xml:space="preserve">Chức năng </w:t>
      </w:r>
      <w:r w:rsidRPr="00840D45">
        <w:rPr>
          <w:b/>
          <w:sz w:val="26"/>
          <w:szCs w:val="26"/>
        </w:rPr>
        <w:t>“</w:t>
      </w:r>
      <w:r w:rsidR="000129D7" w:rsidRPr="00840D45">
        <w:rPr>
          <w:b/>
          <w:sz w:val="26"/>
          <w:szCs w:val="26"/>
        </w:rPr>
        <w:t>thống kê</w:t>
      </w:r>
      <w:r w:rsidRPr="00840D45">
        <w:rPr>
          <w:b/>
          <w:sz w:val="26"/>
          <w:szCs w:val="26"/>
        </w:rPr>
        <w:t>/</w:t>
      </w:r>
      <w:r w:rsidR="000129D7" w:rsidRPr="00840D45">
        <w:rPr>
          <w:b/>
          <w:sz w:val="26"/>
          <w:szCs w:val="26"/>
        </w:rPr>
        <w:t xml:space="preserve"> </w:t>
      </w:r>
      <w:r w:rsidRPr="00840D45">
        <w:rPr>
          <w:b/>
          <w:sz w:val="26"/>
          <w:szCs w:val="26"/>
        </w:rPr>
        <w:t>tìm kiếm”</w:t>
      </w:r>
      <w:r>
        <w:rPr>
          <w:sz w:val="26"/>
          <w:szCs w:val="26"/>
        </w:rPr>
        <w:t xml:space="preserve"> được sử dụng với mục đích xem </w:t>
      </w:r>
      <w:r w:rsidR="005957CE">
        <w:rPr>
          <w:sz w:val="26"/>
          <w:szCs w:val="26"/>
        </w:rPr>
        <w:t>da</w:t>
      </w:r>
      <w:r w:rsidR="00675C5C">
        <w:rPr>
          <w:sz w:val="26"/>
          <w:szCs w:val="26"/>
        </w:rPr>
        <w:t>nh sách hành động xử lý rủi ro trên hệ thống.</w:t>
      </w:r>
    </w:p>
    <w:p w14:paraId="1591559B" w14:textId="77777777" w:rsidR="000B1E48" w:rsidRPr="00840D45" w:rsidRDefault="003A670E" w:rsidP="006C05DE">
      <w:pPr>
        <w:pStyle w:val="ListParagraph"/>
        <w:numPr>
          <w:ilvl w:val="0"/>
          <w:numId w:val="34"/>
        </w:numPr>
        <w:tabs>
          <w:tab w:val="left" w:pos="1080"/>
          <w:tab w:val="left" w:pos="4191"/>
        </w:tabs>
        <w:rPr>
          <w:sz w:val="26"/>
          <w:szCs w:val="26"/>
          <w:highlight w:val="yellow"/>
        </w:rPr>
      </w:pPr>
      <w:r w:rsidRPr="00840D45">
        <w:rPr>
          <w:sz w:val="26"/>
          <w:szCs w:val="26"/>
          <w:highlight w:val="yellow"/>
        </w:rPr>
        <w:t>Phân quyền: user “qlrr_oprisk” được nhìn danh sách hành động tổng hợp còn các user cá nhân chỉ nhìn được hành động ở đơn vị mình.</w:t>
      </w:r>
    </w:p>
    <w:p w14:paraId="038DC7E5" w14:textId="77777777" w:rsidR="003A670E" w:rsidRPr="003A670E" w:rsidRDefault="003A670E" w:rsidP="003A670E">
      <w:pPr>
        <w:pStyle w:val="ListParagraph"/>
        <w:tabs>
          <w:tab w:val="left" w:pos="1080"/>
          <w:tab w:val="left" w:pos="4191"/>
        </w:tabs>
        <w:ind w:left="360"/>
        <w:rPr>
          <w:sz w:val="26"/>
          <w:szCs w:val="26"/>
        </w:rPr>
      </w:pPr>
    </w:p>
    <w:p w14:paraId="713A5296" w14:textId="77777777" w:rsidR="00CE6C20" w:rsidRPr="007767F0" w:rsidRDefault="00965CF8" w:rsidP="007767F0">
      <w:pPr>
        <w:pStyle w:val="ListParagraph"/>
        <w:numPr>
          <w:ilvl w:val="3"/>
          <w:numId w:val="19"/>
        </w:numPr>
        <w:tabs>
          <w:tab w:val="left" w:pos="4191"/>
        </w:tabs>
        <w:ind w:left="1080" w:hanging="1080"/>
        <w:rPr>
          <w:i/>
          <w:sz w:val="26"/>
          <w:szCs w:val="26"/>
        </w:rPr>
      </w:pPr>
      <w:r w:rsidRPr="00965CF8">
        <w:rPr>
          <w:i/>
          <w:sz w:val="26"/>
          <w:szCs w:val="26"/>
        </w:rPr>
        <w:t>Mô tả màn hình:</w:t>
      </w:r>
    </w:p>
    <w:p w14:paraId="657F3FBF" w14:textId="77777777" w:rsidR="00840D45" w:rsidRPr="00E77D45" w:rsidRDefault="008D1994" w:rsidP="00683E71">
      <w:pPr>
        <w:pStyle w:val="ListParagraph"/>
        <w:tabs>
          <w:tab w:val="left" w:pos="0"/>
          <w:tab w:val="left" w:pos="4191"/>
        </w:tabs>
        <w:ind w:left="0"/>
        <w:rPr>
          <w:b/>
          <w:sz w:val="26"/>
          <w:szCs w:val="26"/>
        </w:rPr>
      </w:pPr>
      <w:r>
        <w:rPr>
          <w:b/>
          <w:noProof/>
          <w:sz w:val="26"/>
          <w:szCs w:val="26"/>
        </w:rPr>
        <w:lastRenderedPageBreak/>
        <w:drawing>
          <wp:inline distT="0" distB="0" distL="0" distR="0" wp14:anchorId="1D9C1552" wp14:editId="07EAA7B6">
            <wp:extent cx="5943093" cy="4114800"/>
            <wp:effectExtent l="19050" t="0" r="507" b="0"/>
            <wp:docPr id="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srcRect/>
                    <a:stretch>
                      <a:fillRect/>
                    </a:stretch>
                  </pic:blipFill>
                  <pic:spPr bwMode="auto">
                    <a:xfrm>
                      <a:off x="0" y="0"/>
                      <a:ext cx="5943600" cy="4115151"/>
                    </a:xfrm>
                    <a:prstGeom prst="rect">
                      <a:avLst/>
                    </a:prstGeom>
                    <a:noFill/>
                    <a:ln w="9525">
                      <a:noFill/>
                      <a:miter lim="800000"/>
                      <a:headEnd/>
                      <a:tailEnd/>
                    </a:ln>
                  </pic:spPr>
                </pic:pic>
              </a:graphicData>
            </a:graphic>
          </wp:inline>
        </w:drawing>
      </w:r>
    </w:p>
    <w:p w14:paraId="5DBD7AF2" w14:textId="77777777" w:rsidR="00683E71" w:rsidRPr="00683E71" w:rsidRDefault="0088362C" w:rsidP="006C05DE">
      <w:pPr>
        <w:pStyle w:val="ListParagraph"/>
        <w:numPr>
          <w:ilvl w:val="3"/>
          <w:numId w:val="19"/>
        </w:numPr>
        <w:tabs>
          <w:tab w:val="left" w:pos="4191"/>
        </w:tabs>
        <w:ind w:left="1080" w:hanging="1080"/>
        <w:rPr>
          <w:i/>
          <w:sz w:val="26"/>
          <w:szCs w:val="26"/>
        </w:rPr>
      </w:pPr>
      <w:r w:rsidRPr="0088362C">
        <w:rPr>
          <w:i/>
          <w:sz w:val="26"/>
          <w:szCs w:val="26"/>
        </w:rPr>
        <w:t>Miêu tả chi tiết màn hình:</w:t>
      </w:r>
    </w:p>
    <w:tbl>
      <w:tblPr>
        <w:tblStyle w:val="TableGrid"/>
        <w:tblW w:w="9378" w:type="dxa"/>
        <w:tblInd w:w="198" w:type="dxa"/>
        <w:tblLook w:val="04A0" w:firstRow="1" w:lastRow="0" w:firstColumn="1" w:lastColumn="0" w:noHBand="0" w:noVBand="1"/>
        <w:tblPrChange w:id="263" w:author="Customer" w:date="2015-05-13T15:58:00Z">
          <w:tblPr>
            <w:tblStyle w:val="TableGrid"/>
            <w:tblW w:w="9378" w:type="dxa"/>
            <w:tblInd w:w="198" w:type="dxa"/>
            <w:tblLook w:val="04A0" w:firstRow="1" w:lastRow="0" w:firstColumn="1" w:lastColumn="0" w:noHBand="0" w:noVBand="1"/>
          </w:tblPr>
        </w:tblPrChange>
      </w:tblPr>
      <w:tblGrid>
        <w:gridCol w:w="2610"/>
        <w:gridCol w:w="4590"/>
        <w:gridCol w:w="2178"/>
        <w:tblGridChange w:id="264">
          <w:tblGrid>
            <w:gridCol w:w="2610"/>
            <w:gridCol w:w="4590"/>
            <w:gridCol w:w="2178"/>
          </w:tblGrid>
        </w:tblGridChange>
      </w:tblGrid>
      <w:tr w:rsidR="00431C25" w14:paraId="09E0DD57" w14:textId="77777777" w:rsidTr="000B5C04">
        <w:trPr>
          <w:trHeight w:val="512"/>
          <w:trPrChange w:id="265" w:author="Customer" w:date="2015-05-13T15:58:00Z">
            <w:trPr>
              <w:trHeight w:val="512"/>
            </w:trPr>
          </w:trPrChange>
        </w:trPr>
        <w:tc>
          <w:tcPr>
            <w:tcW w:w="2610" w:type="dxa"/>
            <w:shd w:val="clear" w:color="auto" w:fill="DA251C"/>
            <w:tcPrChange w:id="266" w:author="Customer" w:date="2015-05-13T15:58:00Z">
              <w:tcPr>
                <w:tcW w:w="2610" w:type="dxa"/>
                <w:shd w:val="clear" w:color="auto" w:fill="DA251C"/>
              </w:tcPr>
            </w:tcPrChange>
          </w:tcPr>
          <w:p w14:paraId="492279B8" w14:textId="77777777" w:rsidR="00431C25" w:rsidRPr="00A03DDB" w:rsidRDefault="00431C25" w:rsidP="008B2661">
            <w:pPr>
              <w:tabs>
                <w:tab w:val="left" w:pos="720"/>
              </w:tabs>
              <w:jc w:val="center"/>
              <w:rPr>
                <w:b/>
                <w:color w:val="FFFFFF" w:themeColor="background1"/>
                <w:sz w:val="26"/>
                <w:szCs w:val="26"/>
              </w:rPr>
            </w:pPr>
            <w:r w:rsidRPr="00A03DDB">
              <w:rPr>
                <w:b/>
                <w:color w:val="FFFFFF" w:themeColor="background1"/>
                <w:sz w:val="26"/>
                <w:szCs w:val="26"/>
              </w:rPr>
              <w:t>Tên trường dữ liệu</w:t>
            </w:r>
          </w:p>
        </w:tc>
        <w:tc>
          <w:tcPr>
            <w:tcW w:w="4590" w:type="dxa"/>
            <w:shd w:val="clear" w:color="auto" w:fill="DA251C"/>
            <w:tcPrChange w:id="267" w:author="Customer" w:date="2015-05-13T15:58:00Z">
              <w:tcPr>
                <w:tcW w:w="4590" w:type="dxa"/>
                <w:shd w:val="clear" w:color="auto" w:fill="DA251C"/>
              </w:tcPr>
            </w:tcPrChange>
          </w:tcPr>
          <w:p w14:paraId="4AA45F96" w14:textId="77777777" w:rsidR="00431C25" w:rsidRPr="00997449" w:rsidRDefault="00431C25" w:rsidP="008B2661">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c>
          <w:tcPr>
            <w:tcW w:w="2178" w:type="dxa"/>
            <w:shd w:val="clear" w:color="auto" w:fill="DA251C"/>
            <w:tcPrChange w:id="268" w:author="Customer" w:date="2015-05-13T15:58:00Z">
              <w:tcPr>
                <w:tcW w:w="2178" w:type="dxa"/>
                <w:shd w:val="clear" w:color="auto" w:fill="DA251C"/>
              </w:tcPr>
            </w:tcPrChange>
          </w:tcPr>
          <w:p w14:paraId="1EF3CBDF" w14:textId="77777777" w:rsidR="00431C25" w:rsidRPr="00997449" w:rsidRDefault="00431C25" w:rsidP="008B2661">
            <w:pPr>
              <w:pStyle w:val="ListParagraph"/>
              <w:tabs>
                <w:tab w:val="left" w:pos="0"/>
                <w:tab w:val="left" w:pos="1080"/>
                <w:tab w:val="left" w:pos="4191"/>
              </w:tabs>
              <w:ind w:left="0"/>
              <w:jc w:val="center"/>
              <w:rPr>
                <w:b/>
                <w:color w:val="FFFFFF" w:themeColor="background1"/>
                <w:sz w:val="26"/>
                <w:szCs w:val="26"/>
              </w:rPr>
            </w:pPr>
            <w:r>
              <w:rPr>
                <w:b/>
                <w:color w:val="FFFFFF" w:themeColor="background1"/>
                <w:sz w:val="26"/>
                <w:szCs w:val="26"/>
              </w:rPr>
              <w:t>Ghi chú</w:t>
            </w:r>
          </w:p>
        </w:tc>
      </w:tr>
      <w:tr w:rsidR="00431C25" w14:paraId="42E4BE29" w14:textId="77777777" w:rsidTr="000B5C04">
        <w:trPr>
          <w:trHeight w:val="791"/>
          <w:trPrChange w:id="269" w:author="Customer" w:date="2015-05-13T15:58:00Z">
            <w:trPr>
              <w:trHeight w:val="791"/>
            </w:trPr>
          </w:trPrChange>
        </w:trPr>
        <w:tc>
          <w:tcPr>
            <w:tcW w:w="2610" w:type="dxa"/>
            <w:tcPrChange w:id="270" w:author="Customer" w:date="2015-05-13T15:58:00Z">
              <w:tcPr>
                <w:tcW w:w="2610" w:type="dxa"/>
              </w:tcPr>
            </w:tcPrChange>
          </w:tcPr>
          <w:p w14:paraId="12981658" w14:textId="77777777" w:rsidR="00431C25" w:rsidRPr="00A03DDB" w:rsidRDefault="00431C25" w:rsidP="008B2661">
            <w:pPr>
              <w:pStyle w:val="ListParagraph"/>
              <w:tabs>
                <w:tab w:val="left" w:pos="0"/>
                <w:tab w:val="left" w:pos="1080"/>
                <w:tab w:val="left" w:pos="4191"/>
              </w:tabs>
              <w:ind w:left="0"/>
              <w:rPr>
                <w:i/>
                <w:sz w:val="26"/>
                <w:szCs w:val="26"/>
              </w:rPr>
            </w:pPr>
            <w:r>
              <w:rPr>
                <w:sz w:val="26"/>
                <w:szCs w:val="26"/>
              </w:rPr>
              <w:t>Từ ngày</w:t>
            </w:r>
          </w:p>
        </w:tc>
        <w:tc>
          <w:tcPr>
            <w:tcW w:w="4590" w:type="dxa"/>
            <w:tcPrChange w:id="271" w:author="Customer" w:date="2015-05-13T15:58:00Z">
              <w:tcPr>
                <w:tcW w:w="4590" w:type="dxa"/>
              </w:tcPr>
            </w:tcPrChange>
          </w:tcPr>
          <w:p w14:paraId="6F9DE93C" w14:textId="77777777" w:rsidR="00431C25" w:rsidRPr="0088362C" w:rsidRDefault="00431C25" w:rsidP="006C05DE">
            <w:pPr>
              <w:pStyle w:val="ListParagraph"/>
              <w:numPr>
                <w:ilvl w:val="0"/>
                <w:numId w:val="34"/>
              </w:numPr>
              <w:tabs>
                <w:tab w:val="left" w:pos="252"/>
                <w:tab w:val="left" w:pos="4191"/>
              </w:tabs>
              <w:rPr>
                <w:sz w:val="26"/>
                <w:szCs w:val="26"/>
              </w:rPr>
            </w:pPr>
            <w:r>
              <w:rPr>
                <w:sz w:val="26"/>
                <w:szCs w:val="26"/>
              </w:rPr>
              <w:t>T</w:t>
            </w:r>
            <w:r w:rsidRPr="00BA3AEA">
              <w:rPr>
                <w:sz w:val="26"/>
                <w:szCs w:val="26"/>
              </w:rPr>
              <w:t>ự động nhảy ra Calendar để user chọn ngày,tháng,năm</w:t>
            </w:r>
          </w:p>
        </w:tc>
        <w:tc>
          <w:tcPr>
            <w:tcW w:w="2178" w:type="dxa"/>
            <w:vMerge w:val="restart"/>
            <w:tcPrChange w:id="272" w:author="Customer" w:date="2015-05-13T15:58:00Z">
              <w:tcPr>
                <w:tcW w:w="2178" w:type="dxa"/>
                <w:vMerge w:val="restart"/>
              </w:tcPr>
            </w:tcPrChange>
          </w:tcPr>
          <w:p w14:paraId="180996A4" w14:textId="77777777" w:rsidR="00431C25" w:rsidRDefault="00431C25" w:rsidP="006C05DE">
            <w:pPr>
              <w:pStyle w:val="ListParagraph"/>
              <w:numPr>
                <w:ilvl w:val="0"/>
                <w:numId w:val="34"/>
              </w:numPr>
              <w:tabs>
                <w:tab w:val="left" w:pos="252"/>
                <w:tab w:val="left" w:pos="4191"/>
              </w:tabs>
              <w:rPr>
                <w:sz w:val="26"/>
                <w:szCs w:val="26"/>
              </w:rPr>
            </w:pPr>
            <w:r>
              <w:rPr>
                <w:sz w:val="26"/>
                <w:szCs w:val="26"/>
              </w:rPr>
              <w:t>Ngày tạo mới hành động</w:t>
            </w:r>
          </w:p>
        </w:tc>
      </w:tr>
      <w:tr w:rsidR="00431C25" w14:paraId="44A09F93" w14:textId="77777777" w:rsidTr="000B5C04">
        <w:tc>
          <w:tcPr>
            <w:tcW w:w="2610" w:type="dxa"/>
            <w:tcPrChange w:id="273" w:author="Customer" w:date="2015-05-13T15:58:00Z">
              <w:tcPr>
                <w:tcW w:w="2610" w:type="dxa"/>
              </w:tcPr>
            </w:tcPrChange>
          </w:tcPr>
          <w:p w14:paraId="5C6007A8" w14:textId="77777777" w:rsidR="00431C25" w:rsidRPr="00A03DDB" w:rsidRDefault="00431C25" w:rsidP="008B2661">
            <w:pPr>
              <w:pStyle w:val="ListParagraph"/>
              <w:tabs>
                <w:tab w:val="left" w:pos="0"/>
                <w:tab w:val="left" w:pos="1080"/>
                <w:tab w:val="left" w:pos="4191"/>
              </w:tabs>
              <w:ind w:left="0"/>
              <w:rPr>
                <w:i/>
                <w:sz w:val="26"/>
                <w:szCs w:val="26"/>
              </w:rPr>
            </w:pPr>
            <w:r>
              <w:rPr>
                <w:sz w:val="26"/>
                <w:szCs w:val="26"/>
              </w:rPr>
              <w:t>Đến ngày</w:t>
            </w:r>
          </w:p>
        </w:tc>
        <w:tc>
          <w:tcPr>
            <w:tcW w:w="4590" w:type="dxa"/>
            <w:tcPrChange w:id="274" w:author="Customer" w:date="2015-05-13T15:58:00Z">
              <w:tcPr>
                <w:tcW w:w="4590" w:type="dxa"/>
              </w:tcPr>
            </w:tcPrChange>
          </w:tcPr>
          <w:p w14:paraId="6B128CEC" w14:textId="77777777" w:rsidR="00431C25" w:rsidRDefault="00431C25" w:rsidP="006C05DE">
            <w:pPr>
              <w:pStyle w:val="ListParagraph"/>
              <w:numPr>
                <w:ilvl w:val="0"/>
                <w:numId w:val="34"/>
              </w:numPr>
              <w:tabs>
                <w:tab w:val="left" w:pos="342"/>
                <w:tab w:val="left" w:pos="4191"/>
              </w:tabs>
              <w:spacing w:line="276" w:lineRule="auto"/>
              <w:rPr>
                <w:sz w:val="26"/>
                <w:szCs w:val="26"/>
              </w:rPr>
            </w:pPr>
            <w:r>
              <w:rPr>
                <w:sz w:val="26"/>
                <w:szCs w:val="26"/>
              </w:rPr>
              <w:t>T</w:t>
            </w:r>
            <w:r w:rsidRPr="00BA3AEA">
              <w:rPr>
                <w:sz w:val="26"/>
                <w:szCs w:val="26"/>
              </w:rPr>
              <w:t>ự động nhảy ra Calendar để user chọn ngày,tháng,năm</w:t>
            </w:r>
          </w:p>
          <w:p w14:paraId="41B53238" w14:textId="77777777" w:rsidR="00431C25" w:rsidRPr="00997449" w:rsidRDefault="00431C25" w:rsidP="006C05DE">
            <w:pPr>
              <w:pStyle w:val="ListParagraph"/>
              <w:numPr>
                <w:ilvl w:val="0"/>
                <w:numId w:val="34"/>
              </w:numPr>
              <w:tabs>
                <w:tab w:val="left" w:pos="342"/>
                <w:tab w:val="left" w:pos="4191"/>
              </w:tabs>
              <w:spacing w:line="276" w:lineRule="auto"/>
              <w:rPr>
                <w:sz w:val="26"/>
                <w:szCs w:val="26"/>
              </w:rPr>
            </w:pPr>
            <w:r>
              <w:rPr>
                <w:sz w:val="26"/>
                <w:szCs w:val="26"/>
              </w:rPr>
              <w:t>Giá trị ô “Đến ngày” luôn lớn hơn giá trị ô “Từ ngày”</w:t>
            </w:r>
          </w:p>
        </w:tc>
        <w:tc>
          <w:tcPr>
            <w:tcW w:w="2178" w:type="dxa"/>
            <w:vMerge/>
            <w:tcPrChange w:id="275" w:author="Customer" w:date="2015-05-13T15:58:00Z">
              <w:tcPr>
                <w:tcW w:w="2178" w:type="dxa"/>
                <w:vMerge/>
              </w:tcPr>
            </w:tcPrChange>
          </w:tcPr>
          <w:p w14:paraId="5F546B2E" w14:textId="77777777" w:rsidR="00431C25" w:rsidRDefault="00431C25" w:rsidP="006C05DE">
            <w:pPr>
              <w:pStyle w:val="ListParagraph"/>
              <w:numPr>
                <w:ilvl w:val="0"/>
                <w:numId w:val="12"/>
              </w:numPr>
              <w:tabs>
                <w:tab w:val="left" w:pos="342"/>
                <w:tab w:val="left" w:pos="4191"/>
              </w:tabs>
              <w:ind w:left="342"/>
              <w:rPr>
                <w:sz w:val="26"/>
                <w:szCs w:val="26"/>
              </w:rPr>
            </w:pPr>
          </w:p>
        </w:tc>
      </w:tr>
      <w:tr w:rsidR="00431C25" w14:paraId="29EF60C7" w14:textId="77777777" w:rsidTr="000B5C04">
        <w:tc>
          <w:tcPr>
            <w:tcW w:w="2610" w:type="dxa"/>
            <w:tcPrChange w:id="276" w:author="Customer" w:date="2015-05-13T15:58:00Z">
              <w:tcPr>
                <w:tcW w:w="2610" w:type="dxa"/>
              </w:tcPr>
            </w:tcPrChange>
          </w:tcPr>
          <w:p w14:paraId="61169867" w14:textId="77777777" w:rsidR="00431C25" w:rsidRDefault="00431C25" w:rsidP="00840D45">
            <w:pPr>
              <w:pStyle w:val="ListParagraph"/>
              <w:tabs>
                <w:tab w:val="left" w:pos="0"/>
                <w:tab w:val="left" w:pos="1080"/>
                <w:tab w:val="left" w:pos="4191"/>
              </w:tabs>
              <w:ind w:left="0"/>
              <w:rPr>
                <w:sz w:val="26"/>
                <w:szCs w:val="26"/>
              </w:rPr>
            </w:pPr>
            <w:r>
              <w:rPr>
                <w:sz w:val="26"/>
                <w:szCs w:val="26"/>
              </w:rPr>
              <w:t xml:space="preserve">Thời hạn </w:t>
            </w:r>
            <w:r w:rsidR="00840D45">
              <w:rPr>
                <w:sz w:val="26"/>
                <w:szCs w:val="26"/>
              </w:rPr>
              <w:t>hoàn thành</w:t>
            </w:r>
          </w:p>
        </w:tc>
        <w:tc>
          <w:tcPr>
            <w:tcW w:w="4590" w:type="dxa"/>
            <w:tcPrChange w:id="277" w:author="Customer" w:date="2015-05-13T15:58:00Z">
              <w:tcPr>
                <w:tcW w:w="4590" w:type="dxa"/>
              </w:tcPr>
            </w:tcPrChange>
          </w:tcPr>
          <w:p w14:paraId="3AE184A1" w14:textId="77777777" w:rsidR="00431C25" w:rsidRDefault="00431C25" w:rsidP="006C05DE">
            <w:pPr>
              <w:pStyle w:val="ListParagraph"/>
              <w:numPr>
                <w:ilvl w:val="0"/>
                <w:numId w:val="34"/>
              </w:numPr>
              <w:tabs>
                <w:tab w:val="left" w:pos="342"/>
                <w:tab w:val="left" w:pos="4191"/>
              </w:tabs>
              <w:rPr>
                <w:sz w:val="26"/>
                <w:szCs w:val="26"/>
              </w:rPr>
            </w:pPr>
            <w:r>
              <w:rPr>
                <w:sz w:val="26"/>
                <w:szCs w:val="26"/>
              </w:rPr>
              <w:t>T</w:t>
            </w:r>
            <w:r w:rsidRPr="00BA3AEA">
              <w:rPr>
                <w:sz w:val="26"/>
                <w:szCs w:val="26"/>
              </w:rPr>
              <w:t>ự động nhảy ra Calendar để user chọn ngày,tháng,năm</w:t>
            </w:r>
          </w:p>
        </w:tc>
        <w:tc>
          <w:tcPr>
            <w:tcW w:w="2178" w:type="dxa"/>
            <w:tcPrChange w:id="278" w:author="Customer" w:date="2015-05-13T15:58:00Z">
              <w:tcPr>
                <w:tcW w:w="2178" w:type="dxa"/>
              </w:tcPr>
            </w:tcPrChange>
          </w:tcPr>
          <w:p w14:paraId="78A9ECD3" w14:textId="77777777" w:rsidR="00431C25" w:rsidRDefault="00431C25" w:rsidP="00431C25">
            <w:pPr>
              <w:pStyle w:val="ListParagraph"/>
              <w:tabs>
                <w:tab w:val="left" w:pos="342"/>
                <w:tab w:val="left" w:pos="4191"/>
              </w:tabs>
              <w:ind w:left="342"/>
              <w:rPr>
                <w:sz w:val="26"/>
                <w:szCs w:val="26"/>
              </w:rPr>
            </w:pPr>
          </w:p>
        </w:tc>
      </w:tr>
      <w:tr w:rsidR="00431C25" w14:paraId="0D66AF0D" w14:textId="77777777" w:rsidTr="000B5C04">
        <w:tc>
          <w:tcPr>
            <w:tcW w:w="2610" w:type="dxa"/>
            <w:tcPrChange w:id="279" w:author="Customer" w:date="2015-05-13T15:58:00Z">
              <w:tcPr>
                <w:tcW w:w="2610" w:type="dxa"/>
              </w:tcPr>
            </w:tcPrChange>
          </w:tcPr>
          <w:p w14:paraId="5F606B29" w14:textId="77777777" w:rsidR="00431C25" w:rsidRDefault="00431C25" w:rsidP="008B2661">
            <w:pPr>
              <w:pStyle w:val="ListParagraph"/>
              <w:tabs>
                <w:tab w:val="left" w:pos="0"/>
                <w:tab w:val="left" w:pos="1080"/>
                <w:tab w:val="left" w:pos="4191"/>
              </w:tabs>
              <w:ind w:left="0"/>
              <w:rPr>
                <w:sz w:val="26"/>
                <w:szCs w:val="26"/>
              </w:rPr>
            </w:pPr>
            <w:r>
              <w:rPr>
                <w:sz w:val="26"/>
                <w:szCs w:val="26"/>
              </w:rPr>
              <w:t>Loại hành động</w:t>
            </w:r>
          </w:p>
        </w:tc>
        <w:tc>
          <w:tcPr>
            <w:tcW w:w="4590" w:type="dxa"/>
            <w:tcPrChange w:id="280" w:author="Customer" w:date="2015-05-13T15:58:00Z">
              <w:tcPr>
                <w:tcW w:w="4590" w:type="dxa"/>
              </w:tcPr>
            </w:tcPrChange>
          </w:tcPr>
          <w:p w14:paraId="10FBFEEE" w14:textId="77777777" w:rsidR="00431C25" w:rsidRPr="00431C25" w:rsidRDefault="00431C25" w:rsidP="006C05DE">
            <w:pPr>
              <w:pStyle w:val="ListParagraph"/>
              <w:numPr>
                <w:ilvl w:val="0"/>
                <w:numId w:val="34"/>
              </w:numPr>
              <w:tabs>
                <w:tab w:val="left" w:pos="342"/>
                <w:tab w:val="left" w:pos="4191"/>
              </w:tabs>
              <w:rPr>
                <w:sz w:val="26"/>
                <w:szCs w:val="26"/>
              </w:rPr>
            </w:pPr>
            <w:r>
              <w:rPr>
                <w:sz w:val="26"/>
                <w:szCs w:val="26"/>
              </w:rPr>
              <w:t>Combobox</w:t>
            </w:r>
          </w:p>
        </w:tc>
        <w:tc>
          <w:tcPr>
            <w:tcW w:w="2178" w:type="dxa"/>
            <w:tcPrChange w:id="281" w:author="Customer" w:date="2015-05-13T15:58:00Z">
              <w:tcPr>
                <w:tcW w:w="2178" w:type="dxa"/>
              </w:tcPr>
            </w:tcPrChange>
          </w:tcPr>
          <w:p w14:paraId="2E6FADAE" w14:textId="77777777" w:rsidR="00431C25" w:rsidRDefault="00431C25" w:rsidP="00431C25">
            <w:pPr>
              <w:pStyle w:val="ListParagraph"/>
              <w:tabs>
                <w:tab w:val="left" w:pos="342"/>
                <w:tab w:val="left" w:pos="4191"/>
              </w:tabs>
              <w:ind w:left="342"/>
              <w:rPr>
                <w:sz w:val="26"/>
                <w:szCs w:val="26"/>
              </w:rPr>
            </w:pPr>
          </w:p>
        </w:tc>
      </w:tr>
      <w:tr w:rsidR="00431C25" w14:paraId="7828F407" w14:textId="77777777" w:rsidTr="000B5C04">
        <w:tc>
          <w:tcPr>
            <w:tcW w:w="2610" w:type="dxa"/>
            <w:tcPrChange w:id="282" w:author="Customer" w:date="2015-05-13T15:58:00Z">
              <w:tcPr>
                <w:tcW w:w="2610" w:type="dxa"/>
              </w:tcPr>
            </w:tcPrChange>
          </w:tcPr>
          <w:p w14:paraId="37563A19" w14:textId="77777777" w:rsidR="00431C25" w:rsidRDefault="00431C25" w:rsidP="008B2661">
            <w:pPr>
              <w:pStyle w:val="ListParagraph"/>
              <w:tabs>
                <w:tab w:val="left" w:pos="0"/>
                <w:tab w:val="left" w:pos="1080"/>
                <w:tab w:val="left" w:pos="4191"/>
              </w:tabs>
              <w:ind w:left="0"/>
              <w:rPr>
                <w:sz w:val="26"/>
                <w:szCs w:val="26"/>
              </w:rPr>
            </w:pPr>
            <w:r>
              <w:rPr>
                <w:sz w:val="26"/>
                <w:szCs w:val="26"/>
              </w:rPr>
              <w:t>Trạng thái hành động</w:t>
            </w:r>
          </w:p>
        </w:tc>
        <w:tc>
          <w:tcPr>
            <w:tcW w:w="4590" w:type="dxa"/>
            <w:tcPrChange w:id="283" w:author="Customer" w:date="2015-05-13T15:58:00Z">
              <w:tcPr>
                <w:tcW w:w="4590" w:type="dxa"/>
              </w:tcPr>
            </w:tcPrChange>
          </w:tcPr>
          <w:p w14:paraId="01FFA9A7" w14:textId="77777777" w:rsidR="00431C25" w:rsidRPr="00431C25" w:rsidRDefault="00431C25" w:rsidP="006C05DE">
            <w:pPr>
              <w:pStyle w:val="ListParagraph"/>
              <w:numPr>
                <w:ilvl w:val="0"/>
                <w:numId w:val="34"/>
              </w:numPr>
              <w:tabs>
                <w:tab w:val="left" w:pos="342"/>
                <w:tab w:val="left" w:pos="4191"/>
              </w:tabs>
              <w:rPr>
                <w:sz w:val="26"/>
                <w:szCs w:val="26"/>
              </w:rPr>
            </w:pPr>
            <w:r>
              <w:rPr>
                <w:sz w:val="26"/>
                <w:szCs w:val="26"/>
              </w:rPr>
              <w:t>Combobox</w:t>
            </w:r>
          </w:p>
        </w:tc>
        <w:tc>
          <w:tcPr>
            <w:tcW w:w="2178" w:type="dxa"/>
            <w:tcPrChange w:id="284" w:author="Customer" w:date="2015-05-13T15:58:00Z">
              <w:tcPr>
                <w:tcW w:w="2178" w:type="dxa"/>
              </w:tcPr>
            </w:tcPrChange>
          </w:tcPr>
          <w:p w14:paraId="481C139B" w14:textId="77777777" w:rsidR="00431C25" w:rsidRDefault="00431C25" w:rsidP="00431C25">
            <w:pPr>
              <w:pStyle w:val="ListParagraph"/>
              <w:tabs>
                <w:tab w:val="left" w:pos="342"/>
                <w:tab w:val="left" w:pos="4191"/>
              </w:tabs>
              <w:ind w:left="342"/>
              <w:rPr>
                <w:sz w:val="26"/>
                <w:szCs w:val="26"/>
              </w:rPr>
            </w:pPr>
          </w:p>
        </w:tc>
      </w:tr>
      <w:tr w:rsidR="00431C25" w14:paraId="2617F88C" w14:textId="77777777" w:rsidTr="007767F0">
        <w:tc>
          <w:tcPr>
            <w:tcW w:w="9378" w:type="dxa"/>
            <w:gridSpan w:val="3"/>
          </w:tcPr>
          <w:p w14:paraId="5626B5C4" w14:textId="77777777" w:rsidR="00431C25" w:rsidRPr="006E6FB0" w:rsidRDefault="00431C25" w:rsidP="00431C25">
            <w:pPr>
              <w:tabs>
                <w:tab w:val="left" w:pos="342"/>
                <w:tab w:val="left" w:pos="4191"/>
              </w:tabs>
              <w:rPr>
                <w:b/>
                <w:sz w:val="26"/>
                <w:szCs w:val="26"/>
              </w:rPr>
            </w:pPr>
            <w:r w:rsidRPr="006E6FB0">
              <w:rPr>
                <w:b/>
                <w:sz w:val="26"/>
                <w:szCs w:val="26"/>
              </w:rPr>
              <w:t>Người chịu trách nhiệm hành động</w:t>
            </w:r>
          </w:p>
        </w:tc>
      </w:tr>
      <w:tr w:rsidR="00431C25" w14:paraId="29D116CD" w14:textId="77777777" w:rsidTr="006E6FB0">
        <w:tc>
          <w:tcPr>
            <w:tcW w:w="2610" w:type="dxa"/>
            <w:vAlign w:val="bottom"/>
          </w:tcPr>
          <w:p w14:paraId="00A6CC42" w14:textId="77777777" w:rsidR="00431C25" w:rsidRDefault="00431C25" w:rsidP="008B2661">
            <w:pPr>
              <w:pStyle w:val="ListParagraph"/>
              <w:tabs>
                <w:tab w:val="left" w:pos="0"/>
                <w:tab w:val="left" w:pos="1080"/>
                <w:tab w:val="left" w:pos="4191"/>
              </w:tabs>
              <w:ind w:left="0"/>
              <w:rPr>
                <w:sz w:val="26"/>
                <w:szCs w:val="26"/>
              </w:rPr>
            </w:pPr>
            <w:r>
              <w:rPr>
                <w:rFonts w:eastAsia="Courier New"/>
                <w:color w:val="000000"/>
                <w:sz w:val="26"/>
                <w:szCs w:val="26"/>
              </w:rPr>
              <w:t>NHCN/Khối người chịu trách nhiệm</w:t>
            </w:r>
          </w:p>
        </w:tc>
        <w:tc>
          <w:tcPr>
            <w:tcW w:w="4590" w:type="dxa"/>
          </w:tcPr>
          <w:p w14:paraId="19F6B8B3" w14:textId="77777777" w:rsidR="00431C25" w:rsidRPr="0088362C" w:rsidRDefault="00431C25" w:rsidP="006C05DE">
            <w:pPr>
              <w:pStyle w:val="ListParagraph"/>
              <w:numPr>
                <w:ilvl w:val="0"/>
                <w:numId w:val="14"/>
              </w:numPr>
              <w:tabs>
                <w:tab w:val="left" w:pos="342"/>
                <w:tab w:val="left" w:pos="4191"/>
              </w:tabs>
              <w:ind w:left="342"/>
              <w:rPr>
                <w:sz w:val="26"/>
                <w:szCs w:val="26"/>
              </w:rPr>
            </w:pPr>
            <w:r>
              <w:rPr>
                <w:sz w:val="26"/>
                <w:szCs w:val="26"/>
              </w:rPr>
              <w:t>Người dùng chọn từ combobox</w:t>
            </w:r>
          </w:p>
        </w:tc>
        <w:tc>
          <w:tcPr>
            <w:tcW w:w="2178" w:type="dxa"/>
          </w:tcPr>
          <w:p w14:paraId="291871C3" w14:textId="77777777" w:rsidR="00431C25" w:rsidRDefault="00431C25" w:rsidP="006E6FB0">
            <w:pPr>
              <w:pStyle w:val="ListParagraph"/>
              <w:tabs>
                <w:tab w:val="left" w:pos="342"/>
                <w:tab w:val="left" w:pos="4191"/>
              </w:tabs>
              <w:ind w:left="342"/>
              <w:rPr>
                <w:sz w:val="26"/>
                <w:szCs w:val="26"/>
              </w:rPr>
            </w:pPr>
          </w:p>
        </w:tc>
      </w:tr>
      <w:tr w:rsidR="00431C25" w14:paraId="731BEC76" w14:textId="77777777" w:rsidTr="006E6FB0">
        <w:tc>
          <w:tcPr>
            <w:tcW w:w="2610" w:type="dxa"/>
            <w:vAlign w:val="bottom"/>
          </w:tcPr>
          <w:p w14:paraId="55648735" w14:textId="77777777" w:rsidR="00431C25" w:rsidRDefault="00431C25" w:rsidP="008B2661">
            <w:pPr>
              <w:pStyle w:val="ListParagraph"/>
              <w:tabs>
                <w:tab w:val="left" w:pos="0"/>
                <w:tab w:val="left" w:pos="1080"/>
                <w:tab w:val="left" w:pos="4191"/>
              </w:tabs>
              <w:ind w:left="0"/>
              <w:rPr>
                <w:sz w:val="26"/>
                <w:szCs w:val="26"/>
              </w:rPr>
            </w:pPr>
            <w:r>
              <w:rPr>
                <w:rFonts w:eastAsia="Courier New"/>
                <w:color w:val="000000"/>
                <w:sz w:val="26"/>
                <w:szCs w:val="26"/>
              </w:rPr>
              <w:t>CN/trung tâm/phòng người chịu trách nhiệm</w:t>
            </w:r>
          </w:p>
        </w:tc>
        <w:tc>
          <w:tcPr>
            <w:tcW w:w="4590" w:type="dxa"/>
          </w:tcPr>
          <w:p w14:paraId="0CA3DE73" w14:textId="77777777" w:rsidR="00431C25" w:rsidRPr="0088362C" w:rsidRDefault="00431C25" w:rsidP="006C05DE">
            <w:pPr>
              <w:pStyle w:val="ListParagraph"/>
              <w:numPr>
                <w:ilvl w:val="0"/>
                <w:numId w:val="14"/>
              </w:numPr>
              <w:tabs>
                <w:tab w:val="left" w:pos="342"/>
                <w:tab w:val="left" w:pos="4191"/>
              </w:tabs>
              <w:ind w:left="342"/>
              <w:rPr>
                <w:sz w:val="26"/>
                <w:szCs w:val="26"/>
              </w:rPr>
            </w:pPr>
            <w:r w:rsidRPr="00A911AC">
              <w:rPr>
                <w:sz w:val="26"/>
                <w:szCs w:val="26"/>
              </w:rPr>
              <w:t>Người dùng chọn từ combobox</w:t>
            </w:r>
          </w:p>
        </w:tc>
        <w:tc>
          <w:tcPr>
            <w:tcW w:w="2178" w:type="dxa"/>
          </w:tcPr>
          <w:p w14:paraId="0599AA03" w14:textId="77777777" w:rsidR="00431C25" w:rsidRPr="00A911AC" w:rsidRDefault="00431C25" w:rsidP="006E6FB0">
            <w:pPr>
              <w:pStyle w:val="ListParagraph"/>
              <w:tabs>
                <w:tab w:val="left" w:pos="342"/>
                <w:tab w:val="left" w:pos="4191"/>
              </w:tabs>
              <w:ind w:left="342"/>
              <w:rPr>
                <w:sz w:val="26"/>
                <w:szCs w:val="26"/>
              </w:rPr>
            </w:pPr>
          </w:p>
        </w:tc>
      </w:tr>
      <w:tr w:rsidR="00431C25" w14:paraId="7C88170B" w14:textId="77777777" w:rsidTr="006E6FB0">
        <w:tc>
          <w:tcPr>
            <w:tcW w:w="2610" w:type="dxa"/>
            <w:vAlign w:val="bottom"/>
          </w:tcPr>
          <w:p w14:paraId="114B4DA0" w14:textId="77777777" w:rsidR="00431C25" w:rsidRDefault="00431C25" w:rsidP="008B2661">
            <w:pPr>
              <w:pStyle w:val="ListParagraph"/>
              <w:tabs>
                <w:tab w:val="left" w:pos="0"/>
                <w:tab w:val="left" w:pos="1080"/>
                <w:tab w:val="left" w:pos="4191"/>
              </w:tabs>
              <w:ind w:left="0"/>
              <w:rPr>
                <w:sz w:val="26"/>
                <w:szCs w:val="26"/>
              </w:rPr>
            </w:pPr>
            <w:r>
              <w:rPr>
                <w:rFonts w:eastAsia="Courier New"/>
                <w:color w:val="000000"/>
                <w:sz w:val="26"/>
                <w:szCs w:val="26"/>
              </w:rPr>
              <w:lastRenderedPageBreak/>
              <w:t>PGD/ tổ/ nhóm người chịu trách nhiệm</w:t>
            </w:r>
          </w:p>
        </w:tc>
        <w:tc>
          <w:tcPr>
            <w:tcW w:w="4590" w:type="dxa"/>
          </w:tcPr>
          <w:p w14:paraId="10EDB630" w14:textId="77777777" w:rsidR="00431C25" w:rsidRPr="0088362C" w:rsidRDefault="00431C25" w:rsidP="006C05DE">
            <w:pPr>
              <w:pStyle w:val="ListParagraph"/>
              <w:numPr>
                <w:ilvl w:val="0"/>
                <w:numId w:val="14"/>
              </w:numPr>
              <w:tabs>
                <w:tab w:val="left" w:pos="342"/>
                <w:tab w:val="left" w:pos="4191"/>
              </w:tabs>
              <w:ind w:left="342"/>
              <w:rPr>
                <w:sz w:val="26"/>
                <w:szCs w:val="26"/>
              </w:rPr>
            </w:pPr>
            <w:r w:rsidRPr="00A911AC">
              <w:rPr>
                <w:sz w:val="26"/>
                <w:szCs w:val="26"/>
              </w:rPr>
              <w:t>Người dùng chọn từ combobox</w:t>
            </w:r>
          </w:p>
        </w:tc>
        <w:tc>
          <w:tcPr>
            <w:tcW w:w="2178" w:type="dxa"/>
          </w:tcPr>
          <w:p w14:paraId="0A7318B9" w14:textId="77777777" w:rsidR="00431C25" w:rsidRPr="00A911AC" w:rsidRDefault="00431C25" w:rsidP="006E6FB0">
            <w:pPr>
              <w:pStyle w:val="ListParagraph"/>
              <w:tabs>
                <w:tab w:val="left" w:pos="342"/>
                <w:tab w:val="left" w:pos="4191"/>
              </w:tabs>
              <w:ind w:left="342"/>
              <w:rPr>
                <w:sz w:val="26"/>
                <w:szCs w:val="26"/>
              </w:rPr>
            </w:pPr>
          </w:p>
        </w:tc>
      </w:tr>
      <w:tr w:rsidR="00431C25" w14:paraId="0350452E" w14:textId="77777777" w:rsidTr="007767F0">
        <w:tc>
          <w:tcPr>
            <w:tcW w:w="9378" w:type="dxa"/>
            <w:gridSpan w:val="3"/>
            <w:vAlign w:val="bottom"/>
          </w:tcPr>
          <w:p w14:paraId="0BE8F6C9" w14:textId="77777777" w:rsidR="00431C25" w:rsidRPr="006E6FB0" w:rsidRDefault="00431C25" w:rsidP="00431C25">
            <w:pPr>
              <w:tabs>
                <w:tab w:val="left" w:pos="342"/>
                <w:tab w:val="left" w:pos="4191"/>
              </w:tabs>
              <w:rPr>
                <w:b/>
                <w:sz w:val="26"/>
                <w:szCs w:val="26"/>
              </w:rPr>
            </w:pPr>
            <w:r w:rsidRPr="006E6FB0">
              <w:rPr>
                <w:b/>
                <w:sz w:val="26"/>
                <w:szCs w:val="26"/>
              </w:rPr>
              <w:t>Người giám sát hành động</w:t>
            </w:r>
          </w:p>
        </w:tc>
      </w:tr>
      <w:tr w:rsidR="00431C25" w14:paraId="7889A985" w14:textId="77777777" w:rsidTr="006E6FB0">
        <w:tc>
          <w:tcPr>
            <w:tcW w:w="2610" w:type="dxa"/>
            <w:vAlign w:val="bottom"/>
          </w:tcPr>
          <w:p w14:paraId="397AA61E" w14:textId="77777777" w:rsidR="00431C25" w:rsidRDefault="00431C25" w:rsidP="008B2661">
            <w:pPr>
              <w:pStyle w:val="ListParagraph"/>
              <w:tabs>
                <w:tab w:val="left" w:pos="0"/>
                <w:tab w:val="left" w:pos="1080"/>
                <w:tab w:val="left" w:pos="4191"/>
              </w:tabs>
              <w:ind w:left="0"/>
              <w:rPr>
                <w:sz w:val="26"/>
                <w:szCs w:val="26"/>
              </w:rPr>
            </w:pPr>
            <w:r>
              <w:rPr>
                <w:rFonts w:eastAsia="Courier New"/>
                <w:color w:val="000000"/>
                <w:sz w:val="26"/>
                <w:szCs w:val="26"/>
              </w:rPr>
              <w:t>NHCN/Khối người giám sát</w:t>
            </w:r>
          </w:p>
        </w:tc>
        <w:tc>
          <w:tcPr>
            <w:tcW w:w="4590" w:type="dxa"/>
          </w:tcPr>
          <w:p w14:paraId="31438D6A" w14:textId="77777777" w:rsidR="00431C25" w:rsidRPr="0088362C" w:rsidRDefault="00431C25" w:rsidP="006C05DE">
            <w:pPr>
              <w:pStyle w:val="ListParagraph"/>
              <w:numPr>
                <w:ilvl w:val="0"/>
                <w:numId w:val="14"/>
              </w:numPr>
              <w:tabs>
                <w:tab w:val="left" w:pos="342"/>
                <w:tab w:val="left" w:pos="4191"/>
              </w:tabs>
              <w:ind w:left="342"/>
              <w:rPr>
                <w:sz w:val="26"/>
                <w:szCs w:val="26"/>
              </w:rPr>
            </w:pPr>
            <w:r w:rsidRPr="00A911AC">
              <w:rPr>
                <w:sz w:val="26"/>
                <w:szCs w:val="26"/>
              </w:rPr>
              <w:t>Người dùng chọn từ combobox</w:t>
            </w:r>
          </w:p>
        </w:tc>
        <w:tc>
          <w:tcPr>
            <w:tcW w:w="2178" w:type="dxa"/>
          </w:tcPr>
          <w:p w14:paraId="0794F50D" w14:textId="77777777" w:rsidR="00431C25" w:rsidRPr="00A911AC" w:rsidRDefault="00431C25" w:rsidP="006E6FB0">
            <w:pPr>
              <w:pStyle w:val="ListParagraph"/>
              <w:tabs>
                <w:tab w:val="left" w:pos="342"/>
                <w:tab w:val="left" w:pos="4191"/>
              </w:tabs>
              <w:ind w:left="342"/>
              <w:rPr>
                <w:sz w:val="26"/>
                <w:szCs w:val="26"/>
              </w:rPr>
            </w:pPr>
          </w:p>
        </w:tc>
      </w:tr>
      <w:tr w:rsidR="00431C25" w14:paraId="6E9BD2A9" w14:textId="77777777" w:rsidTr="006E6FB0">
        <w:tc>
          <w:tcPr>
            <w:tcW w:w="2610" w:type="dxa"/>
            <w:vAlign w:val="bottom"/>
          </w:tcPr>
          <w:p w14:paraId="54393D30" w14:textId="77777777" w:rsidR="00431C25" w:rsidRDefault="00431C25" w:rsidP="008B2661">
            <w:pPr>
              <w:pStyle w:val="ListParagraph"/>
              <w:tabs>
                <w:tab w:val="left" w:pos="0"/>
                <w:tab w:val="left" w:pos="1080"/>
                <w:tab w:val="left" w:pos="4191"/>
              </w:tabs>
              <w:ind w:left="0"/>
              <w:rPr>
                <w:sz w:val="26"/>
                <w:szCs w:val="26"/>
              </w:rPr>
            </w:pPr>
            <w:r>
              <w:rPr>
                <w:rFonts w:eastAsia="Courier New"/>
                <w:color w:val="000000"/>
                <w:sz w:val="26"/>
                <w:szCs w:val="26"/>
              </w:rPr>
              <w:t>CN/trung tâm/phòng người giám sát</w:t>
            </w:r>
          </w:p>
        </w:tc>
        <w:tc>
          <w:tcPr>
            <w:tcW w:w="4590" w:type="dxa"/>
          </w:tcPr>
          <w:p w14:paraId="32ED4D9A" w14:textId="77777777" w:rsidR="00431C25" w:rsidRPr="0088362C" w:rsidRDefault="00431C25" w:rsidP="006C05DE">
            <w:pPr>
              <w:pStyle w:val="ListParagraph"/>
              <w:numPr>
                <w:ilvl w:val="0"/>
                <w:numId w:val="14"/>
              </w:numPr>
              <w:tabs>
                <w:tab w:val="left" w:pos="342"/>
                <w:tab w:val="left" w:pos="4191"/>
              </w:tabs>
              <w:ind w:left="342"/>
              <w:rPr>
                <w:sz w:val="26"/>
                <w:szCs w:val="26"/>
              </w:rPr>
            </w:pPr>
            <w:r w:rsidRPr="00A911AC">
              <w:rPr>
                <w:sz w:val="26"/>
                <w:szCs w:val="26"/>
              </w:rPr>
              <w:t>Người dùng chọn từ combobox</w:t>
            </w:r>
          </w:p>
        </w:tc>
        <w:tc>
          <w:tcPr>
            <w:tcW w:w="2178" w:type="dxa"/>
          </w:tcPr>
          <w:p w14:paraId="54C6EDC0" w14:textId="77777777" w:rsidR="00431C25" w:rsidRPr="00A911AC" w:rsidRDefault="00431C25" w:rsidP="006E6FB0">
            <w:pPr>
              <w:pStyle w:val="ListParagraph"/>
              <w:tabs>
                <w:tab w:val="left" w:pos="342"/>
                <w:tab w:val="left" w:pos="4191"/>
              </w:tabs>
              <w:ind w:left="342"/>
              <w:rPr>
                <w:sz w:val="26"/>
                <w:szCs w:val="26"/>
              </w:rPr>
            </w:pPr>
          </w:p>
        </w:tc>
      </w:tr>
      <w:tr w:rsidR="00431C25" w14:paraId="7A4F3B09" w14:textId="77777777" w:rsidTr="006E6FB0">
        <w:tc>
          <w:tcPr>
            <w:tcW w:w="2610" w:type="dxa"/>
            <w:vAlign w:val="bottom"/>
          </w:tcPr>
          <w:p w14:paraId="6AED9D85" w14:textId="77777777" w:rsidR="00431C25" w:rsidRDefault="00431C25" w:rsidP="008B2661">
            <w:pPr>
              <w:pStyle w:val="ListParagraph"/>
              <w:tabs>
                <w:tab w:val="left" w:pos="0"/>
                <w:tab w:val="left" w:pos="1080"/>
                <w:tab w:val="left" w:pos="4191"/>
              </w:tabs>
              <w:ind w:left="0"/>
              <w:rPr>
                <w:sz w:val="26"/>
                <w:szCs w:val="26"/>
              </w:rPr>
            </w:pPr>
            <w:r>
              <w:rPr>
                <w:rFonts w:eastAsia="Courier New"/>
                <w:color w:val="000000"/>
                <w:sz w:val="26"/>
                <w:szCs w:val="26"/>
              </w:rPr>
              <w:t>PGD/ tổ/ nhóm người giám sát</w:t>
            </w:r>
          </w:p>
        </w:tc>
        <w:tc>
          <w:tcPr>
            <w:tcW w:w="4590" w:type="dxa"/>
          </w:tcPr>
          <w:p w14:paraId="38C0E889" w14:textId="77777777" w:rsidR="00431C25" w:rsidRPr="0088362C" w:rsidRDefault="00431C25" w:rsidP="006C05DE">
            <w:pPr>
              <w:pStyle w:val="ListParagraph"/>
              <w:numPr>
                <w:ilvl w:val="0"/>
                <w:numId w:val="14"/>
              </w:numPr>
              <w:tabs>
                <w:tab w:val="left" w:pos="342"/>
                <w:tab w:val="left" w:pos="4191"/>
              </w:tabs>
              <w:ind w:left="342"/>
              <w:rPr>
                <w:sz w:val="26"/>
                <w:szCs w:val="26"/>
              </w:rPr>
            </w:pPr>
            <w:r w:rsidRPr="00A911AC">
              <w:rPr>
                <w:sz w:val="26"/>
                <w:szCs w:val="26"/>
              </w:rPr>
              <w:t>Người dùng chọn từ combobox</w:t>
            </w:r>
          </w:p>
        </w:tc>
        <w:tc>
          <w:tcPr>
            <w:tcW w:w="2178" w:type="dxa"/>
          </w:tcPr>
          <w:p w14:paraId="5BA594ED" w14:textId="77777777" w:rsidR="00431C25" w:rsidRPr="00A911AC" w:rsidRDefault="00431C25" w:rsidP="006E6FB0">
            <w:pPr>
              <w:pStyle w:val="ListParagraph"/>
              <w:tabs>
                <w:tab w:val="left" w:pos="342"/>
                <w:tab w:val="left" w:pos="4191"/>
              </w:tabs>
              <w:ind w:left="342"/>
              <w:rPr>
                <w:sz w:val="26"/>
                <w:szCs w:val="26"/>
              </w:rPr>
            </w:pPr>
          </w:p>
        </w:tc>
      </w:tr>
      <w:tr w:rsidR="00431C25" w14:paraId="2256D224" w14:textId="77777777" w:rsidTr="006E6FB0">
        <w:tc>
          <w:tcPr>
            <w:tcW w:w="2610" w:type="dxa"/>
            <w:vAlign w:val="center"/>
          </w:tcPr>
          <w:p w14:paraId="4C98BA89" w14:textId="77777777" w:rsidR="00431C25" w:rsidRDefault="00431C25" w:rsidP="00B857FD">
            <w:pPr>
              <w:pStyle w:val="ListParagraph"/>
              <w:tabs>
                <w:tab w:val="left" w:pos="0"/>
                <w:tab w:val="left" w:pos="1080"/>
                <w:tab w:val="left" w:pos="4191"/>
              </w:tabs>
              <w:ind w:left="0"/>
              <w:rPr>
                <w:sz w:val="26"/>
                <w:szCs w:val="26"/>
              </w:rPr>
            </w:pPr>
            <w:r w:rsidRPr="00BA51F4">
              <w:rPr>
                <w:sz w:val="26"/>
                <w:szCs w:val="26"/>
              </w:rPr>
              <w:t>Thời</w:t>
            </w:r>
            <w:r>
              <w:rPr>
                <w:color w:val="000000"/>
                <w:sz w:val="26"/>
                <w:szCs w:val="26"/>
              </w:rPr>
              <w:t xml:space="preserve"> hạn hoàn thành</w:t>
            </w:r>
          </w:p>
        </w:tc>
        <w:tc>
          <w:tcPr>
            <w:tcW w:w="4590" w:type="dxa"/>
          </w:tcPr>
          <w:p w14:paraId="1A38F3C3" w14:textId="77777777" w:rsidR="00431C25" w:rsidRPr="006E6FB0" w:rsidRDefault="00431C25" w:rsidP="006C05DE">
            <w:pPr>
              <w:pStyle w:val="ListParagraph"/>
              <w:numPr>
                <w:ilvl w:val="0"/>
                <w:numId w:val="14"/>
              </w:numPr>
              <w:tabs>
                <w:tab w:val="left" w:pos="342"/>
                <w:tab w:val="left" w:pos="4191"/>
              </w:tabs>
              <w:ind w:left="342"/>
              <w:rPr>
                <w:sz w:val="26"/>
                <w:szCs w:val="26"/>
              </w:rPr>
            </w:pPr>
            <w:r w:rsidRPr="00A911AC">
              <w:rPr>
                <w:sz w:val="26"/>
                <w:szCs w:val="26"/>
              </w:rPr>
              <w:t>Người dùng chọn từ combobox</w:t>
            </w:r>
          </w:p>
        </w:tc>
        <w:tc>
          <w:tcPr>
            <w:tcW w:w="2178" w:type="dxa"/>
          </w:tcPr>
          <w:p w14:paraId="15EC3917" w14:textId="77777777" w:rsidR="00431C25" w:rsidRPr="00A911AC" w:rsidRDefault="00431C25" w:rsidP="006E6FB0">
            <w:pPr>
              <w:pStyle w:val="ListParagraph"/>
              <w:tabs>
                <w:tab w:val="left" w:pos="342"/>
                <w:tab w:val="left" w:pos="4191"/>
              </w:tabs>
              <w:ind w:left="342"/>
              <w:rPr>
                <w:sz w:val="26"/>
                <w:szCs w:val="26"/>
              </w:rPr>
            </w:pPr>
          </w:p>
        </w:tc>
      </w:tr>
      <w:tr w:rsidR="00431C25" w14:paraId="622F10F0" w14:textId="77777777" w:rsidTr="006E6FB0">
        <w:tc>
          <w:tcPr>
            <w:tcW w:w="2610" w:type="dxa"/>
          </w:tcPr>
          <w:p w14:paraId="77C87E0D" w14:textId="77777777" w:rsidR="00431C25" w:rsidRPr="00A03DDB" w:rsidRDefault="00431C25" w:rsidP="008B2661">
            <w:pPr>
              <w:pStyle w:val="ListParagraph"/>
              <w:tabs>
                <w:tab w:val="left" w:pos="0"/>
                <w:tab w:val="left" w:pos="1080"/>
                <w:tab w:val="left" w:pos="4191"/>
              </w:tabs>
              <w:ind w:left="0"/>
              <w:rPr>
                <w:i/>
                <w:sz w:val="26"/>
                <w:szCs w:val="26"/>
              </w:rPr>
            </w:pPr>
            <w:r>
              <w:rPr>
                <w:sz w:val="26"/>
                <w:szCs w:val="26"/>
              </w:rPr>
              <w:t>Search:</w:t>
            </w:r>
          </w:p>
        </w:tc>
        <w:tc>
          <w:tcPr>
            <w:tcW w:w="4590" w:type="dxa"/>
          </w:tcPr>
          <w:p w14:paraId="6198A3CB" w14:textId="77777777" w:rsidR="00431C25" w:rsidRPr="0088362C" w:rsidRDefault="00431C25" w:rsidP="006C05DE">
            <w:pPr>
              <w:pStyle w:val="ListParagraph"/>
              <w:numPr>
                <w:ilvl w:val="0"/>
                <w:numId w:val="14"/>
              </w:numPr>
              <w:tabs>
                <w:tab w:val="left" w:pos="342"/>
                <w:tab w:val="left" w:pos="4191"/>
              </w:tabs>
              <w:ind w:left="342"/>
              <w:rPr>
                <w:sz w:val="26"/>
                <w:szCs w:val="26"/>
              </w:rPr>
            </w:pPr>
            <w:r w:rsidRPr="0088362C">
              <w:rPr>
                <w:sz w:val="26"/>
                <w:szCs w:val="26"/>
              </w:rPr>
              <w:t xml:space="preserve">Dạng </w:t>
            </w:r>
            <w:r w:rsidRPr="0088362C">
              <w:rPr>
                <w:b/>
                <w:sz w:val="26"/>
                <w:szCs w:val="26"/>
              </w:rPr>
              <w:t>text box</w:t>
            </w:r>
          </w:p>
          <w:p w14:paraId="37D09251" w14:textId="77777777" w:rsidR="00431C25" w:rsidRDefault="00431C25" w:rsidP="006C05DE">
            <w:pPr>
              <w:pStyle w:val="ListParagraph"/>
              <w:numPr>
                <w:ilvl w:val="0"/>
                <w:numId w:val="14"/>
              </w:numPr>
              <w:tabs>
                <w:tab w:val="left" w:pos="0"/>
                <w:tab w:val="left" w:pos="1080"/>
                <w:tab w:val="left" w:pos="4191"/>
              </w:tabs>
              <w:spacing w:line="276" w:lineRule="auto"/>
              <w:ind w:left="342"/>
              <w:rPr>
                <w:i/>
                <w:sz w:val="26"/>
                <w:szCs w:val="26"/>
              </w:rPr>
            </w:pPr>
            <w:r w:rsidRPr="00B268DF">
              <w:rPr>
                <w:sz w:val="26"/>
                <w:szCs w:val="26"/>
              </w:rPr>
              <w:t>User tự nhập dữ liệu vào.</w:t>
            </w:r>
          </w:p>
        </w:tc>
        <w:tc>
          <w:tcPr>
            <w:tcW w:w="2178" w:type="dxa"/>
          </w:tcPr>
          <w:p w14:paraId="5789F2A9" w14:textId="77777777" w:rsidR="00431C25" w:rsidRPr="0088362C" w:rsidRDefault="00431C25" w:rsidP="006E6FB0">
            <w:pPr>
              <w:pStyle w:val="ListParagraph"/>
              <w:tabs>
                <w:tab w:val="left" w:pos="342"/>
                <w:tab w:val="left" w:pos="4191"/>
              </w:tabs>
              <w:ind w:left="342"/>
              <w:rPr>
                <w:sz w:val="26"/>
                <w:szCs w:val="26"/>
              </w:rPr>
            </w:pPr>
          </w:p>
        </w:tc>
      </w:tr>
      <w:tr w:rsidR="00431C25" w14:paraId="33D8BFB0" w14:textId="77777777" w:rsidTr="006E6FB0">
        <w:tc>
          <w:tcPr>
            <w:tcW w:w="2610" w:type="dxa"/>
          </w:tcPr>
          <w:p w14:paraId="42A9B555" w14:textId="77777777" w:rsidR="00431C25" w:rsidRPr="00A03DDB" w:rsidRDefault="00431C25" w:rsidP="009B5328">
            <w:pPr>
              <w:pStyle w:val="ListParagraph"/>
              <w:tabs>
                <w:tab w:val="left" w:pos="0"/>
                <w:tab w:val="left" w:pos="1080"/>
                <w:tab w:val="left" w:pos="4191"/>
              </w:tabs>
              <w:spacing w:line="276" w:lineRule="auto"/>
              <w:ind w:left="0"/>
              <w:rPr>
                <w:sz w:val="26"/>
                <w:szCs w:val="26"/>
              </w:rPr>
            </w:pPr>
            <w:r>
              <w:rPr>
                <w:sz w:val="26"/>
                <w:szCs w:val="26"/>
              </w:rPr>
              <w:t>Button Lọc thông tin</w:t>
            </w:r>
          </w:p>
        </w:tc>
        <w:tc>
          <w:tcPr>
            <w:tcW w:w="4590" w:type="dxa"/>
          </w:tcPr>
          <w:p w14:paraId="039E582C" w14:textId="77777777" w:rsidR="00431C25" w:rsidRPr="00B268DF" w:rsidRDefault="00431C25" w:rsidP="006C05DE">
            <w:pPr>
              <w:pStyle w:val="ListParagraph"/>
              <w:numPr>
                <w:ilvl w:val="0"/>
                <w:numId w:val="11"/>
              </w:numPr>
              <w:tabs>
                <w:tab w:val="left" w:pos="342"/>
                <w:tab w:val="left" w:pos="4191"/>
              </w:tabs>
              <w:ind w:left="342"/>
              <w:rPr>
                <w:sz w:val="26"/>
                <w:szCs w:val="26"/>
              </w:rPr>
            </w:pPr>
            <w:r>
              <w:rPr>
                <w:sz w:val="26"/>
                <w:szCs w:val="26"/>
              </w:rPr>
              <w:t>Sẽ hiển thị kết quả theo điều kiện lọc ở trên</w:t>
            </w:r>
          </w:p>
        </w:tc>
        <w:tc>
          <w:tcPr>
            <w:tcW w:w="2178" w:type="dxa"/>
          </w:tcPr>
          <w:p w14:paraId="6CA93EBD" w14:textId="77777777" w:rsidR="00431C25" w:rsidRDefault="00431C25" w:rsidP="006E6FB0">
            <w:pPr>
              <w:pStyle w:val="ListParagraph"/>
              <w:tabs>
                <w:tab w:val="left" w:pos="4191"/>
              </w:tabs>
              <w:ind w:left="342"/>
              <w:rPr>
                <w:sz w:val="26"/>
                <w:szCs w:val="26"/>
              </w:rPr>
            </w:pPr>
          </w:p>
        </w:tc>
      </w:tr>
      <w:tr w:rsidR="00A9713B" w14:paraId="45EFEA58" w14:textId="77777777" w:rsidTr="006E6FB0">
        <w:tc>
          <w:tcPr>
            <w:tcW w:w="2610" w:type="dxa"/>
          </w:tcPr>
          <w:p w14:paraId="1D3E937D" w14:textId="77777777" w:rsidR="00A9713B" w:rsidRPr="00840D45" w:rsidRDefault="00A9713B" w:rsidP="009B5328">
            <w:pPr>
              <w:pStyle w:val="ListParagraph"/>
              <w:tabs>
                <w:tab w:val="left" w:pos="0"/>
                <w:tab w:val="left" w:pos="1080"/>
                <w:tab w:val="left" w:pos="4191"/>
              </w:tabs>
              <w:ind w:left="0"/>
              <w:rPr>
                <w:sz w:val="26"/>
                <w:szCs w:val="26"/>
                <w:highlight w:val="yellow"/>
              </w:rPr>
            </w:pPr>
            <w:r w:rsidRPr="00840D45">
              <w:rPr>
                <w:sz w:val="26"/>
                <w:szCs w:val="26"/>
                <w:highlight w:val="yellow"/>
              </w:rPr>
              <w:t>Button Thêm mới hành động</w:t>
            </w:r>
          </w:p>
        </w:tc>
        <w:tc>
          <w:tcPr>
            <w:tcW w:w="4590" w:type="dxa"/>
          </w:tcPr>
          <w:p w14:paraId="04ACE001" w14:textId="77777777" w:rsidR="00A9713B" w:rsidRPr="00840D45" w:rsidRDefault="00A9713B" w:rsidP="006C05DE">
            <w:pPr>
              <w:pStyle w:val="ListParagraph"/>
              <w:numPr>
                <w:ilvl w:val="0"/>
                <w:numId w:val="11"/>
              </w:numPr>
              <w:tabs>
                <w:tab w:val="left" w:pos="342"/>
                <w:tab w:val="left" w:pos="4191"/>
              </w:tabs>
              <w:ind w:left="342"/>
              <w:rPr>
                <w:sz w:val="26"/>
                <w:szCs w:val="26"/>
                <w:highlight w:val="yellow"/>
              </w:rPr>
            </w:pPr>
            <w:r w:rsidRPr="00840D45">
              <w:rPr>
                <w:sz w:val="26"/>
                <w:szCs w:val="26"/>
                <w:highlight w:val="yellow"/>
              </w:rPr>
              <w:t>Sẽ hiển thị màn hình tạo mới hành động</w:t>
            </w:r>
          </w:p>
        </w:tc>
        <w:tc>
          <w:tcPr>
            <w:tcW w:w="2178" w:type="dxa"/>
          </w:tcPr>
          <w:p w14:paraId="771A45AD" w14:textId="77777777" w:rsidR="00A9713B" w:rsidRDefault="00A9713B" w:rsidP="006E6FB0">
            <w:pPr>
              <w:pStyle w:val="ListParagraph"/>
              <w:tabs>
                <w:tab w:val="left" w:pos="4191"/>
              </w:tabs>
              <w:ind w:left="342"/>
              <w:rPr>
                <w:sz w:val="26"/>
                <w:szCs w:val="26"/>
              </w:rPr>
            </w:pPr>
          </w:p>
        </w:tc>
      </w:tr>
      <w:tr w:rsidR="00431C25" w14:paraId="73E5D684" w14:textId="77777777" w:rsidTr="006E6FB0">
        <w:tc>
          <w:tcPr>
            <w:tcW w:w="2610" w:type="dxa"/>
          </w:tcPr>
          <w:p w14:paraId="1FFE0C69" w14:textId="77777777" w:rsidR="00431C25" w:rsidRPr="00A03DDB" w:rsidRDefault="00431C25" w:rsidP="008B2661">
            <w:pPr>
              <w:pStyle w:val="ListParagraph"/>
              <w:tabs>
                <w:tab w:val="left" w:pos="0"/>
                <w:tab w:val="left" w:pos="1080"/>
                <w:tab w:val="left" w:pos="4191"/>
              </w:tabs>
              <w:spacing w:line="276" w:lineRule="auto"/>
              <w:ind w:left="0"/>
              <w:rPr>
                <w:sz w:val="26"/>
                <w:szCs w:val="26"/>
              </w:rPr>
            </w:pPr>
            <w:r>
              <w:rPr>
                <w:sz w:val="26"/>
                <w:szCs w:val="26"/>
              </w:rPr>
              <w:t>Danh sách hành động</w:t>
            </w:r>
          </w:p>
        </w:tc>
        <w:tc>
          <w:tcPr>
            <w:tcW w:w="4590" w:type="dxa"/>
          </w:tcPr>
          <w:p w14:paraId="702ED4D5" w14:textId="77777777" w:rsidR="00431C25" w:rsidRDefault="00431C25" w:rsidP="006C05DE">
            <w:pPr>
              <w:pStyle w:val="ListParagraph"/>
              <w:numPr>
                <w:ilvl w:val="0"/>
                <w:numId w:val="11"/>
              </w:numPr>
              <w:tabs>
                <w:tab w:val="left" w:pos="0"/>
                <w:tab w:val="left" w:pos="1080"/>
                <w:tab w:val="left" w:pos="4191"/>
              </w:tabs>
              <w:spacing w:line="276" w:lineRule="auto"/>
              <w:ind w:left="342"/>
              <w:rPr>
                <w:sz w:val="26"/>
                <w:szCs w:val="26"/>
              </w:rPr>
            </w:pPr>
            <w:r>
              <w:rPr>
                <w:sz w:val="26"/>
                <w:szCs w:val="26"/>
              </w:rPr>
              <w:t>Tất cả các hành động trong cơ sở dữ liệu</w:t>
            </w:r>
          </w:p>
          <w:p w14:paraId="4FA7F487" w14:textId="1D43D131" w:rsidR="00431C25" w:rsidRDefault="00431C25" w:rsidP="006C05DE">
            <w:pPr>
              <w:pStyle w:val="ListParagraph"/>
              <w:numPr>
                <w:ilvl w:val="0"/>
                <w:numId w:val="11"/>
              </w:numPr>
              <w:tabs>
                <w:tab w:val="left" w:pos="0"/>
                <w:tab w:val="left" w:pos="1080"/>
                <w:tab w:val="left" w:pos="4191"/>
              </w:tabs>
              <w:spacing w:line="276" w:lineRule="auto"/>
              <w:ind w:left="342"/>
              <w:rPr>
                <w:sz w:val="26"/>
                <w:szCs w:val="26"/>
              </w:rPr>
            </w:pPr>
            <w:r w:rsidRPr="0088362C">
              <w:rPr>
                <w:sz w:val="26"/>
                <w:szCs w:val="26"/>
              </w:rPr>
              <w:t>Danh sách sẽ phân trang</w:t>
            </w:r>
            <w:ins w:id="285" w:author="Michael Nguyen" w:date="2015-05-14T06:27:00Z">
              <w:r w:rsidR="00B05D90">
                <w:rPr>
                  <w:sz w:val="26"/>
                  <w:szCs w:val="26"/>
                </w:rPr>
                <w:t xml:space="preserve"> với số lượng 20 bản ghi/trang</w:t>
              </w:r>
            </w:ins>
          </w:p>
        </w:tc>
        <w:tc>
          <w:tcPr>
            <w:tcW w:w="2178" w:type="dxa"/>
          </w:tcPr>
          <w:p w14:paraId="795CB056" w14:textId="77777777" w:rsidR="00431C25" w:rsidRDefault="00431C25" w:rsidP="006E6FB0">
            <w:pPr>
              <w:pStyle w:val="ListParagraph"/>
              <w:tabs>
                <w:tab w:val="left" w:pos="0"/>
                <w:tab w:val="left" w:pos="1080"/>
                <w:tab w:val="left" w:pos="4191"/>
              </w:tabs>
              <w:ind w:left="342"/>
              <w:rPr>
                <w:sz w:val="26"/>
                <w:szCs w:val="26"/>
              </w:rPr>
            </w:pPr>
          </w:p>
        </w:tc>
      </w:tr>
    </w:tbl>
    <w:p w14:paraId="536368C8" w14:textId="77777777" w:rsidR="00442ABF" w:rsidRDefault="00442ABF" w:rsidP="00442ABF">
      <w:pPr>
        <w:pStyle w:val="ListParagraph"/>
        <w:tabs>
          <w:tab w:val="left" w:pos="540"/>
          <w:tab w:val="left" w:pos="4191"/>
        </w:tabs>
        <w:spacing w:line="360" w:lineRule="auto"/>
        <w:ind w:left="540"/>
        <w:rPr>
          <w:b/>
          <w:sz w:val="26"/>
          <w:szCs w:val="26"/>
        </w:rPr>
      </w:pPr>
    </w:p>
    <w:p w14:paraId="27B7B0FA" w14:textId="77777777" w:rsidR="00840D45" w:rsidRDefault="00840D45" w:rsidP="00442ABF">
      <w:pPr>
        <w:pStyle w:val="ListParagraph"/>
        <w:tabs>
          <w:tab w:val="left" w:pos="540"/>
          <w:tab w:val="left" w:pos="4191"/>
        </w:tabs>
        <w:spacing w:line="360" w:lineRule="auto"/>
        <w:ind w:left="540"/>
        <w:rPr>
          <w:b/>
          <w:sz w:val="26"/>
          <w:szCs w:val="26"/>
        </w:rPr>
      </w:pPr>
    </w:p>
    <w:p w14:paraId="4D0D2503" w14:textId="77777777" w:rsidR="007732F6" w:rsidRPr="007732F6" w:rsidRDefault="00271846" w:rsidP="007732F6">
      <w:pPr>
        <w:pStyle w:val="ListParagraph"/>
        <w:numPr>
          <w:ilvl w:val="1"/>
          <w:numId w:val="19"/>
        </w:numPr>
        <w:tabs>
          <w:tab w:val="left" w:pos="540"/>
          <w:tab w:val="left" w:pos="4191"/>
        </w:tabs>
        <w:spacing w:line="360" w:lineRule="auto"/>
        <w:ind w:left="540" w:hanging="555"/>
        <w:rPr>
          <w:b/>
          <w:sz w:val="26"/>
          <w:szCs w:val="26"/>
        </w:rPr>
      </w:pPr>
      <w:r w:rsidRPr="00271846">
        <w:rPr>
          <w:b/>
          <w:sz w:val="26"/>
          <w:szCs w:val="26"/>
        </w:rPr>
        <w:t>Module KRIs:</w:t>
      </w:r>
    </w:p>
    <w:p w14:paraId="0C51B4CB" w14:textId="77777777" w:rsidR="00A9713B" w:rsidRDefault="00A9713B" w:rsidP="006C05DE">
      <w:pPr>
        <w:pStyle w:val="ListParagraph"/>
        <w:numPr>
          <w:ilvl w:val="2"/>
          <w:numId w:val="19"/>
        </w:numPr>
        <w:tabs>
          <w:tab w:val="left" w:pos="4191"/>
        </w:tabs>
        <w:spacing w:line="360" w:lineRule="auto"/>
        <w:rPr>
          <w:b/>
          <w:sz w:val="26"/>
          <w:szCs w:val="26"/>
        </w:rPr>
      </w:pPr>
      <w:r>
        <w:rPr>
          <w:b/>
          <w:sz w:val="26"/>
          <w:szCs w:val="26"/>
        </w:rPr>
        <w:t xml:space="preserve">Danh sách KRIs: </w:t>
      </w:r>
    </w:p>
    <w:p w14:paraId="359174E9" w14:textId="77777777" w:rsidR="00A9713B" w:rsidRDefault="00A9713B" w:rsidP="00A9713B">
      <w:pPr>
        <w:pStyle w:val="ListParagraph"/>
        <w:numPr>
          <w:ilvl w:val="3"/>
          <w:numId w:val="19"/>
        </w:numPr>
        <w:tabs>
          <w:tab w:val="left" w:pos="4191"/>
        </w:tabs>
        <w:spacing w:line="360" w:lineRule="auto"/>
        <w:rPr>
          <w:i/>
          <w:sz w:val="26"/>
          <w:szCs w:val="26"/>
        </w:rPr>
      </w:pPr>
      <w:r w:rsidRPr="00A9713B">
        <w:rPr>
          <w:i/>
          <w:sz w:val="26"/>
          <w:szCs w:val="26"/>
        </w:rPr>
        <w:t>Yêu cầu nghiệp vụ:</w:t>
      </w:r>
    </w:p>
    <w:p w14:paraId="283EEC15" w14:textId="77777777" w:rsidR="00A9713B" w:rsidRPr="00231C6E" w:rsidRDefault="00A9713B" w:rsidP="00A9713B">
      <w:pPr>
        <w:pStyle w:val="ListParagraph"/>
        <w:numPr>
          <w:ilvl w:val="0"/>
          <w:numId w:val="127"/>
        </w:numPr>
        <w:tabs>
          <w:tab w:val="left" w:pos="1080"/>
          <w:tab w:val="left" w:pos="4191"/>
        </w:tabs>
        <w:rPr>
          <w:i/>
          <w:sz w:val="26"/>
          <w:szCs w:val="26"/>
        </w:rPr>
      </w:pPr>
      <w:r w:rsidRPr="00231C6E">
        <w:rPr>
          <w:sz w:val="26"/>
          <w:szCs w:val="26"/>
        </w:rPr>
        <w:t>Màn hình [</w:t>
      </w:r>
      <w:r>
        <w:rPr>
          <w:sz w:val="26"/>
          <w:szCs w:val="26"/>
        </w:rPr>
        <w:t>Danh sách</w:t>
      </w:r>
      <w:r w:rsidRPr="00231C6E">
        <w:rPr>
          <w:sz w:val="26"/>
          <w:szCs w:val="26"/>
        </w:rPr>
        <w:t xml:space="preserve"> KRIs] được hiển thị trong trường hợp sau: user “qlrr_oprisk” hoặc các user cá nhân, chọn menu </w:t>
      </w:r>
      <w:r w:rsidRPr="00231C6E">
        <w:rPr>
          <w:b/>
          <w:sz w:val="26"/>
          <w:szCs w:val="26"/>
        </w:rPr>
        <w:t>“KRIs”</w:t>
      </w:r>
      <w:r w:rsidRPr="00231C6E">
        <w:rPr>
          <w:sz w:val="26"/>
          <w:szCs w:val="26"/>
        </w:rPr>
        <w:t xml:space="preserve">  ấn vào node </w:t>
      </w:r>
      <w:r w:rsidRPr="00231C6E">
        <w:rPr>
          <w:b/>
          <w:sz w:val="26"/>
          <w:szCs w:val="26"/>
        </w:rPr>
        <w:t>“</w:t>
      </w:r>
      <w:r>
        <w:rPr>
          <w:b/>
          <w:sz w:val="26"/>
          <w:szCs w:val="26"/>
        </w:rPr>
        <w:t>Danh sách</w:t>
      </w:r>
      <w:r w:rsidRPr="00231C6E">
        <w:rPr>
          <w:b/>
          <w:sz w:val="26"/>
          <w:szCs w:val="26"/>
        </w:rPr>
        <w:t xml:space="preserve"> KRIs”</w:t>
      </w:r>
      <w:r w:rsidRPr="00231C6E">
        <w:rPr>
          <w:sz w:val="26"/>
          <w:szCs w:val="26"/>
        </w:rPr>
        <w:t xml:space="preserve"> trên Menu.</w:t>
      </w:r>
    </w:p>
    <w:p w14:paraId="10F3A884" w14:textId="77777777" w:rsidR="00A9713B" w:rsidRDefault="0087381A" w:rsidP="00A9713B">
      <w:pPr>
        <w:pStyle w:val="ListParagraph"/>
        <w:numPr>
          <w:ilvl w:val="0"/>
          <w:numId w:val="127"/>
        </w:numPr>
        <w:tabs>
          <w:tab w:val="left" w:pos="1080"/>
          <w:tab w:val="left" w:pos="4191"/>
        </w:tabs>
        <w:rPr>
          <w:sz w:val="26"/>
          <w:szCs w:val="26"/>
        </w:rPr>
      </w:pPr>
      <w:r>
        <w:rPr>
          <w:sz w:val="26"/>
          <w:szCs w:val="26"/>
        </w:rPr>
        <w:t>“</w:t>
      </w:r>
      <w:r w:rsidR="00A9713B">
        <w:rPr>
          <w:sz w:val="26"/>
          <w:szCs w:val="26"/>
        </w:rPr>
        <w:t>Danh sách  KRIs”: liệt kê tất cả các KRIs có trong cơ sở dữ liệu</w:t>
      </w:r>
    </w:p>
    <w:p w14:paraId="6E947CFC" w14:textId="77777777" w:rsidR="00A9713B" w:rsidRDefault="00A9713B" w:rsidP="00840D45">
      <w:pPr>
        <w:pStyle w:val="ListParagraph"/>
        <w:numPr>
          <w:ilvl w:val="0"/>
          <w:numId w:val="127"/>
        </w:numPr>
        <w:tabs>
          <w:tab w:val="left" w:pos="1080"/>
          <w:tab w:val="left" w:pos="4191"/>
        </w:tabs>
        <w:rPr>
          <w:sz w:val="26"/>
          <w:szCs w:val="26"/>
        </w:rPr>
      </w:pPr>
      <w:r>
        <w:rPr>
          <w:sz w:val="26"/>
          <w:szCs w:val="26"/>
        </w:rPr>
        <w:t>Phân quyền: user “qlrr_oprisk” được quyền xem tất cả các KRIs, còn các user cá nhân chỉ xem được các KRIs ở đơn vị mình.</w:t>
      </w:r>
    </w:p>
    <w:p w14:paraId="518BAFC1" w14:textId="77777777" w:rsidR="00840D45" w:rsidRPr="00840D45" w:rsidRDefault="00840D45" w:rsidP="00840D45">
      <w:pPr>
        <w:pStyle w:val="ListParagraph"/>
        <w:tabs>
          <w:tab w:val="left" w:pos="1080"/>
          <w:tab w:val="left" w:pos="4191"/>
        </w:tabs>
        <w:ind w:left="360"/>
        <w:rPr>
          <w:sz w:val="26"/>
          <w:szCs w:val="26"/>
        </w:rPr>
      </w:pPr>
    </w:p>
    <w:p w14:paraId="76E261A4" w14:textId="77777777" w:rsidR="00A9713B" w:rsidRPr="00B9502D" w:rsidRDefault="00A9713B" w:rsidP="00A9713B">
      <w:pPr>
        <w:pStyle w:val="ListParagraph"/>
        <w:numPr>
          <w:ilvl w:val="3"/>
          <w:numId w:val="19"/>
        </w:numPr>
        <w:tabs>
          <w:tab w:val="left" w:pos="1080"/>
          <w:tab w:val="left" w:pos="4191"/>
        </w:tabs>
        <w:rPr>
          <w:i/>
          <w:sz w:val="26"/>
          <w:szCs w:val="26"/>
        </w:rPr>
      </w:pPr>
      <w:r w:rsidRPr="00A9713B">
        <w:rPr>
          <w:i/>
          <w:sz w:val="26"/>
          <w:szCs w:val="26"/>
        </w:rPr>
        <w:t>Mô tả màn hình:</w:t>
      </w:r>
    </w:p>
    <w:p w14:paraId="65C8CB4F" w14:textId="77777777" w:rsidR="00A9713B" w:rsidRDefault="008D1994" w:rsidP="00B9502D">
      <w:pPr>
        <w:tabs>
          <w:tab w:val="left" w:pos="1080"/>
          <w:tab w:val="left" w:pos="4191"/>
        </w:tabs>
        <w:rPr>
          <w:sz w:val="26"/>
          <w:szCs w:val="26"/>
        </w:rPr>
      </w:pPr>
      <w:r>
        <w:rPr>
          <w:noProof/>
          <w:sz w:val="26"/>
          <w:szCs w:val="26"/>
        </w:rPr>
        <w:lastRenderedPageBreak/>
        <w:drawing>
          <wp:inline distT="0" distB="0" distL="0" distR="0" wp14:anchorId="50309814" wp14:editId="7347227C">
            <wp:extent cx="5943600" cy="4040505"/>
            <wp:effectExtent l="19050" t="0" r="0" b="0"/>
            <wp:docPr id="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srcRect/>
                    <a:stretch>
                      <a:fillRect/>
                    </a:stretch>
                  </pic:blipFill>
                  <pic:spPr bwMode="auto">
                    <a:xfrm>
                      <a:off x="0" y="0"/>
                      <a:ext cx="5943600" cy="4040505"/>
                    </a:xfrm>
                    <a:prstGeom prst="rect">
                      <a:avLst/>
                    </a:prstGeom>
                    <a:noFill/>
                    <a:ln w="9525">
                      <a:noFill/>
                      <a:miter lim="800000"/>
                      <a:headEnd/>
                      <a:tailEnd/>
                    </a:ln>
                  </pic:spPr>
                </pic:pic>
              </a:graphicData>
            </a:graphic>
          </wp:inline>
        </w:drawing>
      </w:r>
    </w:p>
    <w:p w14:paraId="632C83EB" w14:textId="77777777" w:rsidR="00B9502D" w:rsidRPr="00B9502D" w:rsidRDefault="00B9502D" w:rsidP="00B9502D">
      <w:pPr>
        <w:pStyle w:val="ListParagraph"/>
        <w:numPr>
          <w:ilvl w:val="3"/>
          <w:numId w:val="19"/>
        </w:numPr>
        <w:tabs>
          <w:tab w:val="left" w:pos="1080"/>
          <w:tab w:val="left" w:pos="4191"/>
        </w:tabs>
        <w:rPr>
          <w:i/>
          <w:sz w:val="26"/>
          <w:szCs w:val="26"/>
        </w:rPr>
      </w:pPr>
      <w:r w:rsidRPr="00B9502D">
        <w:rPr>
          <w:i/>
          <w:sz w:val="26"/>
          <w:szCs w:val="26"/>
        </w:rPr>
        <w:t>Miêu tả chi tiết màn hình:</w:t>
      </w:r>
    </w:p>
    <w:tbl>
      <w:tblPr>
        <w:tblStyle w:val="TableGrid"/>
        <w:tblW w:w="0" w:type="auto"/>
        <w:tblInd w:w="198" w:type="dxa"/>
        <w:tblLook w:val="04A0" w:firstRow="1" w:lastRow="0" w:firstColumn="1" w:lastColumn="0" w:noHBand="0" w:noVBand="1"/>
      </w:tblPr>
      <w:tblGrid>
        <w:gridCol w:w="1943"/>
        <w:gridCol w:w="4627"/>
        <w:gridCol w:w="2160"/>
      </w:tblGrid>
      <w:tr w:rsidR="00B9502D" w14:paraId="29A0B8BB" w14:textId="77777777" w:rsidTr="002736B1">
        <w:trPr>
          <w:trHeight w:val="494"/>
        </w:trPr>
        <w:tc>
          <w:tcPr>
            <w:tcW w:w="1943" w:type="dxa"/>
            <w:shd w:val="clear" w:color="auto" w:fill="DA251C"/>
          </w:tcPr>
          <w:p w14:paraId="3DCDAFA1" w14:textId="77777777" w:rsidR="00B9502D" w:rsidRPr="00A03DDB" w:rsidRDefault="00B9502D" w:rsidP="002736B1">
            <w:pPr>
              <w:tabs>
                <w:tab w:val="left" w:pos="720"/>
              </w:tabs>
              <w:jc w:val="center"/>
              <w:rPr>
                <w:b/>
                <w:color w:val="FFFFFF" w:themeColor="background1"/>
                <w:sz w:val="26"/>
                <w:szCs w:val="26"/>
              </w:rPr>
            </w:pPr>
            <w:r w:rsidRPr="00A03DDB">
              <w:rPr>
                <w:b/>
                <w:color w:val="FFFFFF" w:themeColor="background1"/>
                <w:sz w:val="26"/>
                <w:szCs w:val="26"/>
              </w:rPr>
              <w:t>Tên trường dữ liệu</w:t>
            </w:r>
          </w:p>
        </w:tc>
        <w:tc>
          <w:tcPr>
            <w:tcW w:w="4627" w:type="dxa"/>
            <w:shd w:val="clear" w:color="auto" w:fill="DA251C"/>
          </w:tcPr>
          <w:p w14:paraId="16D7847D" w14:textId="77777777" w:rsidR="00B9502D" w:rsidRPr="00997449" w:rsidRDefault="00B9502D" w:rsidP="002736B1">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c>
          <w:tcPr>
            <w:tcW w:w="2160" w:type="dxa"/>
            <w:shd w:val="clear" w:color="auto" w:fill="DA251C"/>
          </w:tcPr>
          <w:p w14:paraId="65027072" w14:textId="77777777" w:rsidR="00B9502D" w:rsidRPr="00997449" w:rsidRDefault="00B9502D" w:rsidP="002736B1">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Ghi chú</w:t>
            </w:r>
          </w:p>
        </w:tc>
      </w:tr>
      <w:tr w:rsidR="00B9502D" w14:paraId="2AC78339" w14:textId="77777777" w:rsidTr="002736B1">
        <w:trPr>
          <w:trHeight w:val="791"/>
        </w:trPr>
        <w:tc>
          <w:tcPr>
            <w:tcW w:w="1943" w:type="dxa"/>
          </w:tcPr>
          <w:p w14:paraId="15DBA651" w14:textId="77777777" w:rsidR="00B9502D" w:rsidRPr="00A03DDB" w:rsidRDefault="00B9502D" w:rsidP="002736B1">
            <w:pPr>
              <w:pStyle w:val="ListParagraph"/>
              <w:tabs>
                <w:tab w:val="left" w:pos="0"/>
                <w:tab w:val="left" w:pos="1080"/>
                <w:tab w:val="left" w:pos="4191"/>
              </w:tabs>
              <w:ind w:left="0"/>
              <w:rPr>
                <w:i/>
                <w:sz w:val="26"/>
                <w:szCs w:val="26"/>
              </w:rPr>
            </w:pPr>
            <w:r>
              <w:rPr>
                <w:sz w:val="26"/>
                <w:szCs w:val="26"/>
              </w:rPr>
              <w:t>Từ ngày</w:t>
            </w:r>
          </w:p>
        </w:tc>
        <w:tc>
          <w:tcPr>
            <w:tcW w:w="4627" w:type="dxa"/>
          </w:tcPr>
          <w:p w14:paraId="268836BD" w14:textId="77777777" w:rsidR="00B9502D" w:rsidRPr="0088362C" w:rsidRDefault="00B9502D" w:rsidP="002736B1">
            <w:pPr>
              <w:pStyle w:val="ListParagraph"/>
              <w:numPr>
                <w:ilvl w:val="0"/>
                <w:numId w:val="2"/>
              </w:numPr>
              <w:tabs>
                <w:tab w:val="left" w:pos="252"/>
                <w:tab w:val="left" w:pos="4191"/>
              </w:tabs>
              <w:ind w:left="342"/>
              <w:rPr>
                <w:sz w:val="26"/>
                <w:szCs w:val="26"/>
              </w:rPr>
            </w:pPr>
            <w:r>
              <w:rPr>
                <w:sz w:val="26"/>
                <w:szCs w:val="26"/>
              </w:rPr>
              <w:t>T</w:t>
            </w:r>
            <w:r w:rsidRPr="00BA3AEA">
              <w:rPr>
                <w:sz w:val="26"/>
                <w:szCs w:val="26"/>
              </w:rPr>
              <w:t>ự động nhảy ra Calendar để user chọn ngày,tháng,năm</w:t>
            </w:r>
          </w:p>
        </w:tc>
        <w:tc>
          <w:tcPr>
            <w:tcW w:w="2160" w:type="dxa"/>
            <w:vMerge w:val="restart"/>
          </w:tcPr>
          <w:p w14:paraId="52A8A4CF" w14:textId="77777777" w:rsidR="00B9502D" w:rsidRPr="007B3EE0" w:rsidRDefault="00B9502D" w:rsidP="002736B1">
            <w:pPr>
              <w:tabs>
                <w:tab w:val="left" w:pos="0"/>
                <w:tab w:val="left" w:pos="1080"/>
                <w:tab w:val="left" w:pos="4191"/>
              </w:tabs>
              <w:rPr>
                <w:sz w:val="26"/>
                <w:szCs w:val="26"/>
              </w:rPr>
            </w:pPr>
            <w:r w:rsidRPr="007B3EE0">
              <w:rPr>
                <w:sz w:val="26"/>
                <w:szCs w:val="26"/>
              </w:rPr>
              <w:t xml:space="preserve">Tìm theo </w:t>
            </w:r>
            <w:r>
              <w:rPr>
                <w:sz w:val="26"/>
                <w:szCs w:val="26"/>
              </w:rPr>
              <w:t>“</w:t>
            </w:r>
            <w:r w:rsidR="002736B1">
              <w:rPr>
                <w:sz w:val="26"/>
                <w:szCs w:val="26"/>
              </w:rPr>
              <w:t>thời gian</w:t>
            </w:r>
            <w:r w:rsidRPr="007B3EE0">
              <w:rPr>
                <w:sz w:val="26"/>
                <w:szCs w:val="26"/>
              </w:rPr>
              <w:t xml:space="preserve"> </w:t>
            </w:r>
            <w:r>
              <w:rPr>
                <w:sz w:val="26"/>
                <w:szCs w:val="26"/>
              </w:rPr>
              <w:t>cập nhật”</w:t>
            </w:r>
          </w:p>
        </w:tc>
      </w:tr>
      <w:tr w:rsidR="00B9502D" w14:paraId="4191410E" w14:textId="77777777" w:rsidTr="002736B1">
        <w:tc>
          <w:tcPr>
            <w:tcW w:w="1943" w:type="dxa"/>
          </w:tcPr>
          <w:p w14:paraId="4301FC5F" w14:textId="77777777" w:rsidR="00B9502D" w:rsidRPr="00A03DDB" w:rsidRDefault="00B9502D" w:rsidP="002736B1">
            <w:pPr>
              <w:pStyle w:val="ListParagraph"/>
              <w:tabs>
                <w:tab w:val="left" w:pos="0"/>
                <w:tab w:val="left" w:pos="1080"/>
                <w:tab w:val="left" w:pos="4191"/>
              </w:tabs>
              <w:ind w:left="0"/>
              <w:rPr>
                <w:i/>
                <w:sz w:val="26"/>
                <w:szCs w:val="26"/>
              </w:rPr>
            </w:pPr>
            <w:r>
              <w:rPr>
                <w:sz w:val="26"/>
                <w:szCs w:val="26"/>
              </w:rPr>
              <w:t>Đến ngày</w:t>
            </w:r>
          </w:p>
        </w:tc>
        <w:tc>
          <w:tcPr>
            <w:tcW w:w="4627" w:type="dxa"/>
          </w:tcPr>
          <w:p w14:paraId="3E3B9A1C" w14:textId="77777777" w:rsidR="00B9502D" w:rsidRDefault="00B9502D" w:rsidP="002736B1">
            <w:pPr>
              <w:pStyle w:val="ListParagraph"/>
              <w:numPr>
                <w:ilvl w:val="0"/>
                <w:numId w:val="12"/>
              </w:numPr>
              <w:tabs>
                <w:tab w:val="left" w:pos="342"/>
                <w:tab w:val="left" w:pos="4191"/>
              </w:tabs>
              <w:spacing w:line="276" w:lineRule="auto"/>
              <w:ind w:left="342"/>
              <w:rPr>
                <w:sz w:val="26"/>
                <w:szCs w:val="26"/>
              </w:rPr>
            </w:pPr>
            <w:r>
              <w:rPr>
                <w:sz w:val="26"/>
                <w:szCs w:val="26"/>
              </w:rPr>
              <w:t>T</w:t>
            </w:r>
            <w:r w:rsidRPr="00BA3AEA">
              <w:rPr>
                <w:sz w:val="26"/>
                <w:szCs w:val="26"/>
              </w:rPr>
              <w:t>ự động nhảy ra Calendar để user chọn ngày,tháng,năm</w:t>
            </w:r>
          </w:p>
          <w:p w14:paraId="0F93F699" w14:textId="77777777" w:rsidR="00B9502D" w:rsidRPr="00997449" w:rsidRDefault="00B9502D" w:rsidP="002736B1">
            <w:pPr>
              <w:pStyle w:val="ListParagraph"/>
              <w:numPr>
                <w:ilvl w:val="0"/>
                <w:numId w:val="12"/>
              </w:numPr>
              <w:tabs>
                <w:tab w:val="left" w:pos="342"/>
                <w:tab w:val="left" w:pos="4191"/>
              </w:tabs>
              <w:spacing w:line="276" w:lineRule="auto"/>
              <w:ind w:left="342"/>
              <w:rPr>
                <w:sz w:val="26"/>
                <w:szCs w:val="26"/>
              </w:rPr>
            </w:pPr>
            <w:r>
              <w:rPr>
                <w:sz w:val="26"/>
                <w:szCs w:val="26"/>
              </w:rPr>
              <w:t>Giá trị ô “Đến ngày” luôn lớn hơn giá trị ô “Từ ngày”</w:t>
            </w:r>
          </w:p>
        </w:tc>
        <w:tc>
          <w:tcPr>
            <w:tcW w:w="2160" w:type="dxa"/>
            <w:vMerge/>
          </w:tcPr>
          <w:p w14:paraId="3A67F791" w14:textId="77777777" w:rsidR="00B9502D" w:rsidRDefault="00B9502D" w:rsidP="002736B1">
            <w:pPr>
              <w:pStyle w:val="ListParagraph"/>
              <w:tabs>
                <w:tab w:val="left" w:pos="720"/>
                <w:tab w:val="left" w:pos="4191"/>
              </w:tabs>
              <w:ind w:left="0"/>
              <w:rPr>
                <w:i/>
                <w:sz w:val="26"/>
                <w:szCs w:val="26"/>
              </w:rPr>
            </w:pPr>
          </w:p>
        </w:tc>
      </w:tr>
      <w:tr w:rsidR="00B9502D" w14:paraId="41E71144" w14:textId="77777777" w:rsidTr="002736B1">
        <w:trPr>
          <w:trHeight w:val="656"/>
        </w:trPr>
        <w:tc>
          <w:tcPr>
            <w:tcW w:w="1943" w:type="dxa"/>
          </w:tcPr>
          <w:p w14:paraId="7C798595" w14:textId="77777777" w:rsidR="00B9502D" w:rsidRPr="00A03DDB" w:rsidRDefault="00B9502D" w:rsidP="002736B1">
            <w:pPr>
              <w:pStyle w:val="ListParagraph"/>
              <w:tabs>
                <w:tab w:val="left" w:pos="0"/>
                <w:tab w:val="left" w:pos="1080"/>
                <w:tab w:val="left" w:pos="4191"/>
              </w:tabs>
              <w:ind w:left="0"/>
              <w:rPr>
                <w:i/>
                <w:sz w:val="26"/>
                <w:szCs w:val="26"/>
              </w:rPr>
            </w:pPr>
            <w:r>
              <w:rPr>
                <w:sz w:val="26"/>
                <w:szCs w:val="26"/>
              </w:rPr>
              <w:t>Sự kiện RRHĐ cấp 1,2</w:t>
            </w:r>
          </w:p>
        </w:tc>
        <w:tc>
          <w:tcPr>
            <w:tcW w:w="4627" w:type="dxa"/>
          </w:tcPr>
          <w:p w14:paraId="5D069A9D" w14:textId="77777777" w:rsidR="00B9502D" w:rsidRPr="00FC40CE" w:rsidRDefault="00B9502D" w:rsidP="002736B1">
            <w:pPr>
              <w:pStyle w:val="ListParagraph"/>
              <w:numPr>
                <w:ilvl w:val="0"/>
                <w:numId w:val="14"/>
              </w:numPr>
              <w:tabs>
                <w:tab w:val="left" w:pos="342"/>
                <w:tab w:val="left" w:pos="4191"/>
              </w:tabs>
              <w:ind w:left="342"/>
              <w:rPr>
                <w:sz w:val="26"/>
                <w:szCs w:val="26"/>
              </w:rPr>
            </w:pPr>
            <w:r w:rsidRPr="0088362C">
              <w:rPr>
                <w:sz w:val="26"/>
                <w:szCs w:val="26"/>
              </w:rPr>
              <w:t xml:space="preserve">Dạng </w:t>
            </w:r>
            <w:r>
              <w:rPr>
                <w:b/>
                <w:sz w:val="26"/>
                <w:szCs w:val="26"/>
              </w:rPr>
              <w:t>combobox</w:t>
            </w:r>
          </w:p>
          <w:p w14:paraId="6166720B" w14:textId="77777777" w:rsidR="00B9502D" w:rsidRPr="00FC40CE" w:rsidRDefault="00B9502D" w:rsidP="002736B1">
            <w:pPr>
              <w:pStyle w:val="ListParagraph"/>
              <w:numPr>
                <w:ilvl w:val="0"/>
                <w:numId w:val="14"/>
              </w:numPr>
              <w:tabs>
                <w:tab w:val="left" w:pos="342"/>
                <w:tab w:val="left" w:pos="4191"/>
              </w:tabs>
              <w:ind w:left="342"/>
              <w:rPr>
                <w:sz w:val="26"/>
                <w:szCs w:val="26"/>
              </w:rPr>
            </w:pPr>
            <w:r>
              <w:rPr>
                <w:sz w:val="26"/>
                <w:szCs w:val="26"/>
              </w:rPr>
              <w:t>Người dùng tự chọn dữ liệu</w:t>
            </w:r>
          </w:p>
        </w:tc>
        <w:tc>
          <w:tcPr>
            <w:tcW w:w="2160" w:type="dxa"/>
          </w:tcPr>
          <w:p w14:paraId="3231F740" w14:textId="77777777" w:rsidR="00B9502D" w:rsidRPr="00FC40CE" w:rsidRDefault="002736B1" w:rsidP="002736B1">
            <w:pPr>
              <w:pStyle w:val="ListParagraph"/>
              <w:tabs>
                <w:tab w:val="left" w:pos="0"/>
                <w:tab w:val="left" w:pos="1080"/>
                <w:tab w:val="left" w:pos="4191"/>
              </w:tabs>
              <w:ind w:left="0"/>
              <w:rPr>
                <w:sz w:val="26"/>
                <w:szCs w:val="26"/>
              </w:rPr>
            </w:pPr>
            <w:r>
              <w:rPr>
                <w:sz w:val="26"/>
                <w:szCs w:val="26"/>
              </w:rPr>
              <w:t>Dữ liệu lấy từ menu “ Quản lý danh sách rủi ro” trong module “ Quản lý hệ thống</w:t>
            </w:r>
          </w:p>
        </w:tc>
      </w:tr>
      <w:tr w:rsidR="00840D45" w14:paraId="58E0A96A" w14:textId="77777777" w:rsidTr="002736B1">
        <w:trPr>
          <w:trHeight w:val="656"/>
        </w:trPr>
        <w:tc>
          <w:tcPr>
            <w:tcW w:w="1943" w:type="dxa"/>
          </w:tcPr>
          <w:p w14:paraId="588E2E53" w14:textId="77777777" w:rsidR="00840D45" w:rsidRDefault="00840D45" w:rsidP="00840D45">
            <w:pPr>
              <w:pStyle w:val="ListParagraph"/>
              <w:tabs>
                <w:tab w:val="left" w:pos="0"/>
                <w:tab w:val="left" w:pos="1080"/>
                <w:tab w:val="left" w:pos="4191"/>
              </w:tabs>
              <w:ind w:left="0"/>
              <w:rPr>
                <w:sz w:val="26"/>
                <w:szCs w:val="26"/>
              </w:rPr>
            </w:pPr>
            <w:r>
              <w:rPr>
                <w:sz w:val="26"/>
                <w:szCs w:val="26"/>
              </w:rPr>
              <w:t>Loại cảnh báo</w:t>
            </w:r>
          </w:p>
        </w:tc>
        <w:tc>
          <w:tcPr>
            <w:tcW w:w="4627" w:type="dxa"/>
          </w:tcPr>
          <w:p w14:paraId="61941113" w14:textId="77777777" w:rsidR="00840D45" w:rsidRPr="00FC40CE" w:rsidRDefault="00840D45" w:rsidP="00840D45">
            <w:pPr>
              <w:pStyle w:val="ListParagraph"/>
              <w:numPr>
                <w:ilvl w:val="0"/>
                <w:numId w:val="14"/>
              </w:numPr>
              <w:tabs>
                <w:tab w:val="left" w:pos="289"/>
                <w:tab w:val="left" w:pos="4191"/>
              </w:tabs>
              <w:ind w:left="342"/>
              <w:rPr>
                <w:sz w:val="26"/>
                <w:szCs w:val="26"/>
              </w:rPr>
            </w:pPr>
            <w:r w:rsidRPr="0088362C">
              <w:rPr>
                <w:sz w:val="26"/>
                <w:szCs w:val="26"/>
              </w:rPr>
              <w:t xml:space="preserve">Dạng </w:t>
            </w:r>
            <w:r>
              <w:rPr>
                <w:b/>
                <w:sz w:val="26"/>
                <w:szCs w:val="26"/>
              </w:rPr>
              <w:t>combobox</w:t>
            </w:r>
          </w:p>
          <w:p w14:paraId="085FE776" w14:textId="77777777" w:rsidR="00840D45" w:rsidRDefault="00840D45" w:rsidP="00840D45">
            <w:pPr>
              <w:pStyle w:val="ListParagraph"/>
              <w:numPr>
                <w:ilvl w:val="0"/>
                <w:numId w:val="129"/>
              </w:numPr>
              <w:tabs>
                <w:tab w:val="left" w:pos="0"/>
                <w:tab w:val="left" w:pos="1080"/>
                <w:tab w:val="left" w:pos="4191"/>
              </w:tabs>
              <w:ind w:left="289"/>
              <w:rPr>
                <w:sz w:val="26"/>
                <w:szCs w:val="26"/>
              </w:rPr>
            </w:pPr>
            <w:r>
              <w:rPr>
                <w:sz w:val="26"/>
                <w:szCs w:val="26"/>
              </w:rPr>
              <w:t>Các giá trị màu tương ứng</w:t>
            </w:r>
          </w:p>
          <w:p w14:paraId="623F605F" w14:textId="77777777" w:rsidR="00840D45" w:rsidRDefault="00840D45" w:rsidP="00840D45">
            <w:pPr>
              <w:pStyle w:val="ListParagraph"/>
              <w:numPr>
                <w:ilvl w:val="0"/>
                <w:numId w:val="132"/>
              </w:numPr>
              <w:tabs>
                <w:tab w:val="left" w:pos="0"/>
                <w:tab w:val="left" w:pos="739"/>
                <w:tab w:val="left" w:pos="4191"/>
              </w:tabs>
              <w:ind w:left="739"/>
              <w:rPr>
                <w:sz w:val="26"/>
                <w:szCs w:val="26"/>
              </w:rPr>
            </w:pPr>
            <w:r>
              <w:rPr>
                <w:sz w:val="26"/>
                <w:szCs w:val="26"/>
              </w:rPr>
              <w:t>Xanh</w:t>
            </w:r>
          </w:p>
          <w:p w14:paraId="346119CB" w14:textId="77777777" w:rsidR="00840D45" w:rsidRDefault="00840D45" w:rsidP="00840D45">
            <w:pPr>
              <w:pStyle w:val="ListParagraph"/>
              <w:numPr>
                <w:ilvl w:val="0"/>
                <w:numId w:val="132"/>
              </w:numPr>
              <w:tabs>
                <w:tab w:val="left" w:pos="0"/>
                <w:tab w:val="left" w:pos="739"/>
                <w:tab w:val="left" w:pos="4191"/>
              </w:tabs>
              <w:ind w:left="739"/>
              <w:rPr>
                <w:sz w:val="26"/>
                <w:szCs w:val="26"/>
              </w:rPr>
            </w:pPr>
            <w:r>
              <w:rPr>
                <w:sz w:val="26"/>
                <w:szCs w:val="26"/>
              </w:rPr>
              <w:t>Cam</w:t>
            </w:r>
          </w:p>
          <w:p w14:paraId="0C274F33" w14:textId="77777777" w:rsidR="00840D45" w:rsidRDefault="00840D45" w:rsidP="00840D45">
            <w:pPr>
              <w:pStyle w:val="ListParagraph"/>
              <w:numPr>
                <w:ilvl w:val="0"/>
                <w:numId w:val="132"/>
              </w:numPr>
              <w:tabs>
                <w:tab w:val="left" w:pos="0"/>
                <w:tab w:val="left" w:pos="739"/>
                <w:tab w:val="left" w:pos="4191"/>
              </w:tabs>
              <w:ind w:left="739"/>
              <w:rPr>
                <w:sz w:val="26"/>
                <w:szCs w:val="26"/>
              </w:rPr>
            </w:pPr>
            <w:r>
              <w:rPr>
                <w:sz w:val="26"/>
                <w:szCs w:val="26"/>
              </w:rPr>
              <w:t>Đỏ</w:t>
            </w:r>
          </w:p>
          <w:p w14:paraId="5B1611D2" w14:textId="77777777" w:rsidR="00840D45" w:rsidRDefault="00840D45" w:rsidP="00840D45">
            <w:pPr>
              <w:pStyle w:val="ListParagraph"/>
              <w:numPr>
                <w:ilvl w:val="0"/>
                <w:numId w:val="132"/>
              </w:numPr>
              <w:tabs>
                <w:tab w:val="left" w:pos="0"/>
                <w:tab w:val="left" w:pos="739"/>
                <w:tab w:val="left" w:pos="4191"/>
              </w:tabs>
              <w:ind w:left="739"/>
              <w:rPr>
                <w:sz w:val="26"/>
                <w:szCs w:val="26"/>
              </w:rPr>
            </w:pPr>
            <w:r>
              <w:rPr>
                <w:sz w:val="26"/>
                <w:szCs w:val="26"/>
              </w:rPr>
              <w:lastRenderedPageBreak/>
              <w:t>Đen</w:t>
            </w:r>
          </w:p>
        </w:tc>
        <w:tc>
          <w:tcPr>
            <w:tcW w:w="2160" w:type="dxa"/>
          </w:tcPr>
          <w:p w14:paraId="78B68B43" w14:textId="77777777" w:rsidR="00840D45" w:rsidRDefault="00840D45" w:rsidP="00840D45">
            <w:pPr>
              <w:pStyle w:val="ListParagraph"/>
              <w:tabs>
                <w:tab w:val="left" w:pos="0"/>
                <w:tab w:val="left" w:pos="1080"/>
                <w:tab w:val="left" w:pos="4191"/>
              </w:tabs>
              <w:ind w:left="0"/>
              <w:rPr>
                <w:sz w:val="26"/>
                <w:szCs w:val="26"/>
              </w:rPr>
            </w:pPr>
            <w:r>
              <w:rPr>
                <w:sz w:val="26"/>
                <w:szCs w:val="26"/>
              </w:rPr>
              <w:lastRenderedPageBreak/>
              <w:t>-Màu xanh: ngưỡng 1</w:t>
            </w:r>
          </w:p>
          <w:p w14:paraId="0E0991B6" w14:textId="77777777" w:rsidR="00840D45" w:rsidRDefault="00840D45" w:rsidP="00840D45">
            <w:pPr>
              <w:pStyle w:val="ListParagraph"/>
              <w:tabs>
                <w:tab w:val="left" w:pos="0"/>
                <w:tab w:val="left" w:pos="1080"/>
                <w:tab w:val="left" w:pos="4191"/>
              </w:tabs>
              <w:ind w:left="0"/>
              <w:rPr>
                <w:sz w:val="26"/>
                <w:szCs w:val="26"/>
              </w:rPr>
            </w:pPr>
            <w:r>
              <w:rPr>
                <w:sz w:val="26"/>
                <w:szCs w:val="26"/>
              </w:rPr>
              <w:t>-Màu cam: ngưỡng 2</w:t>
            </w:r>
          </w:p>
          <w:p w14:paraId="2027BD13" w14:textId="77777777" w:rsidR="00840D45" w:rsidRDefault="00840D45" w:rsidP="00840D45">
            <w:pPr>
              <w:pStyle w:val="ListParagraph"/>
              <w:tabs>
                <w:tab w:val="left" w:pos="0"/>
                <w:tab w:val="left" w:pos="1080"/>
                <w:tab w:val="left" w:pos="4191"/>
              </w:tabs>
              <w:ind w:left="0"/>
              <w:rPr>
                <w:sz w:val="26"/>
                <w:szCs w:val="26"/>
              </w:rPr>
            </w:pPr>
            <w:r>
              <w:rPr>
                <w:sz w:val="26"/>
                <w:szCs w:val="26"/>
              </w:rPr>
              <w:t xml:space="preserve">-Màu đỏ: </w:t>
            </w:r>
            <w:r>
              <w:rPr>
                <w:sz w:val="26"/>
                <w:szCs w:val="26"/>
              </w:rPr>
              <w:lastRenderedPageBreak/>
              <w:t>ngưỡng3</w:t>
            </w:r>
          </w:p>
          <w:p w14:paraId="2F8D4018" w14:textId="77777777" w:rsidR="00840D45" w:rsidRPr="0088362C" w:rsidRDefault="00840D45" w:rsidP="00840D45">
            <w:pPr>
              <w:pStyle w:val="ListParagraph"/>
              <w:tabs>
                <w:tab w:val="left" w:pos="0"/>
                <w:tab w:val="left" w:pos="1080"/>
                <w:tab w:val="left" w:pos="4191"/>
              </w:tabs>
              <w:ind w:left="0"/>
              <w:rPr>
                <w:sz w:val="26"/>
                <w:szCs w:val="26"/>
              </w:rPr>
            </w:pPr>
            <w:r>
              <w:rPr>
                <w:sz w:val="26"/>
                <w:szCs w:val="26"/>
              </w:rPr>
              <w:t>-Màu đen: ngưỡng giới hạn</w:t>
            </w:r>
          </w:p>
        </w:tc>
      </w:tr>
      <w:tr w:rsidR="00B9502D" w14:paraId="596275AF" w14:textId="77777777" w:rsidTr="002736B1">
        <w:tc>
          <w:tcPr>
            <w:tcW w:w="1943" w:type="dxa"/>
          </w:tcPr>
          <w:p w14:paraId="3DD03966" w14:textId="77777777" w:rsidR="00B9502D" w:rsidRPr="00A03DDB" w:rsidRDefault="00B9502D" w:rsidP="002736B1">
            <w:pPr>
              <w:pStyle w:val="ListParagraph"/>
              <w:tabs>
                <w:tab w:val="left" w:pos="0"/>
                <w:tab w:val="left" w:pos="1080"/>
                <w:tab w:val="left" w:pos="4191"/>
              </w:tabs>
              <w:spacing w:line="276" w:lineRule="auto"/>
              <w:ind w:left="0"/>
              <w:rPr>
                <w:sz w:val="26"/>
                <w:szCs w:val="26"/>
              </w:rPr>
            </w:pPr>
            <w:r>
              <w:rPr>
                <w:sz w:val="26"/>
                <w:szCs w:val="26"/>
              </w:rPr>
              <w:lastRenderedPageBreak/>
              <w:t>Loại KRI</w:t>
            </w:r>
          </w:p>
        </w:tc>
        <w:tc>
          <w:tcPr>
            <w:tcW w:w="4627" w:type="dxa"/>
          </w:tcPr>
          <w:p w14:paraId="7836DB7D" w14:textId="77777777" w:rsidR="00B9502D" w:rsidRDefault="00B9502D" w:rsidP="002736B1">
            <w:pPr>
              <w:pStyle w:val="ListParagraph"/>
              <w:numPr>
                <w:ilvl w:val="0"/>
                <w:numId w:val="128"/>
              </w:numPr>
              <w:tabs>
                <w:tab w:val="left" w:pos="0"/>
                <w:tab w:val="left" w:pos="1080"/>
                <w:tab w:val="left" w:pos="4191"/>
              </w:tabs>
              <w:spacing w:line="276" w:lineRule="auto"/>
              <w:ind w:left="289"/>
              <w:rPr>
                <w:sz w:val="26"/>
                <w:szCs w:val="26"/>
              </w:rPr>
            </w:pPr>
            <w:r>
              <w:rPr>
                <w:sz w:val="26"/>
                <w:szCs w:val="26"/>
              </w:rPr>
              <w:t>Dạng combobox nhận các giá trị</w:t>
            </w:r>
          </w:p>
          <w:p w14:paraId="6B8F37A7" w14:textId="77777777" w:rsidR="00B9502D" w:rsidRDefault="00B9502D" w:rsidP="002736B1">
            <w:pPr>
              <w:pStyle w:val="ListParagraph"/>
              <w:numPr>
                <w:ilvl w:val="0"/>
                <w:numId w:val="30"/>
              </w:numPr>
              <w:tabs>
                <w:tab w:val="left" w:pos="0"/>
                <w:tab w:val="left" w:pos="739"/>
                <w:tab w:val="left" w:pos="4191"/>
              </w:tabs>
              <w:spacing w:line="276" w:lineRule="auto"/>
              <w:ind w:left="739"/>
              <w:rPr>
                <w:sz w:val="26"/>
                <w:szCs w:val="26"/>
              </w:rPr>
            </w:pPr>
            <w:r>
              <w:rPr>
                <w:sz w:val="26"/>
                <w:szCs w:val="26"/>
              </w:rPr>
              <w:t>Toàn hàng</w:t>
            </w:r>
          </w:p>
          <w:p w14:paraId="7056FB93" w14:textId="77777777" w:rsidR="00B9502D" w:rsidRDefault="00B9502D" w:rsidP="002736B1">
            <w:pPr>
              <w:pStyle w:val="ListParagraph"/>
              <w:numPr>
                <w:ilvl w:val="0"/>
                <w:numId w:val="30"/>
              </w:numPr>
              <w:tabs>
                <w:tab w:val="left" w:pos="0"/>
                <w:tab w:val="left" w:pos="739"/>
                <w:tab w:val="left" w:pos="4191"/>
              </w:tabs>
              <w:spacing w:line="276" w:lineRule="auto"/>
              <w:ind w:left="739"/>
              <w:rPr>
                <w:sz w:val="26"/>
                <w:szCs w:val="26"/>
              </w:rPr>
            </w:pPr>
            <w:r>
              <w:rPr>
                <w:sz w:val="26"/>
                <w:szCs w:val="26"/>
              </w:rPr>
              <w:t>Cụ thể</w:t>
            </w:r>
          </w:p>
          <w:p w14:paraId="53FE249F" w14:textId="77777777" w:rsidR="00B9502D" w:rsidRDefault="00B9502D" w:rsidP="002736B1">
            <w:pPr>
              <w:pStyle w:val="ListParagraph"/>
              <w:numPr>
                <w:ilvl w:val="0"/>
                <w:numId w:val="30"/>
              </w:numPr>
              <w:tabs>
                <w:tab w:val="left" w:pos="0"/>
                <w:tab w:val="left" w:pos="739"/>
                <w:tab w:val="left" w:pos="4191"/>
              </w:tabs>
              <w:spacing w:line="276" w:lineRule="auto"/>
              <w:ind w:left="739"/>
              <w:rPr>
                <w:sz w:val="26"/>
                <w:szCs w:val="26"/>
              </w:rPr>
            </w:pPr>
            <w:r w:rsidRPr="00FC40CE">
              <w:rPr>
                <w:sz w:val="26"/>
                <w:szCs w:val="26"/>
                <w:highlight w:val="yellow"/>
              </w:rPr>
              <w:t>Tất cả</w:t>
            </w:r>
          </w:p>
        </w:tc>
        <w:tc>
          <w:tcPr>
            <w:tcW w:w="2160" w:type="dxa"/>
          </w:tcPr>
          <w:p w14:paraId="57CFC918" w14:textId="77777777" w:rsidR="00B9502D" w:rsidRPr="0088362C" w:rsidRDefault="00B9502D" w:rsidP="002736B1">
            <w:pPr>
              <w:pStyle w:val="ListParagraph"/>
              <w:tabs>
                <w:tab w:val="left" w:pos="0"/>
                <w:tab w:val="left" w:pos="1080"/>
                <w:tab w:val="left" w:pos="4191"/>
              </w:tabs>
              <w:ind w:left="0"/>
              <w:rPr>
                <w:sz w:val="26"/>
                <w:szCs w:val="26"/>
              </w:rPr>
            </w:pPr>
          </w:p>
        </w:tc>
      </w:tr>
      <w:tr w:rsidR="002736B1" w14:paraId="6D89FFAC" w14:textId="77777777" w:rsidTr="002736B1">
        <w:tc>
          <w:tcPr>
            <w:tcW w:w="1943" w:type="dxa"/>
          </w:tcPr>
          <w:p w14:paraId="31499DDB" w14:textId="77777777" w:rsidR="002736B1" w:rsidRDefault="002736B1" w:rsidP="002736B1">
            <w:pPr>
              <w:pStyle w:val="ListParagraph"/>
              <w:tabs>
                <w:tab w:val="left" w:pos="0"/>
                <w:tab w:val="left" w:pos="1080"/>
                <w:tab w:val="left" w:pos="4191"/>
              </w:tabs>
              <w:ind w:left="0"/>
              <w:rPr>
                <w:sz w:val="26"/>
                <w:szCs w:val="26"/>
              </w:rPr>
            </w:pPr>
            <w:r>
              <w:rPr>
                <w:sz w:val="26"/>
                <w:szCs w:val="26"/>
              </w:rPr>
              <w:t>NHCD/ Khối, CN/ Trung tâm/ Phòng, PGD/ Phòng ban/ Tổ nhóm</w:t>
            </w:r>
          </w:p>
        </w:tc>
        <w:tc>
          <w:tcPr>
            <w:tcW w:w="4627" w:type="dxa"/>
          </w:tcPr>
          <w:p w14:paraId="7039A7E2" w14:textId="77777777" w:rsidR="002736B1" w:rsidRDefault="002736B1" w:rsidP="002736B1">
            <w:pPr>
              <w:pStyle w:val="ListParagraph"/>
              <w:numPr>
                <w:ilvl w:val="0"/>
                <w:numId w:val="128"/>
              </w:numPr>
              <w:tabs>
                <w:tab w:val="left" w:pos="0"/>
                <w:tab w:val="left" w:pos="1080"/>
                <w:tab w:val="left" w:pos="4191"/>
              </w:tabs>
              <w:ind w:left="289"/>
              <w:rPr>
                <w:sz w:val="26"/>
                <w:szCs w:val="26"/>
              </w:rPr>
            </w:pPr>
            <w:r>
              <w:rPr>
                <w:sz w:val="26"/>
                <w:szCs w:val="26"/>
              </w:rPr>
              <w:t xml:space="preserve">Dạng combobox </w:t>
            </w:r>
          </w:p>
          <w:p w14:paraId="6EEA7452" w14:textId="77777777" w:rsidR="007E7A14" w:rsidRDefault="007E7A14" w:rsidP="007E7A14">
            <w:pPr>
              <w:pStyle w:val="ListParagraph"/>
              <w:tabs>
                <w:tab w:val="left" w:pos="0"/>
                <w:tab w:val="left" w:pos="1080"/>
                <w:tab w:val="left" w:pos="4191"/>
              </w:tabs>
              <w:ind w:left="289"/>
              <w:rPr>
                <w:sz w:val="26"/>
                <w:szCs w:val="26"/>
              </w:rPr>
            </w:pPr>
          </w:p>
        </w:tc>
        <w:tc>
          <w:tcPr>
            <w:tcW w:w="2160" w:type="dxa"/>
          </w:tcPr>
          <w:p w14:paraId="337D6B4C" w14:textId="77777777" w:rsidR="002736B1" w:rsidRPr="0088362C" w:rsidRDefault="002736B1" w:rsidP="002736B1">
            <w:pPr>
              <w:pStyle w:val="ListParagraph"/>
              <w:tabs>
                <w:tab w:val="left" w:pos="0"/>
                <w:tab w:val="left" w:pos="1080"/>
                <w:tab w:val="left" w:pos="4191"/>
              </w:tabs>
              <w:ind w:left="0"/>
              <w:rPr>
                <w:sz w:val="26"/>
                <w:szCs w:val="26"/>
              </w:rPr>
            </w:pPr>
            <w:r>
              <w:rPr>
                <w:sz w:val="26"/>
                <w:szCs w:val="26"/>
              </w:rPr>
              <w:t>Dữ liệu lấy từ module “ Quản lý hệ thống (giống module Báo cáo lỗi)</w:t>
            </w:r>
          </w:p>
        </w:tc>
      </w:tr>
      <w:tr w:rsidR="002736B1" w14:paraId="297B03CE" w14:textId="77777777" w:rsidTr="002736B1">
        <w:tc>
          <w:tcPr>
            <w:tcW w:w="1943" w:type="dxa"/>
          </w:tcPr>
          <w:p w14:paraId="62226B1C" w14:textId="77777777" w:rsidR="002736B1" w:rsidRDefault="002736B1" w:rsidP="002736B1">
            <w:pPr>
              <w:pStyle w:val="ListParagraph"/>
              <w:tabs>
                <w:tab w:val="left" w:pos="0"/>
                <w:tab w:val="left" w:pos="1080"/>
                <w:tab w:val="left" w:pos="4191"/>
              </w:tabs>
              <w:ind w:left="0"/>
              <w:rPr>
                <w:sz w:val="26"/>
                <w:szCs w:val="26"/>
              </w:rPr>
            </w:pPr>
            <w:r>
              <w:rPr>
                <w:sz w:val="26"/>
                <w:szCs w:val="26"/>
              </w:rPr>
              <w:t>Tấn suất</w:t>
            </w:r>
          </w:p>
        </w:tc>
        <w:tc>
          <w:tcPr>
            <w:tcW w:w="4627" w:type="dxa"/>
          </w:tcPr>
          <w:p w14:paraId="5D73F44D" w14:textId="77777777" w:rsidR="002736B1" w:rsidRDefault="002736B1" w:rsidP="002736B1">
            <w:pPr>
              <w:pStyle w:val="ListParagraph"/>
              <w:numPr>
                <w:ilvl w:val="0"/>
                <w:numId w:val="14"/>
              </w:numPr>
              <w:tabs>
                <w:tab w:val="left" w:pos="289"/>
                <w:tab w:val="left" w:pos="4191"/>
              </w:tabs>
              <w:ind w:left="342"/>
              <w:rPr>
                <w:sz w:val="26"/>
                <w:szCs w:val="26"/>
              </w:rPr>
            </w:pPr>
            <w:r>
              <w:rPr>
                <w:sz w:val="26"/>
                <w:szCs w:val="26"/>
              </w:rPr>
              <w:t>Dạng Textbox</w:t>
            </w:r>
          </w:p>
          <w:p w14:paraId="447013BA" w14:textId="77777777" w:rsidR="002736B1" w:rsidRPr="002736B1" w:rsidRDefault="002736B1" w:rsidP="002736B1">
            <w:pPr>
              <w:pStyle w:val="ListParagraph"/>
              <w:numPr>
                <w:ilvl w:val="0"/>
                <w:numId w:val="14"/>
              </w:numPr>
              <w:tabs>
                <w:tab w:val="left" w:pos="289"/>
                <w:tab w:val="left" w:pos="4191"/>
              </w:tabs>
              <w:ind w:left="342"/>
              <w:rPr>
                <w:sz w:val="26"/>
                <w:szCs w:val="26"/>
              </w:rPr>
            </w:pPr>
            <w:r>
              <w:rPr>
                <w:sz w:val="26"/>
                <w:szCs w:val="26"/>
              </w:rPr>
              <w:t xml:space="preserve">Người dùng tự nhập dữ liệu </w:t>
            </w:r>
          </w:p>
        </w:tc>
        <w:tc>
          <w:tcPr>
            <w:tcW w:w="2160" w:type="dxa"/>
          </w:tcPr>
          <w:p w14:paraId="1AB193AD" w14:textId="77777777" w:rsidR="002736B1" w:rsidRDefault="002736B1" w:rsidP="002736B1">
            <w:pPr>
              <w:pStyle w:val="ListParagraph"/>
              <w:tabs>
                <w:tab w:val="left" w:pos="0"/>
                <w:tab w:val="left" w:pos="1080"/>
                <w:tab w:val="left" w:pos="4191"/>
              </w:tabs>
              <w:ind w:left="0"/>
              <w:rPr>
                <w:sz w:val="26"/>
                <w:szCs w:val="26"/>
              </w:rPr>
            </w:pPr>
          </w:p>
        </w:tc>
      </w:tr>
      <w:tr w:rsidR="002736B1" w14:paraId="3CD33C06" w14:textId="77777777" w:rsidTr="002736B1">
        <w:tc>
          <w:tcPr>
            <w:tcW w:w="1943" w:type="dxa"/>
          </w:tcPr>
          <w:p w14:paraId="6F4DB2E6" w14:textId="77777777" w:rsidR="002736B1" w:rsidRDefault="002736B1" w:rsidP="002736B1">
            <w:pPr>
              <w:pStyle w:val="ListParagraph"/>
              <w:tabs>
                <w:tab w:val="left" w:pos="0"/>
                <w:tab w:val="left" w:pos="1080"/>
                <w:tab w:val="left" w:pos="4191"/>
              </w:tabs>
              <w:ind w:left="0"/>
              <w:rPr>
                <w:sz w:val="26"/>
                <w:szCs w:val="26"/>
              </w:rPr>
            </w:pPr>
            <w:r>
              <w:rPr>
                <w:sz w:val="26"/>
                <w:szCs w:val="26"/>
              </w:rPr>
              <w:t>Nguồn số liệu</w:t>
            </w:r>
          </w:p>
        </w:tc>
        <w:tc>
          <w:tcPr>
            <w:tcW w:w="4627" w:type="dxa"/>
          </w:tcPr>
          <w:p w14:paraId="12D5232F" w14:textId="77777777" w:rsidR="002736B1" w:rsidRDefault="002736B1" w:rsidP="002736B1">
            <w:pPr>
              <w:pStyle w:val="ListParagraph"/>
              <w:numPr>
                <w:ilvl w:val="0"/>
                <w:numId w:val="14"/>
              </w:numPr>
              <w:tabs>
                <w:tab w:val="left" w:pos="289"/>
                <w:tab w:val="left" w:pos="4191"/>
              </w:tabs>
              <w:ind w:left="342"/>
              <w:rPr>
                <w:sz w:val="26"/>
                <w:szCs w:val="26"/>
              </w:rPr>
            </w:pPr>
            <w:r>
              <w:rPr>
                <w:sz w:val="26"/>
                <w:szCs w:val="26"/>
              </w:rPr>
              <w:t>Dạng Textbox</w:t>
            </w:r>
          </w:p>
          <w:p w14:paraId="15B37ED8" w14:textId="77777777" w:rsidR="002736B1" w:rsidRPr="0088362C" w:rsidRDefault="002736B1" w:rsidP="002736B1">
            <w:pPr>
              <w:pStyle w:val="ListParagraph"/>
              <w:numPr>
                <w:ilvl w:val="0"/>
                <w:numId w:val="14"/>
              </w:numPr>
              <w:tabs>
                <w:tab w:val="left" w:pos="289"/>
                <w:tab w:val="left" w:pos="4191"/>
              </w:tabs>
              <w:ind w:left="342"/>
              <w:rPr>
                <w:sz w:val="26"/>
                <w:szCs w:val="26"/>
              </w:rPr>
            </w:pPr>
            <w:r>
              <w:rPr>
                <w:sz w:val="26"/>
                <w:szCs w:val="26"/>
              </w:rPr>
              <w:t>Người dùng tự nhập dữ liệu</w:t>
            </w:r>
          </w:p>
        </w:tc>
        <w:tc>
          <w:tcPr>
            <w:tcW w:w="2160" w:type="dxa"/>
          </w:tcPr>
          <w:p w14:paraId="2215E3DC" w14:textId="77777777" w:rsidR="002736B1" w:rsidRDefault="002736B1" w:rsidP="002736B1">
            <w:pPr>
              <w:pStyle w:val="ListParagraph"/>
              <w:tabs>
                <w:tab w:val="left" w:pos="0"/>
                <w:tab w:val="left" w:pos="1080"/>
                <w:tab w:val="left" w:pos="4191"/>
              </w:tabs>
              <w:ind w:left="0"/>
              <w:rPr>
                <w:sz w:val="26"/>
                <w:szCs w:val="26"/>
              </w:rPr>
            </w:pPr>
          </w:p>
        </w:tc>
      </w:tr>
      <w:tr w:rsidR="00883C55" w14:paraId="262A2652" w14:textId="77777777" w:rsidTr="002736B1">
        <w:tc>
          <w:tcPr>
            <w:tcW w:w="1943" w:type="dxa"/>
          </w:tcPr>
          <w:p w14:paraId="0EB28880" w14:textId="77777777" w:rsidR="00883C55" w:rsidRDefault="00883C55" w:rsidP="002736B1">
            <w:pPr>
              <w:pStyle w:val="ListParagraph"/>
              <w:tabs>
                <w:tab w:val="left" w:pos="0"/>
                <w:tab w:val="left" w:pos="1080"/>
                <w:tab w:val="left" w:pos="4191"/>
              </w:tabs>
              <w:ind w:left="0"/>
              <w:rPr>
                <w:sz w:val="26"/>
                <w:szCs w:val="26"/>
              </w:rPr>
            </w:pPr>
            <w:r>
              <w:rPr>
                <w:sz w:val="26"/>
                <w:szCs w:val="26"/>
              </w:rPr>
              <w:t>Trạng thái</w:t>
            </w:r>
          </w:p>
        </w:tc>
        <w:tc>
          <w:tcPr>
            <w:tcW w:w="4627" w:type="dxa"/>
          </w:tcPr>
          <w:p w14:paraId="722B5390" w14:textId="77777777" w:rsidR="00883C55" w:rsidRPr="00883C55" w:rsidRDefault="00883C55" w:rsidP="00883C55">
            <w:pPr>
              <w:pStyle w:val="ListParagraph"/>
              <w:numPr>
                <w:ilvl w:val="0"/>
                <w:numId w:val="14"/>
              </w:numPr>
              <w:tabs>
                <w:tab w:val="left" w:pos="289"/>
                <w:tab w:val="left" w:pos="4191"/>
              </w:tabs>
              <w:ind w:left="342"/>
              <w:rPr>
                <w:sz w:val="26"/>
                <w:szCs w:val="26"/>
              </w:rPr>
            </w:pPr>
            <w:r w:rsidRPr="0088362C">
              <w:rPr>
                <w:sz w:val="26"/>
                <w:szCs w:val="26"/>
              </w:rPr>
              <w:t xml:space="preserve">Dạng </w:t>
            </w:r>
            <w:r>
              <w:rPr>
                <w:b/>
                <w:sz w:val="26"/>
                <w:szCs w:val="26"/>
              </w:rPr>
              <w:t>combobox</w:t>
            </w:r>
          </w:p>
        </w:tc>
        <w:tc>
          <w:tcPr>
            <w:tcW w:w="2160" w:type="dxa"/>
          </w:tcPr>
          <w:p w14:paraId="0331BCF1" w14:textId="77777777" w:rsidR="00883C55" w:rsidRDefault="00883C55" w:rsidP="002736B1">
            <w:pPr>
              <w:pStyle w:val="ListParagraph"/>
              <w:tabs>
                <w:tab w:val="left" w:pos="0"/>
                <w:tab w:val="left" w:pos="1080"/>
                <w:tab w:val="left" w:pos="4191"/>
              </w:tabs>
              <w:ind w:left="0"/>
              <w:rPr>
                <w:sz w:val="26"/>
                <w:szCs w:val="26"/>
              </w:rPr>
            </w:pPr>
          </w:p>
        </w:tc>
      </w:tr>
      <w:tr w:rsidR="00B9502D" w14:paraId="27788F23" w14:textId="77777777" w:rsidTr="002736B1">
        <w:tc>
          <w:tcPr>
            <w:tcW w:w="1943" w:type="dxa"/>
          </w:tcPr>
          <w:p w14:paraId="3A0CD72E" w14:textId="77777777" w:rsidR="00B9502D" w:rsidRDefault="00B9502D" w:rsidP="002736B1">
            <w:pPr>
              <w:pStyle w:val="ListParagraph"/>
              <w:tabs>
                <w:tab w:val="left" w:pos="0"/>
                <w:tab w:val="left" w:pos="1080"/>
                <w:tab w:val="left" w:pos="4191"/>
              </w:tabs>
              <w:ind w:left="0"/>
              <w:rPr>
                <w:sz w:val="26"/>
                <w:szCs w:val="26"/>
              </w:rPr>
            </w:pPr>
            <w:r>
              <w:rPr>
                <w:sz w:val="26"/>
                <w:szCs w:val="26"/>
              </w:rPr>
              <w:t>Search</w:t>
            </w:r>
          </w:p>
        </w:tc>
        <w:tc>
          <w:tcPr>
            <w:tcW w:w="4627" w:type="dxa"/>
          </w:tcPr>
          <w:p w14:paraId="19A7E3D1" w14:textId="77777777" w:rsidR="00B9502D" w:rsidRPr="00FC40CE" w:rsidRDefault="00B9502D" w:rsidP="002736B1">
            <w:pPr>
              <w:pStyle w:val="ListParagraph"/>
              <w:numPr>
                <w:ilvl w:val="0"/>
                <w:numId w:val="130"/>
              </w:numPr>
              <w:tabs>
                <w:tab w:val="left" w:pos="342"/>
                <w:tab w:val="left" w:pos="4191"/>
              </w:tabs>
              <w:ind w:left="289"/>
              <w:rPr>
                <w:sz w:val="26"/>
                <w:szCs w:val="26"/>
              </w:rPr>
            </w:pPr>
            <w:r w:rsidRPr="0088362C">
              <w:rPr>
                <w:sz w:val="26"/>
                <w:szCs w:val="26"/>
              </w:rPr>
              <w:t xml:space="preserve">Dạng </w:t>
            </w:r>
            <w:r>
              <w:rPr>
                <w:b/>
                <w:sz w:val="26"/>
                <w:szCs w:val="26"/>
              </w:rPr>
              <w:t>texbox</w:t>
            </w:r>
          </w:p>
          <w:p w14:paraId="58DB962D" w14:textId="77777777" w:rsidR="00B9502D" w:rsidRDefault="00B9502D" w:rsidP="002736B1">
            <w:pPr>
              <w:pStyle w:val="ListParagraph"/>
              <w:numPr>
                <w:ilvl w:val="0"/>
                <w:numId w:val="130"/>
              </w:numPr>
              <w:tabs>
                <w:tab w:val="left" w:pos="0"/>
                <w:tab w:val="left" w:pos="1080"/>
                <w:tab w:val="left" w:pos="4191"/>
              </w:tabs>
              <w:ind w:left="289"/>
              <w:rPr>
                <w:sz w:val="26"/>
                <w:szCs w:val="26"/>
              </w:rPr>
            </w:pPr>
            <w:r>
              <w:rPr>
                <w:sz w:val="26"/>
                <w:szCs w:val="26"/>
              </w:rPr>
              <w:t>Người dùng tự nhập dữ liệu</w:t>
            </w:r>
          </w:p>
        </w:tc>
        <w:tc>
          <w:tcPr>
            <w:tcW w:w="2160" w:type="dxa"/>
          </w:tcPr>
          <w:p w14:paraId="7B1D2099" w14:textId="77777777" w:rsidR="00B9502D" w:rsidRPr="0088362C" w:rsidRDefault="00B9502D" w:rsidP="002736B1">
            <w:pPr>
              <w:pStyle w:val="ListParagraph"/>
              <w:tabs>
                <w:tab w:val="left" w:pos="0"/>
                <w:tab w:val="left" w:pos="1080"/>
                <w:tab w:val="left" w:pos="4191"/>
              </w:tabs>
              <w:ind w:left="0"/>
              <w:rPr>
                <w:sz w:val="26"/>
                <w:szCs w:val="26"/>
              </w:rPr>
            </w:pPr>
          </w:p>
        </w:tc>
      </w:tr>
      <w:tr w:rsidR="00B9502D" w14:paraId="4B0763A4" w14:textId="77777777" w:rsidTr="002736B1">
        <w:trPr>
          <w:trHeight w:val="332"/>
        </w:trPr>
        <w:tc>
          <w:tcPr>
            <w:tcW w:w="1943" w:type="dxa"/>
          </w:tcPr>
          <w:p w14:paraId="5717E770" w14:textId="77777777" w:rsidR="00B9502D" w:rsidRDefault="00B9502D" w:rsidP="002736B1">
            <w:pPr>
              <w:pStyle w:val="ListParagraph"/>
              <w:tabs>
                <w:tab w:val="left" w:pos="0"/>
                <w:tab w:val="left" w:pos="1080"/>
                <w:tab w:val="left" w:pos="4191"/>
              </w:tabs>
              <w:ind w:left="0"/>
              <w:rPr>
                <w:sz w:val="26"/>
                <w:szCs w:val="26"/>
              </w:rPr>
            </w:pPr>
            <w:r>
              <w:rPr>
                <w:sz w:val="26"/>
                <w:szCs w:val="26"/>
              </w:rPr>
              <w:t>Button Lọc thông tin</w:t>
            </w:r>
          </w:p>
        </w:tc>
        <w:tc>
          <w:tcPr>
            <w:tcW w:w="4627" w:type="dxa"/>
          </w:tcPr>
          <w:p w14:paraId="4B169698" w14:textId="77777777" w:rsidR="00B9502D" w:rsidRPr="00FC40CE" w:rsidRDefault="00B9502D" w:rsidP="002736B1">
            <w:pPr>
              <w:pStyle w:val="ListParagraph"/>
              <w:numPr>
                <w:ilvl w:val="0"/>
                <w:numId w:val="131"/>
              </w:numPr>
              <w:tabs>
                <w:tab w:val="left" w:pos="0"/>
                <w:tab w:val="left" w:pos="1080"/>
                <w:tab w:val="left" w:pos="4191"/>
              </w:tabs>
              <w:ind w:left="289"/>
              <w:rPr>
                <w:sz w:val="26"/>
                <w:szCs w:val="26"/>
              </w:rPr>
            </w:pPr>
            <w:r>
              <w:rPr>
                <w:sz w:val="26"/>
                <w:szCs w:val="26"/>
              </w:rPr>
              <w:t xml:space="preserve">Dạng </w:t>
            </w:r>
            <w:r w:rsidRPr="00FC40CE">
              <w:rPr>
                <w:b/>
                <w:sz w:val="26"/>
                <w:szCs w:val="26"/>
              </w:rPr>
              <w:t>button</w:t>
            </w:r>
          </w:p>
        </w:tc>
        <w:tc>
          <w:tcPr>
            <w:tcW w:w="2160" w:type="dxa"/>
          </w:tcPr>
          <w:p w14:paraId="3C9C1611" w14:textId="77777777" w:rsidR="00B9502D" w:rsidRPr="0088362C" w:rsidRDefault="00B9502D" w:rsidP="002736B1">
            <w:pPr>
              <w:pStyle w:val="ListParagraph"/>
              <w:tabs>
                <w:tab w:val="left" w:pos="0"/>
                <w:tab w:val="left" w:pos="1080"/>
                <w:tab w:val="left" w:pos="4191"/>
              </w:tabs>
              <w:ind w:left="0"/>
              <w:rPr>
                <w:sz w:val="26"/>
                <w:szCs w:val="26"/>
              </w:rPr>
            </w:pPr>
          </w:p>
        </w:tc>
      </w:tr>
      <w:tr w:rsidR="00883C55" w14:paraId="1BF65D1F" w14:textId="77777777" w:rsidTr="002736B1">
        <w:trPr>
          <w:trHeight w:val="332"/>
        </w:trPr>
        <w:tc>
          <w:tcPr>
            <w:tcW w:w="1943" w:type="dxa"/>
          </w:tcPr>
          <w:p w14:paraId="75865FC5" w14:textId="77777777" w:rsidR="00883C55" w:rsidRDefault="00883C55" w:rsidP="002736B1">
            <w:pPr>
              <w:pStyle w:val="ListParagraph"/>
              <w:tabs>
                <w:tab w:val="left" w:pos="0"/>
                <w:tab w:val="left" w:pos="1080"/>
                <w:tab w:val="left" w:pos="4191"/>
              </w:tabs>
              <w:ind w:left="0"/>
              <w:rPr>
                <w:sz w:val="26"/>
                <w:szCs w:val="26"/>
              </w:rPr>
            </w:pPr>
            <w:r>
              <w:rPr>
                <w:sz w:val="26"/>
                <w:szCs w:val="26"/>
              </w:rPr>
              <w:t xml:space="preserve">Button Xuất ra Excel </w:t>
            </w:r>
          </w:p>
        </w:tc>
        <w:tc>
          <w:tcPr>
            <w:tcW w:w="4627" w:type="dxa"/>
          </w:tcPr>
          <w:p w14:paraId="3F14F690" w14:textId="77777777" w:rsidR="00883C55" w:rsidRDefault="00883C55" w:rsidP="002736B1">
            <w:pPr>
              <w:pStyle w:val="ListParagraph"/>
              <w:numPr>
                <w:ilvl w:val="0"/>
                <w:numId w:val="131"/>
              </w:numPr>
              <w:tabs>
                <w:tab w:val="left" w:pos="0"/>
                <w:tab w:val="left" w:pos="1080"/>
                <w:tab w:val="left" w:pos="4191"/>
              </w:tabs>
              <w:ind w:left="289"/>
              <w:rPr>
                <w:sz w:val="26"/>
                <w:szCs w:val="26"/>
              </w:rPr>
            </w:pPr>
            <w:r>
              <w:rPr>
                <w:sz w:val="26"/>
                <w:szCs w:val="26"/>
              </w:rPr>
              <w:t>Xuất báo cáo ra Excel</w:t>
            </w:r>
          </w:p>
        </w:tc>
        <w:tc>
          <w:tcPr>
            <w:tcW w:w="2160" w:type="dxa"/>
            <w:vMerge w:val="restart"/>
          </w:tcPr>
          <w:p w14:paraId="2243BEAB" w14:textId="77777777" w:rsidR="00883C55" w:rsidRPr="0088362C" w:rsidRDefault="00883C55" w:rsidP="002736B1">
            <w:pPr>
              <w:pStyle w:val="ListParagraph"/>
              <w:tabs>
                <w:tab w:val="left" w:pos="0"/>
                <w:tab w:val="left" w:pos="1080"/>
                <w:tab w:val="left" w:pos="4191"/>
              </w:tabs>
              <w:ind w:left="0"/>
              <w:rPr>
                <w:sz w:val="26"/>
                <w:szCs w:val="26"/>
              </w:rPr>
            </w:pPr>
            <w:r>
              <w:rPr>
                <w:sz w:val="26"/>
                <w:szCs w:val="26"/>
              </w:rPr>
              <w:t>Ký hiệu giống như trong phần mềm v3.3</w:t>
            </w:r>
          </w:p>
        </w:tc>
      </w:tr>
      <w:tr w:rsidR="00883C55" w14:paraId="21A78DF4" w14:textId="77777777" w:rsidTr="002736B1">
        <w:trPr>
          <w:trHeight w:val="332"/>
        </w:trPr>
        <w:tc>
          <w:tcPr>
            <w:tcW w:w="1943" w:type="dxa"/>
          </w:tcPr>
          <w:p w14:paraId="555F2E2D" w14:textId="77777777" w:rsidR="00883C55" w:rsidRDefault="00883C55" w:rsidP="002736B1">
            <w:pPr>
              <w:pStyle w:val="ListParagraph"/>
              <w:tabs>
                <w:tab w:val="left" w:pos="0"/>
                <w:tab w:val="left" w:pos="1080"/>
                <w:tab w:val="left" w:pos="4191"/>
              </w:tabs>
              <w:ind w:left="0"/>
              <w:rPr>
                <w:sz w:val="26"/>
                <w:szCs w:val="26"/>
              </w:rPr>
            </w:pPr>
            <w:r>
              <w:rPr>
                <w:sz w:val="26"/>
                <w:szCs w:val="26"/>
              </w:rPr>
              <w:t>Button In</w:t>
            </w:r>
          </w:p>
        </w:tc>
        <w:tc>
          <w:tcPr>
            <w:tcW w:w="4627" w:type="dxa"/>
          </w:tcPr>
          <w:p w14:paraId="3F7B4BDD" w14:textId="77777777" w:rsidR="00883C55" w:rsidRDefault="00883C55" w:rsidP="00883C55">
            <w:pPr>
              <w:pStyle w:val="ListParagraph"/>
              <w:tabs>
                <w:tab w:val="left" w:pos="0"/>
                <w:tab w:val="left" w:pos="1080"/>
                <w:tab w:val="left" w:pos="4191"/>
              </w:tabs>
              <w:ind w:left="289"/>
              <w:rPr>
                <w:sz w:val="26"/>
                <w:szCs w:val="26"/>
              </w:rPr>
            </w:pPr>
          </w:p>
        </w:tc>
        <w:tc>
          <w:tcPr>
            <w:tcW w:w="2160" w:type="dxa"/>
            <w:vMerge/>
          </w:tcPr>
          <w:p w14:paraId="781A3D1E" w14:textId="77777777" w:rsidR="00883C55" w:rsidRPr="0088362C" w:rsidRDefault="00883C55" w:rsidP="002736B1">
            <w:pPr>
              <w:pStyle w:val="ListParagraph"/>
              <w:tabs>
                <w:tab w:val="left" w:pos="0"/>
                <w:tab w:val="left" w:pos="1080"/>
                <w:tab w:val="left" w:pos="4191"/>
              </w:tabs>
              <w:ind w:left="0"/>
              <w:rPr>
                <w:sz w:val="26"/>
                <w:szCs w:val="26"/>
              </w:rPr>
            </w:pPr>
          </w:p>
        </w:tc>
      </w:tr>
      <w:tr w:rsidR="00883C55" w14:paraId="0C6A068E" w14:textId="77777777" w:rsidTr="002736B1">
        <w:trPr>
          <w:trHeight w:val="332"/>
        </w:trPr>
        <w:tc>
          <w:tcPr>
            <w:tcW w:w="1943" w:type="dxa"/>
          </w:tcPr>
          <w:p w14:paraId="33FD8C67" w14:textId="77777777" w:rsidR="00883C55" w:rsidRDefault="00883C55" w:rsidP="002736B1">
            <w:pPr>
              <w:pStyle w:val="ListParagraph"/>
              <w:tabs>
                <w:tab w:val="left" w:pos="0"/>
                <w:tab w:val="left" w:pos="1080"/>
                <w:tab w:val="left" w:pos="4191"/>
              </w:tabs>
              <w:ind w:left="0"/>
              <w:rPr>
                <w:sz w:val="26"/>
                <w:szCs w:val="26"/>
              </w:rPr>
            </w:pPr>
            <w:r>
              <w:rPr>
                <w:sz w:val="26"/>
                <w:szCs w:val="26"/>
              </w:rPr>
              <w:t>Button Thêm mới KRI</w:t>
            </w:r>
          </w:p>
        </w:tc>
        <w:tc>
          <w:tcPr>
            <w:tcW w:w="4627" w:type="dxa"/>
          </w:tcPr>
          <w:p w14:paraId="21001F31" w14:textId="77777777" w:rsidR="00883C55" w:rsidRDefault="00883C55" w:rsidP="002736B1">
            <w:pPr>
              <w:pStyle w:val="ListParagraph"/>
              <w:numPr>
                <w:ilvl w:val="0"/>
                <w:numId w:val="131"/>
              </w:numPr>
              <w:tabs>
                <w:tab w:val="left" w:pos="0"/>
                <w:tab w:val="left" w:pos="1080"/>
                <w:tab w:val="left" w:pos="4191"/>
              </w:tabs>
              <w:ind w:left="289"/>
              <w:rPr>
                <w:sz w:val="26"/>
                <w:szCs w:val="26"/>
              </w:rPr>
            </w:pPr>
            <w:r w:rsidRPr="00840D45">
              <w:rPr>
                <w:sz w:val="26"/>
                <w:szCs w:val="26"/>
                <w:highlight w:val="yellow"/>
              </w:rPr>
              <w:t>Link tới màn hình “ tạo mới KRI”</w:t>
            </w:r>
          </w:p>
        </w:tc>
        <w:tc>
          <w:tcPr>
            <w:tcW w:w="2160" w:type="dxa"/>
          </w:tcPr>
          <w:p w14:paraId="1CB95120" w14:textId="77777777" w:rsidR="00883C55" w:rsidRPr="0088362C" w:rsidRDefault="00883C55" w:rsidP="002736B1">
            <w:pPr>
              <w:pStyle w:val="ListParagraph"/>
              <w:tabs>
                <w:tab w:val="left" w:pos="0"/>
                <w:tab w:val="left" w:pos="1080"/>
                <w:tab w:val="left" w:pos="4191"/>
              </w:tabs>
              <w:ind w:left="0"/>
              <w:rPr>
                <w:sz w:val="26"/>
                <w:szCs w:val="26"/>
              </w:rPr>
            </w:pPr>
          </w:p>
        </w:tc>
      </w:tr>
    </w:tbl>
    <w:p w14:paraId="5A8A2577" w14:textId="77777777" w:rsidR="00B9502D" w:rsidRDefault="00B9502D" w:rsidP="00B9502D">
      <w:pPr>
        <w:pStyle w:val="ListParagraph"/>
        <w:tabs>
          <w:tab w:val="left" w:pos="1080"/>
          <w:tab w:val="left" w:pos="4191"/>
        </w:tabs>
        <w:rPr>
          <w:sz w:val="26"/>
          <w:szCs w:val="26"/>
        </w:rPr>
      </w:pPr>
    </w:p>
    <w:p w14:paraId="4610D864" w14:textId="77777777" w:rsidR="00971CF9" w:rsidRDefault="00971CF9" w:rsidP="00971CF9">
      <w:pPr>
        <w:pStyle w:val="ListParagraph"/>
        <w:numPr>
          <w:ilvl w:val="2"/>
          <w:numId w:val="19"/>
        </w:numPr>
        <w:tabs>
          <w:tab w:val="left" w:pos="4191"/>
        </w:tabs>
        <w:spacing w:line="360" w:lineRule="auto"/>
        <w:rPr>
          <w:b/>
          <w:sz w:val="26"/>
          <w:szCs w:val="26"/>
        </w:rPr>
      </w:pPr>
      <w:moveToRangeStart w:id="286" w:author="Michael Nguyen" w:date="2015-05-14T06:29:00Z" w:name="move419348312"/>
      <w:moveTo w:id="287" w:author="Michael Nguyen" w:date="2015-05-14T06:29:00Z">
        <w:r>
          <w:rPr>
            <w:b/>
            <w:sz w:val="26"/>
            <w:szCs w:val="26"/>
          </w:rPr>
          <w:t xml:space="preserve">Chức năng tạo mới “KRIs”: </w:t>
        </w:r>
      </w:moveTo>
    </w:p>
    <w:p w14:paraId="0F4A567D" w14:textId="77777777" w:rsidR="00971CF9" w:rsidRDefault="00971CF9" w:rsidP="00971CF9">
      <w:pPr>
        <w:pStyle w:val="ListParagraph"/>
        <w:numPr>
          <w:ilvl w:val="3"/>
          <w:numId w:val="19"/>
        </w:numPr>
        <w:tabs>
          <w:tab w:val="left" w:pos="4191"/>
        </w:tabs>
        <w:spacing w:line="360" w:lineRule="auto"/>
        <w:ind w:left="1080" w:hanging="1080"/>
        <w:rPr>
          <w:i/>
          <w:sz w:val="26"/>
          <w:szCs w:val="26"/>
        </w:rPr>
      </w:pPr>
      <w:moveTo w:id="288" w:author="Michael Nguyen" w:date="2015-05-14T06:29:00Z">
        <w:r w:rsidRPr="00271846">
          <w:rPr>
            <w:i/>
            <w:sz w:val="26"/>
            <w:szCs w:val="26"/>
          </w:rPr>
          <w:t>Yêu cầu nghiệp vụ</w:t>
        </w:r>
        <w:r>
          <w:rPr>
            <w:i/>
            <w:sz w:val="26"/>
            <w:szCs w:val="26"/>
          </w:rPr>
          <w:t>:</w:t>
        </w:r>
      </w:moveTo>
    </w:p>
    <w:p w14:paraId="31E4AAF0" w14:textId="77777777" w:rsidR="00971CF9" w:rsidRPr="00231C6E" w:rsidRDefault="00971CF9" w:rsidP="00971CF9">
      <w:pPr>
        <w:pStyle w:val="ListParagraph"/>
        <w:numPr>
          <w:ilvl w:val="0"/>
          <w:numId w:val="105"/>
        </w:numPr>
        <w:tabs>
          <w:tab w:val="left" w:pos="1080"/>
          <w:tab w:val="left" w:pos="4191"/>
        </w:tabs>
        <w:rPr>
          <w:i/>
          <w:sz w:val="26"/>
          <w:szCs w:val="26"/>
        </w:rPr>
      </w:pPr>
      <w:moveTo w:id="289" w:author="Michael Nguyen" w:date="2015-05-14T06:29:00Z">
        <w:r w:rsidRPr="00231C6E">
          <w:rPr>
            <w:sz w:val="26"/>
            <w:szCs w:val="26"/>
          </w:rPr>
          <w:t xml:space="preserve">Màn hình [Tạo mới KRIs] được hiển thị trong trường hợp sau: user “qlrr_oprisk” hoặc các user cá nhân, chọn menu </w:t>
        </w:r>
        <w:r w:rsidRPr="00231C6E">
          <w:rPr>
            <w:b/>
            <w:sz w:val="26"/>
            <w:szCs w:val="26"/>
          </w:rPr>
          <w:t>“KRIs”</w:t>
        </w:r>
        <w:r w:rsidRPr="00231C6E">
          <w:rPr>
            <w:sz w:val="26"/>
            <w:szCs w:val="26"/>
          </w:rPr>
          <w:t xml:space="preserve">  ấn vào node </w:t>
        </w:r>
        <w:r w:rsidRPr="00231C6E">
          <w:rPr>
            <w:b/>
            <w:sz w:val="26"/>
            <w:szCs w:val="26"/>
          </w:rPr>
          <w:t>“T</w:t>
        </w:r>
        <w:r>
          <w:rPr>
            <w:b/>
            <w:sz w:val="26"/>
            <w:szCs w:val="26"/>
          </w:rPr>
          <w:t>hêm</w:t>
        </w:r>
        <w:r w:rsidRPr="00231C6E">
          <w:rPr>
            <w:b/>
            <w:sz w:val="26"/>
            <w:szCs w:val="26"/>
          </w:rPr>
          <w:t xml:space="preserve"> mới KRIs”</w:t>
        </w:r>
        <w:r w:rsidRPr="00231C6E">
          <w:rPr>
            <w:sz w:val="26"/>
            <w:szCs w:val="26"/>
          </w:rPr>
          <w:t xml:space="preserve"> trên Menu.</w:t>
        </w:r>
      </w:moveTo>
    </w:p>
    <w:p w14:paraId="2C7E9580" w14:textId="77777777" w:rsidR="00971CF9" w:rsidRDefault="00971CF9" w:rsidP="00971CF9">
      <w:pPr>
        <w:pStyle w:val="ListParagraph"/>
        <w:numPr>
          <w:ilvl w:val="0"/>
          <w:numId w:val="105"/>
        </w:numPr>
        <w:tabs>
          <w:tab w:val="left" w:pos="1080"/>
          <w:tab w:val="left" w:pos="4191"/>
        </w:tabs>
        <w:rPr>
          <w:sz w:val="26"/>
          <w:szCs w:val="26"/>
        </w:rPr>
      </w:pPr>
      <w:moveTo w:id="290" w:author="Michael Nguyen" w:date="2015-05-14T06:29:00Z">
        <w:r>
          <w:rPr>
            <w:sz w:val="26"/>
            <w:szCs w:val="26"/>
          </w:rPr>
          <w:t>Chức năng “thêm mới KRIs”: được sử dụng để thêm các rủi ro chính, có khả năng xảy ra cao tại các đơn vị. Từ đó, Phòng Quản lý Rủi ro Hoạt động và các trưởng đơn vị có thể đưa ra các đề xuất/ khuyến nghị giảm thiểu những rủi ro đó.</w:t>
        </w:r>
      </w:moveTo>
    </w:p>
    <w:p w14:paraId="0F3A20F3" w14:textId="77777777" w:rsidR="00971CF9" w:rsidRPr="00840D45" w:rsidRDefault="00971CF9" w:rsidP="00971CF9">
      <w:pPr>
        <w:pStyle w:val="ListParagraph"/>
        <w:numPr>
          <w:ilvl w:val="0"/>
          <w:numId w:val="105"/>
        </w:numPr>
        <w:tabs>
          <w:tab w:val="left" w:pos="1080"/>
          <w:tab w:val="left" w:pos="4191"/>
        </w:tabs>
        <w:rPr>
          <w:sz w:val="26"/>
          <w:szCs w:val="26"/>
          <w:highlight w:val="yellow"/>
        </w:rPr>
      </w:pPr>
      <w:moveTo w:id="291" w:author="Michael Nguyen" w:date="2015-05-14T06:29:00Z">
        <w:r w:rsidRPr="00840D45">
          <w:rPr>
            <w:sz w:val="26"/>
            <w:szCs w:val="26"/>
            <w:highlight w:val="yellow"/>
          </w:rPr>
          <w:t>Phân quyền: cả user “qlrr_oprisk” và các user cá nhân đều được tạo mới.</w:t>
        </w:r>
      </w:moveTo>
    </w:p>
    <w:p w14:paraId="440ECEC3" w14:textId="77777777" w:rsidR="00971CF9" w:rsidRPr="00840D45" w:rsidRDefault="00971CF9" w:rsidP="00971CF9">
      <w:pPr>
        <w:pStyle w:val="ListParagraph"/>
        <w:tabs>
          <w:tab w:val="left" w:pos="1080"/>
          <w:tab w:val="left" w:pos="4191"/>
        </w:tabs>
        <w:ind w:left="360"/>
        <w:rPr>
          <w:sz w:val="26"/>
          <w:szCs w:val="26"/>
        </w:rPr>
      </w:pPr>
    </w:p>
    <w:p w14:paraId="071EE96F" w14:textId="77777777" w:rsidR="00971CF9" w:rsidRPr="00177C5F" w:rsidRDefault="00971CF9" w:rsidP="00971CF9">
      <w:pPr>
        <w:pStyle w:val="ListParagraph"/>
        <w:numPr>
          <w:ilvl w:val="3"/>
          <w:numId w:val="19"/>
        </w:numPr>
        <w:tabs>
          <w:tab w:val="left" w:pos="4191"/>
        </w:tabs>
        <w:ind w:left="1080" w:hanging="1080"/>
        <w:rPr>
          <w:i/>
          <w:sz w:val="26"/>
          <w:szCs w:val="26"/>
        </w:rPr>
      </w:pPr>
      <w:moveTo w:id="292" w:author="Michael Nguyen" w:date="2015-05-14T06:29:00Z">
        <w:r w:rsidRPr="00C00231">
          <w:rPr>
            <w:i/>
            <w:sz w:val="26"/>
            <w:szCs w:val="26"/>
          </w:rPr>
          <w:t>Mô tả màn hình:</w:t>
        </w:r>
      </w:moveTo>
    </w:p>
    <w:p w14:paraId="47EDEB97" w14:textId="77777777" w:rsidR="00971CF9" w:rsidRDefault="00971CF9" w:rsidP="00971CF9">
      <w:pPr>
        <w:pStyle w:val="ListParagraph"/>
        <w:tabs>
          <w:tab w:val="left" w:pos="0"/>
          <w:tab w:val="left" w:pos="1080"/>
          <w:tab w:val="left" w:pos="4191"/>
        </w:tabs>
        <w:ind w:left="0"/>
        <w:rPr>
          <w:i/>
          <w:sz w:val="26"/>
          <w:szCs w:val="26"/>
        </w:rPr>
      </w:pPr>
      <w:moveTo w:id="293" w:author="Michael Nguyen" w:date="2015-05-14T06:29:00Z">
        <w:r>
          <w:rPr>
            <w:i/>
            <w:noProof/>
            <w:sz w:val="26"/>
            <w:szCs w:val="26"/>
          </w:rPr>
          <w:lastRenderedPageBreak/>
          <w:drawing>
            <wp:inline distT="0" distB="0" distL="0" distR="0" wp14:anchorId="0C315FA7" wp14:editId="5D2F442F">
              <wp:extent cx="5709920" cy="5029200"/>
              <wp:effectExtent l="1905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5709920" cy="5029200"/>
                      </a:xfrm>
                      <a:prstGeom prst="rect">
                        <a:avLst/>
                      </a:prstGeom>
                      <a:noFill/>
                      <a:ln w="9525">
                        <a:noFill/>
                        <a:miter lim="800000"/>
                        <a:headEnd/>
                        <a:tailEnd/>
                      </a:ln>
                    </pic:spPr>
                  </pic:pic>
                </a:graphicData>
              </a:graphic>
            </wp:inline>
          </w:drawing>
        </w:r>
      </w:moveTo>
    </w:p>
    <w:p w14:paraId="0D73D667" w14:textId="77777777" w:rsidR="00971CF9" w:rsidRDefault="00971CF9" w:rsidP="00971CF9">
      <w:pPr>
        <w:pStyle w:val="ListParagraph"/>
        <w:tabs>
          <w:tab w:val="left" w:pos="0"/>
          <w:tab w:val="left" w:pos="1080"/>
          <w:tab w:val="left" w:pos="4191"/>
        </w:tabs>
        <w:ind w:left="0"/>
        <w:rPr>
          <w:i/>
          <w:sz w:val="26"/>
          <w:szCs w:val="26"/>
        </w:rPr>
      </w:pPr>
    </w:p>
    <w:p w14:paraId="2FF4D907" w14:textId="77777777" w:rsidR="00971CF9" w:rsidRDefault="00971CF9" w:rsidP="00971CF9">
      <w:pPr>
        <w:pStyle w:val="ListParagraph"/>
        <w:tabs>
          <w:tab w:val="left" w:pos="0"/>
          <w:tab w:val="left" w:pos="1080"/>
          <w:tab w:val="left" w:pos="4191"/>
        </w:tabs>
        <w:ind w:left="0"/>
        <w:rPr>
          <w:i/>
          <w:sz w:val="26"/>
          <w:szCs w:val="26"/>
        </w:rPr>
      </w:pPr>
    </w:p>
    <w:p w14:paraId="5F36B071" w14:textId="77777777" w:rsidR="00971CF9" w:rsidRPr="006B356F" w:rsidRDefault="00971CF9" w:rsidP="00971CF9">
      <w:pPr>
        <w:pStyle w:val="ListParagraph"/>
        <w:tabs>
          <w:tab w:val="left" w:pos="0"/>
          <w:tab w:val="left" w:pos="1080"/>
          <w:tab w:val="left" w:pos="4191"/>
        </w:tabs>
        <w:ind w:left="0"/>
        <w:rPr>
          <w:i/>
          <w:sz w:val="26"/>
          <w:szCs w:val="26"/>
        </w:rPr>
      </w:pPr>
    </w:p>
    <w:p w14:paraId="501BC328" w14:textId="77777777" w:rsidR="00971CF9" w:rsidRDefault="00971CF9" w:rsidP="00971CF9">
      <w:pPr>
        <w:pStyle w:val="ListParagraph"/>
        <w:numPr>
          <w:ilvl w:val="3"/>
          <w:numId w:val="19"/>
        </w:numPr>
        <w:tabs>
          <w:tab w:val="left" w:pos="1170"/>
          <w:tab w:val="left" w:pos="4191"/>
        </w:tabs>
        <w:ind w:left="1080" w:hanging="1080"/>
        <w:rPr>
          <w:i/>
          <w:sz w:val="26"/>
          <w:szCs w:val="26"/>
        </w:rPr>
      </w:pPr>
      <w:moveTo w:id="294" w:author="Michael Nguyen" w:date="2015-05-14T06:29:00Z">
        <w:r w:rsidRPr="00C00231">
          <w:rPr>
            <w:i/>
            <w:sz w:val="26"/>
            <w:szCs w:val="26"/>
          </w:rPr>
          <w:t>Miêu tả chi tiết màn hình:</w:t>
        </w:r>
      </w:moveTo>
    </w:p>
    <w:tbl>
      <w:tblPr>
        <w:tblStyle w:val="TableGrid"/>
        <w:tblW w:w="0" w:type="auto"/>
        <w:tblInd w:w="198" w:type="dxa"/>
        <w:tblLayout w:type="fixed"/>
        <w:tblLook w:val="04A0" w:firstRow="1" w:lastRow="0" w:firstColumn="1" w:lastColumn="0" w:noHBand="0" w:noVBand="1"/>
      </w:tblPr>
      <w:tblGrid>
        <w:gridCol w:w="1508"/>
        <w:gridCol w:w="1372"/>
        <w:gridCol w:w="990"/>
        <w:gridCol w:w="3060"/>
        <w:gridCol w:w="2448"/>
      </w:tblGrid>
      <w:tr w:rsidR="00971CF9" w14:paraId="21502BAD" w14:textId="77777777" w:rsidTr="003B52F3">
        <w:trPr>
          <w:trHeight w:val="530"/>
        </w:trPr>
        <w:tc>
          <w:tcPr>
            <w:tcW w:w="1508" w:type="dxa"/>
            <w:shd w:val="clear" w:color="auto" w:fill="DA251C"/>
          </w:tcPr>
          <w:p w14:paraId="541AA2C8" w14:textId="77777777" w:rsidR="00971CF9" w:rsidRPr="00CA10FE" w:rsidRDefault="00971CF9" w:rsidP="003B52F3">
            <w:pPr>
              <w:tabs>
                <w:tab w:val="left" w:pos="720"/>
              </w:tabs>
              <w:jc w:val="center"/>
              <w:rPr>
                <w:b/>
                <w:color w:val="FFFFFF" w:themeColor="background1"/>
                <w:sz w:val="26"/>
                <w:szCs w:val="26"/>
              </w:rPr>
            </w:pPr>
            <w:moveTo w:id="295" w:author="Michael Nguyen" w:date="2015-05-14T06:29:00Z">
              <w:r w:rsidRPr="00CA10FE">
                <w:rPr>
                  <w:b/>
                  <w:color w:val="FFFFFF" w:themeColor="background1"/>
                  <w:sz w:val="26"/>
                  <w:szCs w:val="26"/>
                </w:rPr>
                <w:t>Tên trường dữ liệu</w:t>
              </w:r>
            </w:moveTo>
          </w:p>
        </w:tc>
        <w:tc>
          <w:tcPr>
            <w:tcW w:w="1372" w:type="dxa"/>
            <w:shd w:val="clear" w:color="auto" w:fill="DA251C"/>
          </w:tcPr>
          <w:p w14:paraId="1CE3B6EA" w14:textId="77777777" w:rsidR="00971CF9" w:rsidRPr="00997449" w:rsidRDefault="00971CF9" w:rsidP="003B52F3">
            <w:pPr>
              <w:pStyle w:val="ListParagraph"/>
              <w:tabs>
                <w:tab w:val="left" w:pos="0"/>
                <w:tab w:val="left" w:pos="1080"/>
                <w:tab w:val="left" w:pos="4191"/>
              </w:tabs>
              <w:ind w:left="0"/>
              <w:jc w:val="center"/>
              <w:rPr>
                <w:b/>
                <w:color w:val="FFFFFF" w:themeColor="background1"/>
                <w:sz w:val="26"/>
                <w:szCs w:val="26"/>
              </w:rPr>
            </w:pPr>
            <w:moveTo w:id="296" w:author="Michael Nguyen" w:date="2015-05-14T06:29:00Z">
              <w:r>
                <w:rPr>
                  <w:b/>
                  <w:color w:val="FFFFFF" w:themeColor="background1"/>
                  <w:sz w:val="26"/>
                  <w:szCs w:val="26"/>
                </w:rPr>
                <w:t>Kiểu dữ liệu</w:t>
              </w:r>
            </w:moveTo>
          </w:p>
        </w:tc>
        <w:tc>
          <w:tcPr>
            <w:tcW w:w="990" w:type="dxa"/>
            <w:shd w:val="clear" w:color="auto" w:fill="DA251C"/>
          </w:tcPr>
          <w:p w14:paraId="66ECE3D5" w14:textId="77777777" w:rsidR="00971CF9" w:rsidRPr="00997449" w:rsidRDefault="00971CF9" w:rsidP="003B52F3">
            <w:pPr>
              <w:pStyle w:val="ListParagraph"/>
              <w:tabs>
                <w:tab w:val="left" w:pos="0"/>
                <w:tab w:val="left" w:pos="1080"/>
                <w:tab w:val="left" w:pos="4191"/>
              </w:tabs>
              <w:ind w:left="0"/>
              <w:jc w:val="center"/>
              <w:rPr>
                <w:b/>
                <w:color w:val="FFFFFF" w:themeColor="background1"/>
                <w:sz w:val="26"/>
                <w:szCs w:val="26"/>
              </w:rPr>
            </w:pPr>
            <w:moveTo w:id="297" w:author="Michael Nguyen" w:date="2015-05-14T06:29:00Z">
              <w:r>
                <w:rPr>
                  <w:b/>
                  <w:color w:val="FFFFFF" w:themeColor="background1"/>
                  <w:sz w:val="26"/>
                  <w:szCs w:val="26"/>
                </w:rPr>
                <w:t>Bắt buộc</w:t>
              </w:r>
            </w:moveTo>
          </w:p>
        </w:tc>
        <w:tc>
          <w:tcPr>
            <w:tcW w:w="3060" w:type="dxa"/>
            <w:shd w:val="clear" w:color="auto" w:fill="DA251C"/>
          </w:tcPr>
          <w:p w14:paraId="28ED3E65" w14:textId="77777777" w:rsidR="00971CF9" w:rsidRPr="00997449" w:rsidRDefault="00971CF9" w:rsidP="003B52F3">
            <w:pPr>
              <w:pStyle w:val="ListParagraph"/>
              <w:tabs>
                <w:tab w:val="left" w:pos="0"/>
                <w:tab w:val="left" w:pos="1080"/>
                <w:tab w:val="left" w:pos="4191"/>
              </w:tabs>
              <w:ind w:left="0"/>
              <w:jc w:val="center"/>
              <w:rPr>
                <w:b/>
                <w:color w:val="FFFFFF" w:themeColor="background1"/>
                <w:sz w:val="26"/>
                <w:szCs w:val="26"/>
              </w:rPr>
            </w:pPr>
            <w:moveTo w:id="298" w:author="Michael Nguyen" w:date="2015-05-14T06:29:00Z">
              <w:r w:rsidRPr="00997449">
                <w:rPr>
                  <w:b/>
                  <w:color w:val="FFFFFF" w:themeColor="background1"/>
                  <w:sz w:val="26"/>
                  <w:szCs w:val="26"/>
                </w:rPr>
                <w:t>Mô tả chi tiết</w:t>
              </w:r>
            </w:moveTo>
          </w:p>
        </w:tc>
        <w:tc>
          <w:tcPr>
            <w:tcW w:w="2448" w:type="dxa"/>
            <w:shd w:val="clear" w:color="auto" w:fill="DA251C"/>
          </w:tcPr>
          <w:p w14:paraId="307F5E44" w14:textId="77777777" w:rsidR="00971CF9" w:rsidRPr="00997449" w:rsidRDefault="00971CF9" w:rsidP="003B52F3">
            <w:pPr>
              <w:pStyle w:val="ListParagraph"/>
              <w:tabs>
                <w:tab w:val="left" w:pos="0"/>
                <w:tab w:val="left" w:pos="1080"/>
                <w:tab w:val="left" w:pos="4191"/>
              </w:tabs>
              <w:ind w:left="0"/>
              <w:jc w:val="center"/>
              <w:rPr>
                <w:b/>
                <w:color w:val="FFFFFF" w:themeColor="background1"/>
                <w:sz w:val="26"/>
                <w:szCs w:val="26"/>
              </w:rPr>
            </w:pPr>
            <w:moveTo w:id="299" w:author="Michael Nguyen" w:date="2015-05-14T06:29:00Z">
              <w:r w:rsidRPr="00997449">
                <w:rPr>
                  <w:b/>
                  <w:color w:val="FFFFFF" w:themeColor="background1"/>
                  <w:sz w:val="26"/>
                  <w:szCs w:val="26"/>
                </w:rPr>
                <w:t>Ghi chú</w:t>
              </w:r>
            </w:moveTo>
          </w:p>
        </w:tc>
      </w:tr>
      <w:tr w:rsidR="00971CF9" w14:paraId="102B3AFD" w14:textId="77777777" w:rsidTr="003B52F3">
        <w:trPr>
          <w:trHeight w:val="791"/>
        </w:trPr>
        <w:tc>
          <w:tcPr>
            <w:tcW w:w="1508" w:type="dxa"/>
          </w:tcPr>
          <w:p w14:paraId="1BA83E94" w14:textId="77777777" w:rsidR="00971CF9" w:rsidRPr="00CA10FE" w:rsidRDefault="00971CF9" w:rsidP="003B52F3">
            <w:pPr>
              <w:pStyle w:val="ListParagraph"/>
              <w:tabs>
                <w:tab w:val="left" w:pos="0"/>
                <w:tab w:val="left" w:pos="1080"/>
                <w:tab w:val="left" w:pos="4191"/>
              </w:tabs>
              <w:ind w:left="0"/>
              <w:rPr>
                <w:i/>
                <w:sz w:val="26"/>
                <w:szCs w:val="26"/>
              </w:rPr>
            </w:pPr>
            <w:moveTo w:id="300" w:author="Michael Nguyen" w:date="2015-05-14T06:29:00Z">
              <w:r w:rsidRPr="00CA10FE">
                <w:rPr>
                  <w:sz w:val="26"/>
                  <w:szCs w:val="26"/>
                </w:rPr>
                <w:t>Mã KRI</w:t>
              </w:r>
            </w:moveTo>
          </w:p>
        </w:tc>
        <w:tc>
          <w:tcPr>
            <w:tcW w:w="1372" w:type="dxa"/>
          </w:tcPr>
          <w:p w14:paraId="2075661F" w14:textId="77777777" w:rsidR="00971CF9" w:rsidRPr="00994FDB" w:rsidRDefault="00971CF9" w:rsidP="003B52F3">
            <w:pPr>
              <w:tabs>
                <w:tab w:val="left" w:pos="342"/>
                <w:tab w:val="left" w:pos="4191"/>
              </w:tabs>
              <w:rPr>
                <w:sz w:val="26"/>
                <w:szCs w:val="26"/>
              </w:rPr>
            </w:pPr>
            <w:moveTo w:id="301" w:author="Michael Nguyen" w:date="2015-05-14T06:29:00Z">
              <w:r w:rsidRPr="00994FDB">
                <w:rPr>
                  <w:sz w:val="26"/>
                  <w:szCs w:val="26"/>
                </w:rPr>
                <w:t>Text box</w:t>
              </w:r>
            </w:moveTo>
          </w:p>
          <w:p w14:paraId="52DB6922" w14:textId="77777777" w:rsidR="00971CF9" w:rsidRPr="00B268DF" w:rsidRDefault="00971CF9" w:rsidP="003B52F3">
            <w:pPr>
              <w:pStyle w:val="ListParagraph"/>
              <w:tabs>
                <w:tab w:val="left" w:pos="342"/>
                <w:tab w:val="left" w:pos="4191"/>
              </w:tabs>
              <w:ind w:left="342"/>
              <w:rPr>
                <w:sz w:val="26"/>
                <w:szCs w:val="26"/>
              </w:rPr>
            </w:pPr>
          </w:p>
        </w:tc>
        <w:tc>
          <w:tcPr>
            <w:tcW w:w="990" w:type="dxa"/>
          </w:tcPr>
          <w:p w14:paraId="465D2E32" w14:textId="77777777" w:rsidR="00971CF9" w:rsidRPr="00B268DF" w:rsidRDefault="00971CF9" w:rsidP="003B52F3">
            <w:pPr>
              <w:pStyle w:val="ListParagraph"/>
              <w:tabs>
                <w:tab w:val="left" w:pos="342"/>
                <w:tab w:val="left" w:pos="4191"/>
              </w:tabs>
              <w:ind w:left="342"/>
              <w:jc w:val="center"/>
              <w:rPr>
                <w:sz w:val="26"/>
                <w:szCs w:val="26"/>
              </w:rPr>
            </w:pPr>
            <w:moveTo w:id="302" w:author="Michael Nguyen" w:date="2015-05-14T06:29:00Z">
              <w:r>
                <w:rPr>
                  <w:sz w:val="26"/>
                  <w:szCs w:val="26"/>
                </w:rPr>
                <w:t>Có</w:t>
              </w:r>
            </w:moveTo>
          </w:p>
        </w:tc>
        <w:tc>
          <w:tcPr>
            <w:tcW w:w="3060" w:type="dxa"/>
          </w:tcPr>
          <w:p w14:paraId="7FC1FCC4" w14:textId="77777777" w:rsidR="00971CF9" w:rsidRPr="00997449" w:rsidRDefault="00971CF9" w:rsidP="003B52F3">
            <w:pPr>
              <w:pStyle w:val="ListParagraph"/>
              <w:numPr>
                <w:ilvl w:val="0"/>
                <w:numId w:val="11"/>
              </w:numPr>
              <w:tabs>
                <w:tab w:val="left" w:pos="342"/>
                <w:tab w:val="left" w:pos="4191"/>
              </w:tabs>
              <w:ind w:left="342"/>
              <w:rPr>
                <w:sz w:val="26"/>
                <w:szCs w:val="26"/>
              </w:rPr>
            </w:pPr>
            <w:moveTo w:id="303" w:author="Michael Nguyen" w:date="2015-05-14T06:29:00Z">
              <w:r>
                <w:rPr>
                  <w:sz w:val="26"/>
                  <w:szCs w:val="26"/>
                </w:rPr>
                <w:t>Người dùng tự nhập dữ liệu vào</w:t>
              </w:r>
            </w:moveTo>
          </w:p>
        </w:tc>
        <w:tc>
          <w:tcPr>
            <w:tcW w:w="2448" w:type="dxa"/>
          </w:tcPr>
          <w:p w14:paraId="500AEBC8" w14:textId="77777777" w:rsidR="00971CF9" w:rsidRDefault="00971CF9" w:rsidP="003B52F3">
            <w:pPr>
              <w:pStyle w:val="ListParagraph"/>
              <w:tabs>
                <w:tab w:val="left" w:pos="0"/>
                <w:tab w:val="left" w:pos="1080"/>
                <w:tab w:val="left" w:pos="4191"/>
              </w:tabs>
              <w:ind w:left="0"/>
              <w:rPr>
                <w:sz w:val="26"/>
                <w:szCs w:val="26"/>
              </w:rPr>
            </w:pPr>
          </w:p>
          <w:p w14:paraId="4E0425CE" w14:textId="77777777" w:rsidR="00971CF9" w:rsidRDefault="00971CF9" w:rsidP="003B52F3">
            <w:pPr>
              <w:pStyle w:val="ListParagraph"/>
              <w:tabs>
                <w:tab w:val="left" w:pos="0"/>
                <w:tab w:val="left" w:pos="1080"/>
                <w:tab w:val="left" w:pos="4191"/>
              </w:tabs>
              <w:ind w:left="0"/>
              <w:rPr>
                <w:i/>
                <w:sz w:val="26"/>
                <w:szCs w:val="26"/>
              </w:rPr>
            </w:pPr>
          </w:p>
        </w:tc>
      </w:tr>
      <w:tr w:rsidR="00971CF9" w14:paraId="5E98B76A" w14:textId="77777777" w:rsidTr="003B52F3">
        <w:tc>
          <w:tcPr>
            <w:tcW w:w="1508" w:type="dxa"/>
          </w:tcPr>
          <w:p w14:paraId="6582A5A5" w14:textId="77777777" w:rsidR="00971CF9" w:rsidRPr="00CA10FE" w:rsidRDefault="00971CF9" w:rsidP="003B52F3">
            <w:pPr>
              <w:pStyle w:val="ListParagraph"/>
              <w:tabs>
                <w:tab w:val="left" w:pos="0"/>
                <w:tab w:val="left" w:pos="1080"/>
                <w:tab w:val="left" w:pos="4191"/>
              </w:tabs>
              <w:ind w:left="0"/>
              <w:rPr>
                <w:i/>
                <w:sz w:val="26"/>
                <w:szCs w:val="26"/>
              </w:rPr>
            </w:pPr>
            <w:moveTo w:id="304" w:author="Michael Nguyen" w:date="2015-05-14T06:29:00Z">
              <w:r w:rsidRPr="00CA10FE">
                <w:rPr>
                  <w:sz w:val="26"/>
                  <w:szCs w:val="26"/>
                </w:rPr>
                <w:t>Tiêu đề KRI</w:t>
              </w:r>
            </w:moveTo>
          </w:p>
        </w:tc>
        <w:tc>
          <w:tcPr>
            <w:tcW w:w="1372" w:type="dxa"/>
          </w:tcPr>
          <w:p w14:paraId="60198B73" w14:textId="77777777" w:rsidR="00971CF9" w:rsidRPr="00994FDB" w:rsidRDefault="00971CF9" w:rsidP="003B52F3">
            <w:pPr>
              <w:tabs>
                <w:tab w:val="left" w:pos="342"/>
                <w:tab w:val="left" w:pos="4191"/>
              </w:tabs>
              <w:rPr>
                <w:sz w:val="26"/>
                <w:szCs w:val="26"/>
              </w:rPr>
            </w:pPr>
            <w:moveTo w:id="305" w:author="Michael Nguyen" w:date="2015-05-14T06:29:00Z">
              <w:r w:rsidRPr="00994FDB">
                <w:rPr>
                  <w:sz w:val="26"/>
                  <w:szCs w:val="26"/>
                </w:rPr>
                <w:t>Text box</w:t>
              </w:r>
            </w:moveTo>
          </w:p>
          <w:p w14:paraId="4F0792D1" w14:textId="77777777" w:rsidR="00971CF9" w:rsidRPr="00994FDB" w:rsidRDefault="00971CF9" w:rsidP="003B52F3">
            <w:pPr>
              <w:tabs>
                <w:tab w:val="left" w:pos="342"/>
                <w:tab w:val="left" w:pos="4191"/>
              </w:tabs>
              <w:ind w:left="360"/>
              <w:rPr>
                <w:sz w:val="26"/>
                <w:szCs w:val="26"/>
              </w:rPr>
            </w:pPr>
          </w:p>
        </w:tc>
        <w:tc>
          <w:tcPr>
            <w:tcW w:w="990" w:type="dxa"/>
          </w:tcPr>
          <w:p w14:paraId="7098462C" w14:textId="77777777" w:rsidR="00971CF9" w:rsidRPr="00B268DF" w:rsidRDefault="00971CF9" w:rsidP="003B52F3">
            <w:pPr>
              <w:pStyle w:val="ListParagraph"/>
              <w:tabs>
                <w:tab w:val="left" w:pos="342"/>
                <w:tab w:val="left" w:pos="4191"/>
              </w:tabs>
              <w:ind w:left="342"/>
              <w:jc w:val="center"/>
              <w:rPr>
                <w:sz w:val="26"/>
                <w:szCs w:val="26"/>
              </w:rPr>
            </w:pPr>
            <w:moveTo w:id="306" w:author="Michael Nguyen" w:date="2015-05-14T06:29:00Z">
              <w:r>
                <w:rPr>
                  <w:sz w:val="26"/>
                  <w:szCs w:val="26"/>
                </w:rPr>
                <w:t>Có</w:t>
              </w:r>
            </w:moveTo>
          </w:p>
        </w:tc>
        <w:tc>
          <w:tcPr>
            <w:tcW w:w="3060" w:type="dxa"/>
          </w:tcPr>
          <w:p w14:paraId="1CC8F58E" w14:textId="77777777" w:rsidR="00971CF9" w:rsidRPr="00994FDB" w:rsidRDefault="00971CF9" w:rsidP="003B52F3">
            <w:pPr>
              <w:pStyle w:val="ListParagraph"/>
              <w:numPr>
                <w:ilvl w:val="0"/>
                <w:numId w:val="11"/>
              </w:numPr>
              <w:tabs>
                <w:tab w:val="left" w:pos="342"/>
                <w:tab w:val="left" w:pos="4191"/>
              </w:tabs>
              <w:ind w:left="342"/>
              <w:rPr>
                <w:sz w:val="26"/>
                <w:szCs w:val="26"/>
              </w:rPr>
            </w:pPr>
            <w:moveTo w:id="307" w:author="Michael Nguyen" w:date="2015-05-14T06:29:00Z">
              <w:r>
                <w:rPr>
                  <w:sz w:val="26"/>
                  <w:szCs w:val="26"/>
                </w:rPr>
                <w:t xml:space="preserve">Người dùng tự nhập dữ liệu vào </w:t>
              </w:r>
            </w:moveTo>
          </w:p>
        </w:tc>
        <w:tc>
          <w:tcPr>
            <w:tcW w:w="2448" w:type="dxa"/>
          </w:tcPr>
          <w:p w14:paraId="64810DE5" w14:textId="77777777" w:rsidR="00971CF9" w:rsidRDefault="00971CF9" w:rsidP="003B52F3">
            <w:pPr>
              <w:pStyle w:val="ListParagraph"/>
              <w:tabs>
                <w:tab w:val="left" w:pos="0"/>
                <w:tab w:val="left" w:pos="1080"/>
                <w:tab w:val="left" w:pos="4191"/>
              </w:tabs>
              <w:ind w:left="0"/>
              <w:rPr>
                <w:i/>
                <w:sz w:val="26"/>
                <w:szCs w:val="26"/>
              </w:rPr>
            </w:pPr>
          </w:p>
          <w:p w14:paraId="45FEE4B4" w14:textId="77777777" w:rsidR="00971CF9" w:rsidRDefault="00971CF9" w:rsidP="003B52F3">
            <w:pPr>
              <w:pStyle w:val="ListParagraph"/>
              <w:tabs>
                <w:tab w:val="left" w:pos="0"/>
                <w:tab w:val="left" w:pos="1080"/>
                <w:tab w:val="left" w:pos="4191"/>
              </w:tabs>
              <w:ind w:left="0"/>
              <w:rPr>
                <w:i/>
                <w:sz w:val="26"/>
                <w:szCs w:val="26"/>
              </w:rPr>
            </w:pPr>
          </w:p>
        </w:tc>
      </w:tr>
      <w:tr w:rsidR="00971CF9" w14:paraId="1DD0C161" w14:textId="77777777" w:rsidTr="003B52F3">
        <w:tc>
          <w:tcPr>
            <w:tcW w:w="1508" w:type="dxa"/>
          </w:tcPr>
          <w:p w14:paraId="23C1382C" w14:textId="77777777" w:rsidR="00971CF9" w:rsidRPr="00CA10FE" w:rsidRDefault="00971CF9" w:rsidP="003B52F3">
            <w:pPr>
              <w:pStyle w:val="ListParagraph"/>
              <w:tabs>
                <w:tab w:val="left" w:pos="0"/>
                <w:tab w:val="left" w:pos="1080"/>
                <w:tab w:val="left" w:pos="4191"/>
              </w:tabs>
              <w:ind w:left="0"/>
              <w:rPr>
                <w:i/>
                <w:sz w:val="26"/>
                <w:szCs w:val="26"/>
              </w:rPr>
            </w:pPr>
            <w:moveTo w:id="308" w:author="Michael Nguyen" w:date="2015-05-14T06:29:00Z">
              <w:r>
                <w:rPr>
                  <w:sz w:val="26"/>
                  <w:szCs w:val="26"/>
                </w:rPr>
                <w:t>Mã/ Tên</w:t>
              </w:r>
              <w:r w:rsidRPr="00CA10FE">
                <w:rPr>
                  <w:sz w:val="26"/>
                  <w:szCs w:val="26"/>
                </w:rPr>
                <w:t xml:space="preserve"> rủi ro</w:t>
              </w:r>
            </w:moveTo>
          </w:p>
        </w:tc>
        <w:tc>
          <w:tcPr>
            <w:tcW w:w="1372" w:type="dxa"/>
          </w:tcPr>
          <w:p w14:paraId="4694C195" w14:textId="77777777" w:rsidR="00971CF9" w:rsidRPr="00994FDB" w:rsidRDefault="00971CF9" w:rsidP="003B52F3">
            <w:pPr>
              <w:tabs>
                <w:tab w:val="left" w:pos="342"/>
                <w:tab w:val="left" w:pos="4191"/>
              </w:tabs>
              <w:rPr>
                <w:sz w:val="26"/>
                <w:szCs w:val="26"/>
              </w:rPr>
            </w:pPr>
            <w:moveTo w:id="309" w:author="Michael Nguyen" w:date="2015-05-14T06:29:00Z">
              <w:r w:rsidRPr="00994FDB">
                <w:rPr>
                  <w:sz w:val="26"/>
                  <w:szCs w:val="26"/>
                </w:rPr>
                <w:t>Text box</w:t>
              </w:r>
            </w:moveTo>
          </w:p>
          <w:p w14:paraId="53D3438D" w14:textId="77777777" w:rsidR="00971CF9" w:rsidRPr="00B268DF" w:rsidRDefault="00971CF9" w:rsidP="003B52F3">
            <w:pPr>
              <w:pStyle w:val="ListParagraph"/>
              <w:tabs>
                <w:tab w:val="left" w:pos="342"/>
                <w:tab w:val="left" w:pos="4191"/>
              </w:tabs>
              <w:ind w:left="342"/>
              <w:rPr>
                <w:sz w:val="26"/>
                <w:szCs w:val="26"/>
              </w:rPr>
            </w:pPr>
          </w:p>
        </w:tc>
        <w:tc>
          <w:tcPr>
            <w:tcW w:w="990" w:type="dxa"/>
          </w:tcPr>
          <w:p w14:paraId="6AD34A91" w14:textId="77777777" w:rsidR="00971CF9" w:rsidRPr="00994FDB" w:rsidRDefault="00971CF9" w:rsidP="003B52F3">
            <w:pPr>
              <w:tabs>
                <w:tab w:val="left" w:pos="342"/>
                <w:tab w:val="left" w:pos="4191"/>
              </w:tabs>
              <w:jc w:val="center"/>
              <w:rPr>
                <w:sz w:val="26"/>
                <w:szCs w:val="26"/>
              </w:rPr>
            </w:pPr>
            <w:moveTo w:id="310" w:author="Michael Nguyen" w:date="2015-05-14T06:29:00Z">
              <w:r w:rsidRPr="00994FDB">
                <w:rPr>
                  <w:sz w:val="26"/>
                  <w:szCs w:val="26"/>
                </w:rPr>
                <w:t>Không</w:t>
              </w:r>
            </w:moveTo>
          </w:p>
        </w:tc>
        <w:tc>
          <w:tcPr>
            <w:tcW w:w="3060" w:type="dxa"/>
          </w:tcPr>
          <w:p w14:paraId="46E08E6B" w14:textId="77777777" w:rsidR="00971CF9" w:rsidRDefault="00971CF9" w:rsidP="003B52F3">
            <w:pPr>
              <w:pStyle w:val="ListParagraph"/>
              <w:numPr>
                <w:ilvl w:val="0"/>
                <w:numId w:val="11"/>
              </w:numPr>
              <w:tabs>
                <w:tab w:val="left" w:pos="0"/>
                <w:tab w:val="left" w:pos="1080"/>
                <w:tab w:val="left" w:pos="4191"/>
              </w:tabs>
              <w:ind w:left="342"/>
              <w:rPr>
                <w:i/>
                <w:sz w:val="26"/>
                <w:szCs w:val="26"/>
              </w:rPr>
            </w:pPr>
            <w:moveTo w:id="311" w:author="Michael Nguyen" w:date="2015-05-14T06:29:00Z">
              <w:r>
                <w:rPr>
                  <w:sz w:val="26"/>
                  <w:szCs w:val="26"/>
                </w:rPr>
                <w:t>Người dùng tự nhập dữ liệu vào</w:t>
              </w:r>
            </w:moveTo>
          </w:p>
        </w:tc>
        <w:tc>
          <w:tcPr>
            <w:tcW w:w="2448" w:type="dxa"/>
          </w:tcPr>
          <w:p w14:paraId="2FC46E85" w14:textId="77777777" w:rsidR="00971CF9" w:rsidRDefault="00971CF9" w:rsidP="003B52F3">
            <w:pPr>
              <w:pStyle w:val="ListParagraph"/>
              <w:tabs>
                <w:tab w:val="left" w:pos="0"/>
                <w:tab w:val="left" w:pos="1080"/>
                <w:tab w:val="left" w:pos="4191"/>
              </w:tabs>
              <w:ind w:left="0"/>
              <w:rPr>
                <w:i/>
                <w:sz w:val="26"/>
                <w:szCs w:val="26"/>
              </w:rPr>
            </w:pPr>
          </w:p>
        </w:tc>
      </w:tr>
      <w:tr w:rsidR="00971CF9" w14:paraId="659646A6" w14:textId="77777777" w:rsidTr="003B52F3">
        <w:tc>
          <w:tcPr>
            <w:tcW w:w="1508" w:type="dxa"/>
          </w:tcPr>
          <w:p w14:paraId="6C9770A4" w14:textId="77777777" w:rsidR="00971CF9" w:rsidRPr="00CA10FE" w:rsidRDefault="00971CF9" w:rsidP="003B52F3">
            <w:pPr>
              <w:pStyle w:val="ListParagraph"/>
              <w:tabs>
                <w:tab w:val="left" w:pos="0"/>
                <w:tab w:val="left" w:pos="1080"/>
                <w:tab w:val="left" w:pos="4191"/>
              </w:tabs>
              <w:ind w:left="0"/>
              <w:rPr>
                <w:sz w:val="26"/>
                <w:szCs w:val="26"/>
              </w:rPr>
            </w:pPr>
            <w:moveTo w:id="312" w:author="Michael Nguyen" w:date="2015-05-14T06:29:00Z">
              <w:r w:rsidRPr="00CA10FE">
                <w:rPr>
                  <w:sz w:val="26"/>
                  <w:szCs w:val="26"/>
                </w:rPr>
                <w:t>Loại KRI</w:t>
              </w:r>
            </w:moveTo>
          </w:p>
        </w:tc>
        <w:tc>
          <w:tcPr>
            <w:tcW w:w="1372" w:type="dxa"/>
          </w:tcPr>
          <w:p w14:paraId="08C92B95" w14:textId="77777777" w:rsidR="00971CF9" w:rsidRPr="00994FDB" w:rsidRDefault="00971CF9" w:rsidP="003B52F3">
            <w:pPr>
              <w:tabs>
                <w:tab w:val="left" w:pos="-18"/>
                <w:tab w:val="left" w:pos="4191"/>
              </w:tabs>
              <w:jc w:val="center"/>
              <w:rPr>
                <w:sz w:val="26"/>
                <w:szCs w:val="26"/>
              </w:rPr>
            </w:pPr>
            <w:moveTo w:id="313" w:author="Michael Nguyen" w:date="2015-05-14T06:29:00Z">
              <w:r w:rsidRPr="00994FDB">
                <w:rPr>
                  <w:sz w:val="26"/>
                  <w:szCs w:val="26"/>
                </w:rPr>
                <w:t>Combobox</w:t>
              </w:r>
            </w:moveTo>
          </w:p>
        </w:tc>
        <w:tc>
          <w:tcPr>
            <w:tcW w:w="990" w:type="dxa"/>
          </w:tcPr>
          <w:p w14:paraId="2899AB1A" w14:textId="77777777" w:rsidR="00971CF9" w:rsidRDefault="00971CF9" w:rsidP="003B52F3">
            <w:pPr>
              <w:pStyle w:val="ListParagraph"/>
              <w:tabs>
                <w:tab w:val="left" w:pos="-18"/>
                <w:tab w:val="left" w:pos="4191"/>
              </w:tabs>
              <w:ind w:left="342"/>
              <w:jc w:val="center"/>
              <w:rPr>
                <w:sz w:val="26"/>
                <w:szCs w:val="26"/>
              </w:rPr>
            </w:pPr>
            <w:moveTo w:id="314" w:author="Michael Nguyen" w:date="2015-05-14T06:29:00Z">
              <w:r>
                <w:rPr>
                  <w:sz w:val="26"/>
                  <w:szCs w:val="26"/>
                </w:rPr>
                <w:t>Có</w:t>
              </w:r>
            </w:moveTo>
          </w:p>
        </w:tc>
        <w:tc>
          <w:tcPr>
            <w:tcW w:w="3060" w:type="dxa"/>
          </w:tcPr>
          <w:p w14:paraId="2A45D239" w14:textId="77777777" w:rsidR="00971CF9" w:rsidRDefault="00971CF9" w:rsidP="003B52F3">
            <w:pPr>
              <w:pStyle w:val="ListParagraph"/>
              <w:numPr>
                <w:ilvl w:val="0"/>
                <w:numId w:val="112"/>
              </w:numPr>
              <w:tabs>
                <w:tab w:val="left" w:pos="-18"/>
                <w:tab w:val="left" w:pos="4191"/>
              </w:tabs>
              <w:spacing w:line="276" w:lineRule="auto"/>
              <w:rPr>
                <w:sz w:val="26"/>
                <w:szCs w:val="26"/>
              </w:rPr>
            </w:pPr>
            <w:moveTo w:id="315" w:author="Michael Nguyen" w:date="2015-05-14T06:29:00Z">
              <w:r>
                <w:rPr>
                  <w:sz w:val="26"/>
                  <w:szCs w:val="26"/>
                </w:rPr>
                <w:t>Với các lựa chọn như sau:</w:t>
              </w:r>
            </w:moveTo>
          </w:p>
          <w:p w14:paraId="539E9D03" w14:textId="77777777" w:rsidR="00971CF9" w:rsidRDefault="00971CF9" w:rsidP="003B52F3">
            <w:pPr>
              <w:pStyle w:val="ListParagraph"/>
              <w:numPr>
                <w:ilvl w:val="0"/>
                <w:numId w:val="9"/>
              </w:numPr>
              <w:tabs>
                <w:tab w:val="left" w:pos="720"/>
                <w:tab w:val="left" w:pos="4191"/>
              </w:tabs>
              <w:spacing w:line="276" w:lineRule="auto"/>
              <w:ind w:left="612"/>
              <w:rPr>
                <w:sz w:val="26"/>
                <w:szCs w:val="26"/>
              </w:rPr>
            </w:pPr>
            <w:moveTo w:id="316" w:author="Michael Nguyen" w:date="2015-05-14T06:29:00Z">
              <w:r>
                <w:rPr>
                  <w:sz w:val="26"/>
                  <w:szCs w:val="26"/>
                </w:rPr>
                <w:lastRenderedPageBreak/>
                <w:t>Toàn hàng</w:t>
              </w:r>
            </w:moveTo>
          </w:p>
          <w:p w14:paraId="2607061E" w14:textId="77777777" w:rsidR="00971CF9" w:rsidRDefault="00971CF9" w:rsidP="003B52F3">
            <w:pPr>
              <w:pStyle w:val="ListParagraph"/>
              <w:numPr>
                <w:ilvl w:val="0"/>
                <w:numId w:val="9"/>
              </w:numPr>
              <w:tabs>
                <w:tab w:val="left" w:pos="720"/>
                <w:tab w:val="left" w:pos="4191"/>
              </w:tabs>
              <w:spacing w:line="276" w:lineRule="auto"/>
              <w:ind w:left="612"/>
              <w:rPr>
                <w:ins w:id="317" w:author="Michael Nguyen" w:date="2015-05-14T06:33:00Z"/>
                <w:sz w:val="26"/>
                <w:szCs w:val="26"/>
              </w:rPr>
            </w:pPr>
            <w:moveTo w:id="318" w:author="Michael Nguyen" w:date="2015-05-14T06:29:00Z">
              <w:r>
                <w:rPr>
                  <w:sz w:val="26"/>
                  <w:szCs w:val="26"/>
                </w:rPr>
                <w:t xml:space="preserve">Cụ thể </w:t>
              </w:r>
            </w:moveTo>
          </w:p>
          <w:p w14:paraId="06FA60CC" w14:textId="709DA7A4" w:rsidR="002533E5" w:rsidRPr="00D90ECA" w:rsidRDefault="002533E5" w:rsidP="002533E5">
            <w:pPr>
              <w:pStyle w:val="ListParagraph"/>
              <w:numPr>
                <w:ilvl w:val="0"/>
                <w:numId w:val="112"/>
              </w:numPr>
              <w:tabs>
                <w:tab w:val="left" w:pos="-18"/>
                <w:tab w:val="left" w:pos="4191"/>
              </w:tabs>
              <w:spacing w:line="276" w:lineRule="auto"/>
              <w:rPr>
                <w:sz w:val="26"/>
                <w:szCs w:val="26"/>
              </w:rPr>
              <w:pPrChange w:id="319" w:author="Michael Nguyen" w:date="2015-05-14T06:33:00Z">
                <w:pPr>
                  <w:pStyle w:val="ListParagraph"/>
                  <w:numPr>
                    <w:numId w:val="9"/>
                  </w:numPr>
                  <w:tabs>
                    <w:tab w:val="left" w:pos="720"/>
                    <w:tab w:val="left" w:pos="4191"/>
                  </w:tabs>
                  <w:spacing w:line="276" w:lineRule="auto"/>
                  <w:ind w:left="612" w:hanging="360"/>
                </w:pPr>
              </w:pPrChange>
            </w:pPr>
            <w:ins w:id="320" w:author="Michael Nguyen" w:date="2015-05-14T06:33:00Z">
              <w:r>
                <w:rPr>
                  <w:sz w:val="26"/>
                  <w:szCs w:val="26"/>
                </w:rPr>
                <w:t xml:space="preserve">Mặc định là </w:t>
              </w:r>
            </w:ins>
            <w:ins w:id="321" w:author="Michael Nguyen" w:date="2015-05-14T06:34:00Z">
              <w:r>
                <w:rPr>
                  <w:sz w:val="26"/>
                  <w:szCs w:val="26"/>
                </w:rPr>
                <w:t>“Toàn hàng”</w:t>
              </w:r>
            </w:ins>
          </w:p>
        </w:tc>
        <w:tc>
          <w:tcPr>
            <w:tcW w:w="2448" w:type="dxa"/>
          </w:tcPr>
          <w:p w14:paraId="4E602A61" w14:textId="77777777" w:rsidR="00971CF9" w:rsidRPr="00994FDB" w:rsidRDefault="00971CF9" w:rsidP="003B52F3">
            <w:pPr>
              <w:tabs>
                <w:tab w:val="left" w:pos="0"/>
                <w:tab w:val="left" w:pos="1080"/>
                <w:tab w:val="left" w:pos="4191"/>
              </w:tabs>
              <w:rPr>
                <w:i/>
                <w:sz w:val="26"/>
                <w:szCs w:val="26"/>
              </w:rPr>
            </w:pPr>
            <w:moveTo w:id="322" w:author="Michael Nguyen" w:date="2015-05-14T06:29:00Z">
              <w:r>
                <w:rPr>
                  <w:sz w:val="26"/>
                  <w:szCs w:val="26"/>
                </w:rPr>
                <w:lastRenderedPageBreak/>
                <w:t>-</w:t>
              </w:r>
              <w:r w:rsidRPr="00994FDB">
                <w:rPr>
                  <w:sz w:val="26"/>
                  <w:szCs w:val="26"/>
                </w:rPr>
                <w:t xml:space="preserve">Nếu chọn “Toàn hàng” thì 3 trường “NHCD/ Khối, </w:t>
              </w:r>
              <w:r w:rsidRPr="00994FDB">
                <w:rPr>
                  <w:sz w:val="26"/>
                  <w:szCs w:val="26"/>
                </w:rPr>
                <w:lastRenderedPageBreak/>
                <w:t>CN/TT/Phòng, PGD/ Phòng ban/ Tổ/ Nhóm bị mờ đi, ko nhập được</w:t>
              </w:r>
            </w:moveTo>
          </w:p>
          <w:p w14:paraId="5A46B4E3" w14:textId="77777777" w:rsidR="00971CF9" w:rsidRPr="00994FDB" w:rsidRDefault="00971CF9" w:rsidP="003B52F3">
            <w:pPr>
              <w:tabs>
                <w:tab w:val="left" w:pos="0"/>
                <w:tab w:val="left" w:pos="1080"/>
                <w:tab w:val="left" w:pos="4191"/>
              </w:tabs>
              <w:rPr>
                <w:i/>
                <w:sz w:val="26"/>
                <w:szCs w:val="26"/>
              </w:rPr>
            </w:pPr>
            <w:moveTo w:id="323" w:author="Michael Nguyen" w:date="2015-05-14T06:29:00Z">
              <w:r>
                <w:rPr>
                  <w:sz w:val="26"/>
                  <w:szCs w:val="26"/>
                </w:rPr>
                <w:t>-</w:t>
              </w:r>
              <w:r w:rsidRPr="00994FDB">
                <w:rPr>
                  <w:sz w:val="26"/>
                  <w:szCs w:val="26"/>
                </w:rPr>
                <w:t xml:space="preserve">Nếu </w:t>
              </w:r>
              <w:r>
                <w:rPr>
                  <w:sz w:val="26"/>
                  <w:szCs w:val="26"/>
                </w:rPr>
                <w:t>chọn cụ thể thì “NHCD/ Khối” bắt buộc phải nhập, 2 trường kia ko bắt buộc</w:t>
              </w:r>
            </w:moveTo>
          </w:p>
        </w:tc>
      </w:tr>
      <w:tr w:rsidR="00971CF9" w14:paraId="72B7D9C6" w14:textId="77777777" w:rsidTr="003B52F3">
        <w:tc>
          <w:tcPr>
            <w:tcW w:w="1508" w:type="dxa"/>
          </w:tcPr>
          <w:p w14:paraId="51213482" w14:textId="77777777" w:rsidR="00971CF9" w:rsidRPr="00CA10FE" w:rsidRDefault="00971CF9" w:rsidP="003B52F3">
            <w:pPr>
              <w:pStyle w:val="ListParagraph"/>
              <w:tabs>
                <w:tab w:val="left" w:pos="0"/>
                <w:tab w:val="left" w:pos="1080"/>
                <w:tab w:val="left" w:pos="4191"/>
              </w:tabs>
              <w:spacing w:line="276" w:lineRule="auto"/>
              <w:ind w:left="0"/>
              <w:rPr>
                <w:sz w:val="26"/>
                <w:szCs w:val="26"/>
              </w:rPr>
            </w:pPr>
            <w:moveTo w:id="324" w:author="Michael Nguyen" w:date="2015-05-14T06:29:00Z">
              <w:r w:rsidRPr="00CA10FE">
                <w:rPr>
                  <w:sz w:val="26"/>
                  <w:szCs w:val="26"/>
                </w:rPr>
                <w:lastRenderedPageBreak/>
                <w:t>Mô tả</w:t>
              </w:r>
              <w:r>
                <w:rPr>
                  <w:sz w:val="26"/>
                  <w:szCs w:val="26"/>
                </w:rPr>
                <w:t xml:space="preserve"> KRI</w:t>
              </w:r>
            </w:moveTo>
          </w:p>
        </w:tc>
        <w:tc>
          <w:tcPr>
            <w:tcW w:w="1372" w:type="dxa"/>
          </w:tcPr>
          <w:p w14:paraId="01E82FC7" w14:textId="77777777" w:rsidR="00971CF9" w:rsidRPr="00994FDB" w:rsidRDefault="00971CF9" w:rsidP="003B52F3">
            <w:pPr>
              <w:tabs>
                <w:tab w:val="left" w:pos="342"/>
                <w:tab w:val="left" w:pos="4191"/>
              </w:tabs>
              <w:rPr>
                <w:sz w:val="26"/>
                <w:szCs w:val="26"/>
              </w:rPr>
            </w:pPr>
            <w:moveTo w:id="325" w:author="Michael Nguyen" w:date="2015-05-14T06:29:00Z">
              <w:r>
                <w:rPr>
                  <w:sz w:val="26"/>
                  <w:szCs w:val="26"/>
                </w:rPr>
                <w:t>Text area</w:t>
              </w:r>
            </w:moveTo>
          </w:p>
        </w:tc>
        <w:tc>
          <w:tcPr>
            <w:tcW w:w="990" w:type="dxa"/>
          </w:tcPr>
          <w:p w14:paraId="437DA2E2" w14:textId="77777777" w:rsidR="00971CF9" w:rsidRPr="00994FDB" w:rsidRDefault="00971CF9" w:rsidP="003B52F3">
            <w:pPr>
              <w:tabs>
                <w:tab w:val="left" w:pos="342"/>
                <w:tab w:val="left" w:pos="4191"/>
              </w:tabs>
              <w:jc w:val="center"/>
              <w:rPr>
                <w:sz w:val="26"/>
                <w:szCs w:val="26"/>
              </w:rPr>
            </w:pPr>
            <w:moveTo w:id="326" w:author="Michael Nguyen" w:date="2015-05-14T06:29:00Z">
              <w:r>
                <w:rPr>
                  <w:sz w:val="26"/>
                  <w:szCs w:val="26"/>
                </w:rPr>
                <w:t>Có</w:t>
              </w:r>
            </w:moveTo>
          </w:p>
        </w:tc>
        <w:tc>
          <w:tcPr>
            <w:tcW w:w="3060" w:type="dxa"/>
          </w:tcPr>
          <w:p w14:paraId="45DE9DC8" w14:textId="77777777" w:rsidR="00971CF9" w:rsidRDefault="00971CF9" w:rsidP="003B52F3">
            <w:pPr>
              <w:pStyle w:val="ListParagraph"/>
              <w:numPr>
                <w:ilvl w:val="0"/>
                <w:numId w:val="106"/>
              </w:numPr>
              <w:tabs>
                <w:tab w:val="left" w:pos="-108"/>
                <w:tab w:val="left" w:pos="4191"/>
              </w:tabs>
              <w:rPr>
                <w:sz w:val="26"/>
                <w:szCs w:val="26"/>
              </w:rPr>
            </w:pPr>
            <w:moveTo w:id="327" w:author="Michael Nguyen" w:date="2015-05-14T06:29:00Z">
              <w:r>
                <w:rPr>
                  <w:sz w:val="26"/>
                  <w:szCs w:val="26"/>
                </w:rPr>
                <w:t>Người dùng tự nhập vào</w:t>
              </w:r>
            </w:moveTo>
          </w:p>
          <w:p w14:paraId="0857DECC" w14:textId="77777777" w:rsidR="00971CF9" w:rsidRDefault="00971CF9" w:rsidP="003B52F3">
            <w:pPr>
              <w:pStyle w:val="ListParagraph"/>
              <w:numPr>
                <w:ilvl w:val="0"/>
                <w:numId w:val="106"/>
              </w:numPr>
              <w:tabs>
                <w:tab w:val="left" w:pos="-108"/>
                <w:tab w:val="left" w:pos="4191"/>
              </w:tabs>
              <w:rPr>
                <w:sz w:val="26"/>
                <w:szCs w:val="26"/>
              </w:rPr>
            </w:pPr>
            <w:moveTo w:id="328" w:author="Michael Nguyen" w:date="2015-05-14T06:29:00Z">
              <w:r>
                <w:rPr>
                  <w:sz w:val="26"/>
                  <w:szCs w:val="26"/>
                </w:rPr>
                <w:t>Có thể nhập nhiều dòng</w:t>
              </w:r>
            </w:moveTo>
          </w:p>
        </w:tc>
        <w:tc>
          <w:tcPr>
            <w:tcW w:w="2448" w:type="dxa"/>
          </w:tcPr>
          <w:p w14:paraId="2E0AE31F" w14:textId="77777777" w:rsidR="00971CF9" w:rsidRDefault="00971CF9" w:rsidP="003B52F3">
            <w:pPr>
              <w:pStyle w:val="ListParagraph"/>
              <w:tabs>
                <w:tab w:val="left" w:pos="0"/>
                <w:tab w:val="left" w:pos="1080"/>
                <w:tab w:val="left" w:pos="4191"/>
              </w:tabs>
              <w:ind w:left="0"/>
              <w:rPr>
                <w:i/>
                <w:sz w:val="26"/>
                <w:szCs w:val="26"/>
              </w:rPr>
            </w:pPr>
          </w:p>
        </w:tc>
      </w:tr>
      <w:tr w:rsidR="00971CF9" w14:paraId="581A787F" w14:textId="77777777" w:rsidTr="003B52F3">
        <w:tc>
          <w:tcPr>
            <w:tcW w:w="1508" w:type="dxa"/>
          </w:tcPr>
          <w:p w14:paraId="122A8601" w14:textId="77777777" w:rsidR="00971CF9" w:rsidRPr="00CA10FE" w:rsidRDefault="00971CF9" w:rsidP="003B52F3">
            <w:pPr>
              <w:pStyle w:val="ListParagraph"/>
              <w:tabs>
                <w:tab w:val="left" w:pos="0"/>
                <w:tab w:val="left" w:pos="1080"/>
                <w:tab w:val="left" w:pos="4191"/>
              </w:tabs>
              <w:spacing w:line="276" w:lineRule="auto"/>
              <w:ind w:left="0"/>
              <w:rPr>
                <w:sz w:val="26"/>
                <w:szCs w:val="26"/>
              </w:rPr>
            </w:pPr>
            <w:moveTo w:id="329" w:author="Michael Nguyen" w:date="2015-05-14T06:29:00Z">
              <w:r w:rsidRPr="00CA10FE">
                <w:rPr>
                  <w:sz w:val="26"/>
                  <w:szCs w:val="26"/>
                </w:rPr>
                <w:t xml:space="preserve">NH chuyên doanh/ khối, CN Trung tâm/ Phòng, PGD/ phòng ban/ tổ nhóm </w:t>
              </w:r>
            </w:moveTo>
          </w:p>
        </w:tc>
        <w:tc>
          <w:tcPr>
            <w:tcW w:w="1372" w:type="dxa"/>
          </w:tcPr>
          <w:p w14:paraId="04639E9F" w14:textId="77777777" w:rsidR="00971CF9" w:rsidRPr="003410EE" w:rsidRDefault="00971CF9" w:rsidP="003B52F3">
            <w:pPr>
              <w:tabs>
                <w:tab w:val="left" w:pos="342"/>
                <w:tab w:val="left" w:pos="4191"/>
              </w:tabs>
              <w:rPr>
                <w:sz w:val="26"/>
                <w:szCs w:val="26"/>
              </w:rPr>
            </w:pPr>
            <w:moveTo w:id="330" w:author="Michael Nguyen" w:date="2015-05-14T06:29:00Z">
              <w:r>
                <w:rPr>
                  <w:sz w:val="26"/>
                  <w:szCs w:val="26"/>
                </w:rPr>
                <w:t>Combobox</w:t>
              </w:r>
            </w:moveTo>
          </w:p>
        </w:tc>
        <w:tc>
          <w:tcPr>
            <w:tcW w:w="990" w:type="dxa"/>
          </w:tcPr>
          <w:p w14:paraId="7CC8ED75" w14:textId="77777777" w:rsidR="00971CF9" w:rsidRPr="00BF10D5" w:rsidRDefault="00971CF9" w:rsidP="003B52F3">
            <w:pPr>
              <w:tabs>
                <w:tab w:val="left" w:pos="342"/>
                <w:tab w:val="left" w:pos="4191"/>
              </w:tabs>
              <w:jc w:val="center"/>
              <w:rPr>
                <w:sz w:val="26"/>
                <w:szCs w:val="26"/>
              </w:rPr>
            </w:pPr>
            <w:moveTo w:id="331" w:author="Michael Nguyen" w:date="2015-05-14T06:29:00Z">
              <w:r w:rsidRPr="00BF10D5">
                <w:rPr>
                  <w:sz w:val="26"/>
                  <w:szCs w:val="26"/>
                </w:rPr>
                <w:t>Có</w:t>
              </w:r>
            </w:moveTo>
          </w:p>
        </w:tc>
        <w:tc>
          <w:tcPr>
            <w:tcW w:w="3060" w:type="dxa"/>
          </w:tcPr>
          <w:p w14:paraId="434AAE72" w14:textId="4AF7B75B" w:rsidR="00971CF9" w:rsidRDefault="00971CF9" w:rsidP="003B52F3">
            <w:pPr>
              <w:pStyle w:val="ListParagraph"/>
              <w:numPr>
                <w:ilvl w:val="0"/>
                <w:numId w:val="113"/>
              </w:numPr>
              <w:tabs>
                <w:tab w:val="left" w:pos="-108"/>
                <w:tab w:val="left" w:pos="4191"/>
              </w:tabs>
              <w:rPr>
                <w:ins w:id="332" w:author="Michael Nguyen" w:date="2015-05-14T06:31:00Z"/>
                <w:sz w:val="26"/>
                <w:szCs w:val="26"/>
              </w:rPr>
            </w:pPr>
            <w:ins w:id="333" w:author="Michael Nguyen" w:date="2015-05-14T06:31:00Z">
              <w:r>
                <w:rPr>
                  <w:sz w:val="26"/>
                  <w:szCs w:val="26"/>
                </w:rPr>
                <w:t xml:space="preserve">Hệ thống tự động </w:t>
              </w:r>
            </w:ins>
            <w:moveTo w:id="334" w:author="Michael Nguyen" w:date="2015-05-14T06:29:00Z">
              <w:del w:id="335" w:author="Michael Nguyen" w:date="2015-05-14T06:31:00Z">
                <w:r w:rsidDel="00971CF9">
                  <w:rPr>
                    <w:sz w:val="26"/>
                    <w:szCs w:val="26"/>
                  </w:rPr>
                  <w:delText>L</w:delText>
                </w:r>
              </w:del>
            </w:moveTo>
            <w:ins w:id="336" w:author="Michael Nguyen" w:date="2015-05-14T06:31:00Z">
              <w:r>
                <w:rPr>
                  <w:sz w:val="26"/>
                  <w:szCs w:val="26"/>
                </w:rPr>
                <w:t>l</w:t>
              </w:r>
            </w:ins>
            <w:moveTo w:id="337" w:author="Michael Nguyen" w:date="2015-05-14T06:29:00Z">
              <w:r>
                <w:rPr>
                  <w:sz w:val="26"/>
                  <w:szCs w:val="26"/>
                </w:rPr>
                <w:t>ấy dữ liệu trong menu “</w:t>
              </w:r>
              <w:r w:rsidRPr="003410EE">
                <w:rPr>
                  <w:sz w:val="26"/>
                  <w:szCs w:val="26"/>
                  <w:highlight w:val="yellow"/>
                </w:rPr>
                <w:t>Quản lý người dùng” của module “Báo cáo lỗi”</w:t>
              </w:r>
              <w:r>
                <w:rPr>
                  <w:sz w:val="26"/>
                  <w:szCs w:val="26"/>
                </w:rPr>
                <w:t xml:space="preserve"> </w:t>
              </w:r>
            </w:moveTo>
          </w:p>
          <w:p w14:paraId="1C41EF95" w14:textId="5BB71498" w:rsidR="00971CF9" w:rsidRDefault="00971CF9" w:rsidP="003B52F3">
            <w:pPr>
              <w:pStyle w:val="ListParagraph"/>
              <w:numPr>
                <w:ilvl w:val="0"/>
                <w:numId w:val="113"/>
              </w:numPr>
              <w:tabs>
                <w:tab w:val="left" w:pos="-108"/>
                <w:tab w:val="left" w:pos="4191"/>
              </w:tabs>
              <w:rPr>
                <w:sz w:val="26"/>
                <w:szCs w:val="26"/>
              </w:rPr>
            </w:pPr>
            <w:ins w:id="338" w:author="Michael Nguyen" w:date="2015-05-14T06:31:00Z">
              <w:r>
                <w:rPr>
                  <w:sz w:val="26"/>
                  <w:szCs w:val="26"/>
                </w:rPr>
                <w:t>Không cho phép chỉnh sửa</w:t>
              </w:r>
            </w:ins>
          </w:p>
          <w:p w14:paraId="23131884" w14:textId="77777777" w:rsidR="00971CF9" w:rsidRPr="00B541CF" w:rsidRDefault="00971CF9" w:rsidP="003B52F3">
            <w:pPr>
              <w:pStyle w:val="ListParagraph"/>
              <w:tabs>
                <w:tab w:val="left" w:pos="0"/>
                <w:tab w:val="left" w:pos="1080"/>
                <w:tab w:val="left" w:pos="4191"/>
              </w:tabs>
              <w:ind w:left="342"/>
              <w:rPr>
                <w:sz w:val="26"/>
                <w:szCs w:val="26"/>
              </w:rPr>
            </w:pPr>
          </w:p>
        </w:tc>
        <w:tc>
          <w:tcPr>
            <w:tcW w:w="2448" w:type="dxa"/>
          </w:tcPr>
          <w:p w14:paraId="2EA05646" w14:textId="77777777" w:rsidR="00971CF9" w:rsidRPr="00003201" w:rsidRDefault="00971CF9" w:rsidP="003B52F3">
            <w:pPr>
              <w:tabs>
                <w:tab w:val="left" w:pos="0"/>
                <w:tab w:val="left" w:pos="1080"/>
                <w:tab w:val="left" w:pos="4191"/>
              </w:tabs>
              <w:rPr>
                <w:sz w:val="26"/>
                <w:szCs w:val="26"/>
              </w:rPr>
            </w:pPr>
            <w:moveTo w:id="339" w:author="Michael Nguyen" w:date="2015-05-14T06:29:00Z">
              <w:r w:rsidRPr="006B356F">
                <w:rPr>
                  <w:sz w:val="26"/>
                  <w:szCs w:val="26"/>
                  <w:highlight w:val="yellow"/>
                </w:rPr>
                <w:t>Lấy theo user của người nhập</w:t>
              </w:r>
            </w:moveTo>
          </w:p>
        </w:tc>
      </w:tr>
      <w:tr w:rsidR="00971CF9" w14:paraId="496C70AC" w14:textId="77777777" w:rsidTr="003B52F3">
        <w:tc>
          <w:tcPr>
            <w:tcW w:w="1508" w:type="dxa"/>
          </w:tcPr>
          <w:p w14:paraId="0A8D7B67" w14:textId="77777777" w:rsidR="00971CF9" w:rsidRPr="00CA10FE" w:rsidRDefault="00971CF9" w:rsidP="003B52F3">
            <w:pPr>
              <w:pStyle w:val="ListParagraph"/>
              <w:tabs>
                <w:tab w:val="left" w:pos="0"/>
                <w:tab w:val="left" w:pos="1080"/>
                <w:tab w:val="left" w:pos="4191"/>
              </w:tabs>
              <w:ind w:left="0"/>
              <w:rPr>
                <w:sz w:val="26"/>
                <w:szCs w:val="26"/>
              </w:rPr>
            </w:pPr>
            <w:moveTo w:id="340" w:author="Michael Nguyen" w:date="2015-05-14T06:29:00Z">
              <w:r w:rsidRPr="00CA10FE">
                <w:rPr>
                  <w:sz w:val="26"/>
                  <w:szCs w:val="26"/>
                </w:rPr>
                <w:t>Tần s</w:t>
              </w:r>
              <w:r>
                <w:rPr>
                  <w:sz w:val="26"/>
                  <w:szCs w:val="26"/>
                </w:rPr>
                <w:t>ố theo dõi</w:t>
              </w:r>
            </w:moveTo>
          </w:p>
        </w:tc>
        <w:tc>
          <w:tcPr>
            <w:tcW w:w="1372" w:type="dxa"/>
          </w:tcPr>
          <w:p w14:paraId="70C3DB08" w14:textId="77777777" w:rsidR="00971CF9" w:rsidRPr="00994FDB" w:rsidRDefault="00971CF9" w:rsidP="003B52F3">
            <w:pPr>
              <w:tabs>
                <w:tab w:val="left" w:pos="342"/>
                <w:tab w:val="left" w:pos="4191"/>
              </w:tabs>
              <w:rPr>
                <w:sz w:val="26"/>
                <w:szCs w:val="26"/>
              </w:rPr>
            </w:pPr>
            <w:moveTo w:id="341" w:author="Michael Nguyen" w:date="2015-05-14T06:29:00Z">
              <w:r>
                <w:rPr>
                  <w:sz w:val="26"/>
                  <w:szCs w:val="26"/>
                </w:rPr>
                <w:t>Text box</w:t>
              </w:r>
            </w:moveTo>
          </w:p>
        </w:tc>
        <w:tc>
          <w:tcPr>
            <w:tcW w:w="990" w:type="dxa"/>
          </w:tcPr>
          <w:p w14:paraId="24B6C016" w14:textId="77777777" w:rsidR="00971CF9" w:rsidRPr="00994FDB" w:rsidRDefault="00971CF9" w:rsidP="003B52F3">
            <w:pPr>
              <w:tabs>
                <w:tab w:val="left" w:pos="342"/>
                <w:tab w:val="left" w:pos="4191"/>
              </w:tabs>
              <w:jc w:val="center"/>
              <w:rPr>
                <w:sz w:val="26"/>
                <w:szCs w:val="26"/>
              </w:rPr>
            </w:pPr>
            <w:moveTo w:id="342" w:author="Michael Nguyen" w:date="2015-05-14T06:29:00Z">
              <w:r>
                <w:rPr>
                  <w:sz w:val="26"/>
                  <w:szCs w:val="26"/>
                </w:rPr>
                <w:t>Có</w:t>
              </w:r>
            </w:moveTo>
          </w:p>
        </w:tc>
        <w:tc>
          <w:tcPr>
            <w:tcW w:w="3060" w:type="dxa"/>
          </w:tcPr>
          <w:p w14:paraId="11F3E157" w14:textId="77777777" w:rsidR="00971CF9" w:rsidRDefault="00971CF9" w:rsidP="003B52F3">
            <w:pPr>
              <w:pStyle w:val="ListParagraph"/>
              <w:numPr>
                <w:ilvl w:val="0"/>
                <w:numId w:val="107"/>
              </w:numPr>
              <w:tabs>
                <w:tab w:val="left" w:pos="-108"/>
                <w:tab w:val="left" w:pos="4191"/>
              </w:tabs>
              <w:rPr>
                <w:sz w:val="26"/>
                <w:szCs w:val="26"/>
              </w:rPr>
            </w:pPr>
            <w:moveTo w:id="343" w:author="Michael Nguyen" w:date="2015-05-14T06:29:00Z">
              <w:r>
                <w:rPr>
                  <w:sz w:val="26"/>
                  <w:szCs w:val="26"/>
                </w:rPr>
                <w:t>Người dùng tự nhập dữ liệu vào</w:t>
              </w:r>
            </w:moveTo>
          </w:p>
        </w:tc>
        <w:tc>
          <w:tcPr>
            <w:tcW w:w="2448" w:type="dxa"/>
          </w:tcPr>
          <w:p w14:paraId="541875CF" w14:textId="77777777" w:rsidR="00971CF9" w:rsidRDefault="00971CF9" w:rsidP="003B52F3">
            <w:pPr>
              <w:pStyle w:val="ListParagraph"/>
              <w:tabs>
                <w:tab w:val="left" w:pos="0"/>
                <w:tab w:val="left" w:pos="1080"/>
                <w:tab w:val="left" w:pos="4191"/>
              </w:tabs>
              <w:ind w:left="0"/>
              <w:rPr>
                <w:sz w:val="26"/>
                <w:szCs w:val="26"/>
              </w:rPr>
            </w:pPr>
          </w:p>
        </w:tc>
      </w:tr>
      <w:tr w:rsidR="00971CF9" w14:paraId="5B30DF2A" w14:textId="77777777" w:rsidTr="003B52F3">
        <w:tc>
          <w:tcPr>
            <w:tcW w:w="1508" w:type="dxa"/>
          </w:tcPr>
          <w:p w14:paraId="602B5498" w14:textId="77777777" w:rsidR="00971CF9" w:rsidRPr="00CA10FE" w:rsidRDefault="00971CF9" w:rsidP="003B52F3">
            <w:pPr>
              <w:pStyle w:val="ListParagraph"/>
              <w:tabs>
                <w:tab w:val="left" w:pos="0"/>
                <w:tab w:val="left" w:pos="1080"/>
                <w:tab w:val="left" w:pos="4191"/>
              </w:tabs>
              <w:ind w:left="0"/>
              <w:rPr>
                <w:sz w:val="26"/>
                <w:szCs w:val="26"/>
              </w:rPr>
            </w:pPr>
            <w:moveTo w:id="344" w:author="Michael Nguyen" w:date="2015-05-14T06:29:00Z">
              <w:r>
                <w:rPr>
                  <w:sz w:val="26"/>
                  <w:szCs w:val="26"/>
                </w:rPr>
                <w:t>Đơn vị đo lường</w:t>
              </w:r>
            </w:moveTo>
          </w:p>
        </w:tc>
        <w:tc>
          <w:tcPr>
            <w:tcW w:w="1372" w:type="dxa"/>
          </w:tcPr>
          <w:p w14:paraId="79592A73" w14:textId="77777777" w:rsidR="00971CF9" w:rsidRPr="003410EE" w:rsidRDefault="00971CF9" w:rsidP="003B52F3">
            <w:pPr>
              <w:tabs>
                <w:tab w:val="left" w:pos="342"/>
                <w:tab w:val="left" w:pos="4191"/>
              </w:tabs>
              <w:rPr>
                <w:sz w:val="26"/>
                <w:szCs w:val="26"/>
              </w:rPr>
            </w:pPr>
            <w:moveTo w:id="345" w:author="Michael Nguyen" w:date="2015-05-14T06:29:00Z">
              <w:r w:rsidRPr="003410EE">
                <w:rPr>
                  <w:sz w:val="26"/>
                  <w:szCs w:val="26"/>
                </w:rPr>
                <w:t>Text box</w:t>
              </w:r>
            </w:moveTo>
          </w:p>
        </w:tc>
        <w:tc>
          <w:tcPr>
            <w:tcW w:w="990" w:type="dxa"/>
          </w:tcPr>
          <w:p w14:paraId="6CBE78CF" w14:textId="77777777" w:rsidR="00971CF9" w:rsidRPr="00994FDB" w:rsidRDefault="00971CF9" w:rsidP="003B52F3">
            <w:pPr>
              <w:tabs>
                <w:tab w:val="left" w:pos="342"/>
                <w:tab w:val="left" w:pos="4191"/>
              </w:tabs>
              <w:jc w:val="center"/>
              <w:rPr>
                <w:sz w:val="26"/>
                <w:szCs w:val="26"/>
              </w:rPr>
            </w:pPr>
            <w:moveTo w:id="346" w:author="Michael Nguyen" w:date="2015-05-14T06:29:00Z">
              <w:r>
                <w:rPr>
                  <w:sz w:val="26"/>
                  <w:szCs w:val="26"/>
                </w:rPr>
                <w:t>Có</w:t>
              </w:r>
            </w:moveTo>
          </w:p>
        </w:tc>
        <w:tc>
          <w:tcPr>
            <w:tcW w:w="3060" w:type="dxa"/>
          </w:tcPr>
          <w:p w14:paraId="622D80ED" w14:textId="77777777" w:rsidR="00971CF9" w:rsidRPr="00C16CAF" w:rsidRDefault="00971CF9" w:rsidP="003B52F3">
            <w:pPr>
              <w:pStyle w:val="ListParagraph"/>
              <w:numPr>
                <w:ilvl w:val="0"/>
                <w:numId w:val="108"/>
              </w:numPr>
              <w:tabs>
                <w:tab w:val="left" w:pos="-108"/>
                <w:tab w:val="left" w:pos="4191"/>
              </w:tabs>
              <w:ind w:left="342"/>
              <w:rPr>
                <w:sz w:val="26"/>
                <w:szCs w:val="26"/>
              </w:rPr>
            </w:pPr>
            <w:moveTo w:id="347" w:author="Michael Nguyen" w:date="2015-05-14T06:29:00Z">
              <w:r w:rsidRPr="00C16CAF">
                <w:rPr>
                  <w:sz w:val="26"/>
                  <w:szCs w:val="26"/>
                </w:rPr>
                <w:t>Người dùng tự nhập dữ liệu vào</w:t>
              </w:r>
            </w:moveTo>
          </w:p>
        </w:tc>
        <w:tc>
          <w:tcPr>
            <w:tcW w:w="2448" w:type="dxa"/>
          </w:tcPr>
          <w:p w14:paraId="06B7FB50" w14:textId="77777777" w:rsidR="00971CF9" w:rsidRDefault="00971CF9" w:rsidP="003B52F3">
            <w:pPr>
              <w:pStyle w:val="ListParagraph"/>
              <w:tabs>
                <w:tab w:val="left" w:pos="0"/>
                <w:tab w:val="left" w:pos="1080"/>
                <w:tab w:val="left" w:pos="4191"/>
              </w:tabs>
              <w:ind w:left="0"/>
              <w:rPr>
                <w:sz w:val="26"/>
                <w:szCs w:val="26"/>
              </w:rPr>
            </w:pPr>
          </w:p>
        </w:tc>
      </w:tr>
      <w:tr w:rsidR="00971CF9" w14:paraId="7C88FBB0" w14:textId="77777777" w:rsidTr="003B52F3">
        <w:tc>
          <w:tcPr>
            <w:tcW w:w="1508" w:type="dxa"/>
          </w:tcPr>
          <w:p w14:paraId="7CEE2373" w14:textId="77777777" w:rsidR="00971CF9" w:rsidRPr="00CA10FE" w:rsidRDefault="00971CF9" w:rsidP="003B52F3">
            <w:pPr>
              <w:pStyle w:val="ListParagraph"/>
              <w:tabs>
                <w:tab w:val="left" w:pos="0"/>
                <w:tab w:val="left" w:pos="1080"/>
                <w:tab w:val="left" w:pos="4191"/>
              </w:tabs>
              <w:ind w:left="0"/>
              <w:rPr>
                <w:sz w:val="26"/>
                <w:szCs w:val="26"/>
              </w:rPr>
            </w:pPr>
            <w:moveTo w:id="348" w:author="Michael Nguyen" w:date="2015-05-14T06:29:00Z">
              <w:r>
                <w:rPr>
                  <w:sz w:val="26"/>
                  <w:szCs w:val="26"/>
                </w:rPr>
                <w:t xml:space="preserve">Công thức đo lường </w:t>
              </w:r>
            </w:moveTo>
          </w:p>
        </w:tc>
        <w:tc>
          <w:tcPr>
            <w:tcW w:w="1372" w:type="dxa"/>
          </w:tcPr>
          <w:p w14:paraId="56D2E0C5" w14:textId="77777777" w:rsidR="00971CF9" w:rsidRPr="003410EE" w:rsidRDefault="00971CF9" w:rsidP="003B52F3">
            <w:pPr>
              <w:tabs>
                <w:tab w:val="left" w:pos="342"/>
                <w:tab w:val="left" w:pos="4191"/>
              </w:tabs>
              <w:rPr>
                <w:sz w:val="26"/>
                <w:szCs w:val="26"/>
              </w:rPr>
            </w:pPr>
            <w:moveTo w:id="349" w:author="Michael Nguyen" w:date="2015-05-14T06:29:00Z">
              <w:r w:rsidRPr="003410EE">
                <w:rPr>
                  <w:sz w:val="26"/>
                  <w:szCs w:val="26"/>
                </w:rPr>
                <w:t>Text box</w:t>
              </w:r>
            </w:moveTo>
          </w:p>
        </w:tc>
        <w:tc>
          <w:tcPr>
            <w:tcW w:w="990" w:type="dxa"/>
          </w:tcPr>
          <w:p w14:paraId="7305D847" w14:textId="77777777" w:rsidR="00971CF9" w:rsidRPr="00994FDB" w:rsidRDefault="00971CF9" w:rsidP="003B52F3">
            <w:pPr>
              <w:tabs>
                <w:tab w:val="left" w:pos="342"/>
                <w:tab w:val="left" w:pos="4191"/>
              </w:tabs>
              <w:jc w:val="center"/>
              <w:rPr>
                <w:sz w:val="26"/>
                <w:szCs w:val="26"/>
              </w:rPr>
            </w:pPr>
            <w:moveTo w:id="350" w:author="Michael Nguyen" w:date="2015-05-14T06:29:00Z">
              <w:r>
                <w:rPr>
                  <w:sz w:val="26"/>
                  <w:szCs w:val="26"/>
                </w:rPr>
                <w:t>Có</w:t>
              </w:r>
            </w:moveTo>
          </w:p>
        </w:tc>
        <w:tc>
          <w:tcPr>
            <w:tcW w:w="3060" w:type="dxa"/>
          </w:tcPr>
          <w:p w14:paraId="42471F84" w14:textId="77777777" w:rsidR="00971CF9" w:rsidRDefault="00971CF9" w:rsidP="003B52F3">
            <w:pPr>
              <w:pStyle w:val="ListParagraph"/>
              <w:numPr>
                <w:ilvl w:val="0"/>
                <w:numId w:val="109"/>
              </w:numPr>
              <w:tabs>
                <w:tab w:val="left" w:pos="-108"/>
                <w:tab w:val="left" w:pos="4191"/>
              </w:tabs>
              <w:rPr>
                <w:sz w:val="26"/>
                <w:szCs w:val="26"/>
              </w:rPr>
            </w:pPr>
            <w:moveTo w:id="351" w:author="Michael Nguyen" w:date="2015-05-14T06:29:00Z">
              <w:r>
                <w:rPr>
                  <w:sz w:val="26"/>
                  <w:szCs w:val="26"/>
                </w:rPr>
                <w:t>Người dùng tự nhập dữ liệu vào</w:t>
              </w:r>
            </w:moveTo>
          </w:p>
        </w:tc>
        <w:tc>
          <w:tcPr>
            <w:tcW w:w="2448" w:type="dxa"/>
          </w:tcPr>
          <w:p w14:paraId="3D90F161" w14:textId="77777777" w:rsidR="00971CF9" w:rsidRDefault="00971CF9" w:rsidP="003B52F3">
            <w:pPr>
              <w:pStyle w:val="ListParagraph"/>
              <w:tabs>
                <w:tab w:val="left" w:pos="0"/>
                <w:tab w:val="left" w:pos="1080"/>
                <w:tab w:val="left" w:pos="4191"/>
              </w:tabs>
              <w:ind w:left="0"/>
              <w:rPr>
                <w:sz w:val="26"/>
                <w:szCs w:val="26"/>
              </w:rPr>
            </w:pPr>
          </w:p>
        </w:tc>
      </w:tr>
      <w:tr w:rsidR="00971CF9" w14:paraId="4ED7E982" w14:textId="77777777" w:rsidTr="003B52F3">
        <w:tc>
          <w:tcPr>
            <w:tcW w:w="1508" w:type="dxa"/>
          </w:tcPr>
          <w:p w14:paraId="2E2C8CE5" w14:textId="77777777" w:rsidR="00971CF9" w:rsidRDefault="00971CF9" w:rsidP="003B52F3">
            <w:pPr>
              <w:pStyle w:val="ListParagraph"/>
              <w:tabs>
                <w:tab w:val="left" w:pos="0"/>
                <w:tab w:val="left" w:pos="1080"/>
                <w:tab w:val="left" w:pos="4191"/>
              </w:tabs>
              <w:ind w:left="0"/>
              <w:rPr>
                <w:sz w:val="26"/>
                <w:szCs w:val="26"/>
              </w:rPr>
            </w:pPr>
            <w:moveTo w:id="352" w:author="Michael Nguyen" w:date="2015-05-14T06:29:00Z">
              <w:r>
                <w:rPr>
                  <w:sz w:val="26"/>
                  <w:szCs w:val="26"/>
                </w:rPr>
                <w:t>Nguồn số liệu</w:t>
              </w:r>
            </w:moveTo>
          </w:p>
        </w:tc>
        <w:tc>
          <w:tcPr>
            <w:tcW w:w="1372" w:type="dxa"/>
          </w:tcPr>
          <w:p w14:paraId="7E25EDB4" w14:textId="77777777" w:rsidR="00971CF9" w:rsidRPr="003410EE" w:rsidRDefault="00971CF9" w:rsidP="003B52F3">
            <w:pPr>
              <w:tabs>
                <w:tab w:val="left" w:pos="342"/>
                <w:tab w:val="left" w:pos="4191"/>
              </w:tabs>
              <w:rPr>
                <w:sz w:val="26"/>
                <w:szCs w:val="26"/>
              </w:rPr>
            </w:pPr>
            <w:moveTo w:id="353" w:author="Michael Nguyen" w:date="2015-05-14T06:29:00Z">
              <w:r w:rsidRPr="003410EE">
                <w:rPr>
                  <w:sz w:val="26"/>
                  <w:szCs w:val="26"/>
                </w:rPr>
                <w:t>Text box</w:t>
              </w:r>
            </w:moveTo>
          </w:p>
        </w:tc>
        <w:tc>
          <w:tcPr>
            <w:tcW w:w="990" w:type="dxa"/>
          </w:tcPr>
          <w:p w14:paraId="101CFB4B" w14:textId="77777777" w:rsidR="00971CF9" w:rsidRPr="00994FDB" w:rsidRDefault="00971CF9" w:rsidP="003B52F3">
            <w:pPr>
              <w:tabs>
                <w:tab w:val="left" w:pos="342"/>
                <w:tab w:val="left" w:pos="4191"/>
              </w:tabs>
              <w:jc w:val="center"/>
              <w:rPr>
                <w:sz w:val="26"/>
                <w:szCs w:val="26"/>
              </w:rPr>
            </w:pPr>
            <w:moveTo w:id="354" w:author="Michael Nguyen" w:date="2015-05-14T06:29:00Z">
              <w:r>
                <w:rPr>
                  <w:sz w:val="26"/>
                  <w:szCs w:val="26"/>
                </w:rPr>
                <w:t>Có</w:t>
              </w:r>
            </w:moveTo>
          </w:p>
        </w:tc>
        <w:tc>
          <w:tcPr>
            <w:tcW w:w="3060" w:type="dxa"/>
          </w:tcPr>
          <w:p w14:paraId="42E12B1C" w14:textId="77777777" w:rsidR="00971CF9" w:rsidRDefault="00971CF9" w:rsidP="003B52F3">
            <w:pPr>
              <w:pStyle w:val="ListParagraph"/>
              <w:numPr>
                <w:ilvl w:val="0"/>
                <w:numId w:val="110"/>
              </w:numPr>
              <w:tabs>
                <w:tab w:val="left" w:pos="-108"/>
                <w:tab w:val="left" w:pos="4191"/>
              </w:tabs>
              <w:rPr>
                <w:sz w:val="26"/>
                <w:szCs w:val="26"/>
              </w:rPr>
            </w:pPr>
            <w:moveTo w:id="355" w:author="Michael Nguyen" w:date="2015-05-14T06:29:00Z">
              <w:r>
                <w:rPr>
                  <w:sz w:val="26"/>
                  <w:szCs w:val="26"/>
                </w:rPr>
                <w:t>Người dùng tự nhập dữ liệu vào</w:t>
              </w:r>
            </w:moveTo>
          </w:p>
        </w:tc>
        <w:tc>
          <w:tcPr>
            <w:tcW w:w="2448" w:type="dxa"/>
          </w:tcPr>
          <w:p w14:paraId="533FBA38" w14:textId="77777777" w:rsidR="00971CF9" w:rsidRDefault="00971CF9" w:rsidP="003B52F3">
            <w:pPr>
              <w:pStyle w:val="ListParagraph"/>
              <w:tabs>
                <w:tab w:val="left" w:pos="0"/>
                <w:tab w:val="left" w:pos="1080"/>
                <w:tab w:val="left" w:pos="4191"/>
              </w:tabs>
              <w:ind w:left="0"/>
              <w:rPr>
                <w:sz w:val="26"/>
                <w:szCs w:val="26"/>
              </w:rPr>
            </w:pPr>
          </w:p>
        </w:tc>
      </w:tr>
      <w:tr w:rsidR="00971CF9" w14:paraId="55DD410A" w14:textId="77777777" w:rsidTr="003B52F3">
        <w:tc>
          <w:tcPr>
            <w:tcW w:w="1508" w:type="dxa"/>
          </w:tcPr>
          <w:p w14:paraId="4C260109" w14:textId="77777777" w:rsidR="00971CF9" w:rsidRDefault="00971CF9" w:rsidP="003B52F3">
            <w:pPr>
              <w:pStyle w:val="ListParagraph"/>
              <w:tabs>
                <w:tab w:val="left" w:pos="0"/>
                <w:tab w:val="left" w:pos="1080"/>
                <w:tab w:val="left" w:pos="4191"/>
              </w:tabs>
              <w:ind w:left="0"/>
              <w:rPr>
                <w:sz w:val="26"/>
                <w:szCs w:val="26"/>
              </w:rPr>
            </w:pPr>
            <w:moveTo w:id="356" w:author="Michael Nguyen" w:date="2015-05-14T06:29:00Z">
              <w:r>
                <w:rPr>
                  <w:sz w:val="26"/>
                  <w:szCs w:val="26"/>
                </w:rPr>
                <w:t>Đơn vị cung cấp số liệu</w:t>
              </w:r>
            </w:moveTo>
          </w:p>
        </w:tc>
        <w:tc>
          <w:tcPr>
            <w:tcW w:w="1372" w:type="dxa"/>
          </w:tcPr>
          <w:p w14:paraId="690283D1" w14:textId="77777777" w:rsidR="00971CF9" w:rsidRPr="003410EE" w:rsidRDefault="00971CF9" w:rsidP="003B52F3">
            <w:pPr>
              <w:tabs>
                <w:tab w:val="left" w:pos="342"/>
                <w:tab w:val="left" w:pos="4191"/>
              </w:tabs>
              <w:rPr>
                <w:sz w:val="26"/>
                <w:szCs w:val="26"/>
              </w:rPr>
            </w:pPr>
            <w:moveTo w:id="357" w:author="Michael Nguyen" w:date="2015-05-14T06:29:00Z">
              <w:r w:rsidRPr="003410EE">
                <w:rPr>
                  <w:sz w:val="26"/>
                  <w:szCs w:val="26"/>
                </w:rPr>
                <w:t>Text box</w:t>
              </w:r>
            </w:moveTo>
          </w:p>
        </w:tc>
        <w:tc>
          <w:tcPr>
            <w:tcW w:w="990" w:type="dxa"/>
          </w:tcPr>
          <w:p w14:paraId="2087E90E" w14:textId="77777777" w:rsidR="00971CF9" w:rsidRPr="00994FDB" w:rsidRDefault="00971CF9" w:rsidP="003B52F3">
            <w:pPr>
              <w:tabs>
                <w:tab w:val="left" w:pos="342"/>
                <w:tab w:val="left" w:pos="4191"/>
              </w:tabs>
              <w:jc w:val="center"/>
              <w:rPr>
                <w:sz w:val="26"/>
                <w:szCs w:val="26"/>
              </w:rPr>
            </w:pPr>
            <w:moveTo w:id="358" w:author="Michael Nguyen" w:date="2015-05-14T06:29:00Z">
              <w:r>
                <w:rPr>
                  <w:sz w:val="26"/>
                  <w:szCs w:val="26"/>
                </w:rPr>
                <w:t>Có</w:t>
              </w:r>
            </w:moveTo>
          </w:p>
        </w:tc>
        <w:tc>
          <w:tcPr>
            <w:tcW w:w="3060" w:type="dxa"/>
          </w:tcPr>
          <w:p w14:paraId="190488CB" w14:textId="77777777" w:rsidR="00971CF9" w:rsidRDefault="00971CF9" w:rsidP="003B52F3">
            <w:pPr>
              <w:pStyle w:val="ListParagraph"/>
              <w:numPr>
                <w:ilvl w:val="0"/>
                <w:numId w:val="111"/>
              </w:numPr>
              <w:tabs>
                <w:tab w:val="left" w:pos="-108"/>
                <w:tab w:val="left" w:pos="4191"/>
              </w:tabs>
              <w:rPr>
                <w:sz w:val="26"/>
                <w:szCs w:val="26"/>
              </w:rPr>
            </w:pPr>
            <w:moveTo w:id="359" w:author="Michael Nguyen" w:date="2015-05-14T06:29:00Z">
              <w:r>
                <w:rPr>
                  <w:sz w:val="26"/>
                  <w:szCs w:val="26"/>
                </w:rPr>
                <w:t>Người dùng tự nhập dữ liệu vào</w:t>
              </w:r>
            </w:moveTo>
          </w:p>
        </w:tc>
        <w:tc>
          <w:tcPr>
            <w:tcW w:w="2448" w:type="dxa"/>
          </w:tcPr>
          <w:p w14:paraId="5E008AE4" w14:textId="77777777" w:rsidR="00971CF9" w:rsidRDefault="00971CF9" w:rsidP="003B52F3">
            <w:pPr>
              <w:pStyle w:val="ListParagraph"/>
              <w:tabs>
                <w:tab w:val="left" w:pos="0"/>
                <w:tab w:val="left" w:pos="1080"/>
                <w:tab w:val="left" w:pos="4191"/>
              </w:tabs>
              <w:ind w:left="0"/>
              <w:rPr>
                <w:sz w:val="26"/>
                <w:szCs w:val="26"/>
              </w:rPr>
            </w:pPr>
          </w:p>
        </w:tc>
      </w:tr>
      <w:tr w:rsidR="00971CF9" w14:paraId="1210E35F" w14:textId="77777777" w:rsidTr="003B52F3">
        <w:tc>
          <w:tcPr>
            <w:tcW w:w="1508" w:type="dxa"/>
          </w:tcPr>
          <w:p w14:paraId="24151246" w14:textId="77777777" w:rsidR="00971CF9" w:rsidRDefault="00971CF9" w:rsidP="003B52F3">
            <w:pPr>
              <w:pStyle w:val="ListParagraph"/>
              <w:tabs>
                <w:tab w:val="left" w:pos="0"/>
                <w:tab w:val="left" w:pos="1080"/>
                <w:tab w:val="left" w:pos="4191"/>
              </w:tabs>
              <w:ind w:left="0"/>
              <w:rPr>
                <w:sz w:val="26"/>
                <w:szCs w:val="26"/>
              </w:rPr>
            </w:pPr>
            <w:moveTo w:id="360" w:author="Michael Nguyen" w:date="2015-05-14T06:29:00Z">
              <w:r>
                <w:rPr>
                  <w:sz w:val="26"/>
                  <w:szCs w:val="26"/>
                </w:rPr>
                <w:t>Phân loại theo sự kiện RRHĐ cấp 1,2</w:t>
              </w:r>
            </w:moveTo>
          </w:p>
        </w:tc>
        <w:tc>
          <w:tcPr>
            <w:tcW w:w="1372" w:type="dxa"/>
          </w:tcPr>
          <w:p w14:paraId="576AC1A6" w14:textId="77777777" w:rsidR="00971CF9" w:rsidRPr="003410EE" w:rsidRDefault="00971CF9" w:rsidP="003B52F3">
            <w:pPr>
              <w:tabs>
                <w:tab w:val="left" w:pos="342"/>
                <w:tab w:val="left" w:pos="4191"/>
              </w:tabs>
              <w:rPr>
                <w:sz w:val="26"/>
                <w:szCs w:val="26"/>
              </w:rPr>
            </w:pPr>
            <w:moveTo w:id="361" w:author="Michael Nguyen" w:date="2015-05-14T06:29:00Z">
              <w:r>
                <w:rPr>
                  <w:sz w:val="26"/>
                  <w:szCs w:val="26"/>
                </w:rPr>
                <w:t>Combobox</w:t>
              </w:r>
            </w:moveTo>
          </w:p>
        </w:tc>
        <w:tc>
          <w:tcPr>
            <w:tcW w:w="990" w:type="dxa"/>
          </w:tcPr>
          <w:p w14:paraId="3593DC51" w14:textId="77777777" w:rsidR="00971CF9" w:rsidRPr="00994FDB" w:rsidRDefault="00971CF9" w:rsidP="003B52F3">
            <w:pPr>
              <w:tabs>
                <w:tab w:val="left" w:pos="342"/>
                <w:tab w:val="left" w:pos="4191"/>
              </w:tabs>
              <w:jc w:val="center"/>
              <w:rPr>
                <w:sz w:val="26"/>
                <w:szCs w:val="26"/>
              </w:rPr>
            </w:pPr>
            <w:moveTo w:id="362" w:author="Michael Nguyen" w:date="2015-05-14T06:29:00Z">
              <w:r>
                <w:rPr>
                  <w:sz w:val="26"/>
                  <w:szCs w:val="26"/>
                </w:rPr>
                <w:t>Có</w:t>
              </w:r>
            </w:moveTo>
          </w:p>
        </w:tc>
        <w:tc>
          <w:tcPr>
            <w:tcW w:w="3060" w:type="dxa"/>
          </w:tcPr>
          <w:p w14:paraId="0477CF32" w14:textId="77777777" w:rsidR="00971CF9" w:rsidRDefault="00971CF9" w:rsidP="003B52F3">
            <w:pPr>
              <w:pStyle w:val="ListParagraph"/>
              <w:numPr>
                <w:ilvl w:val="0"/>
                <w:numId w:val="114"/>
              </w:numPr>
              <w:tabs>
                <w:tab w:val="left" w:pos="-108"/>
                <w:tab w:val="left" w:pos="4191"/>
              </w:tabs>
              <w:rPr>
                <w:sz w:val="26"/>
                <w:szCs w:val="26"/>
              </w:rPr>
            </w:pPr>
            <w:moveTo w:id="363" w:author="Michael Nguyen" w:date="2015-05-14T06:29:00Z">
              <w:r>
                <w:rPr>
                  <w:sz w:val="26"/>
                  <w:szCs w:val="26"/>
                </w:rPr>
                <w:t xml:space="preserve">Người dùng tự chọn dữ liệu </w:t>
              </w:r>
            </w:moveTo>
          </w:p>
          <w:p w14:paraId="03545462" w14:textId="77777777" w:rsidR="00971CF9" w:rsidRPr="007E7A14" w:rsidRDefault="00971CF9" w:rsidP="003B52F3">
            <w:pPr>
              <w:pStyle w:val="ListParagraph"/>
              <w:numPr>
                <w:ilvl w:val="0"/>
                <w:numId w:val="113"/>
              </w:numPr>
              <w:tabs>
                <w:tab w:val="left" w:pos="-108"/>
                <w:tab w:val="left" w:pos="4191"/>
              </w:tabs>
              <w:rPr>
                <w:sz w:val="26"/>
                <w:szCs w:val="26"/>
              </w:rPr>
            </w:pPr>
            <w:moveTo w:id="364" w:author="Michael Nguyen" w:date="2015-05-14T06:29:00Z">
              <w:r>
                <w:rPr>
                  <w:sz w:val="26"/>
                  <w:szCs w:val="26"/>
                </w:rPr>
                <w:t>Lấy dữ liệu trong menu “</w:t>
              </w:r>
              <w:r w:rsidRPr="003410EE">
                <w:rPr>
                  <w:sz w:val="26"/>
                  <w:szCs w:val="26"/>
                  <w:highlight w:val="yellow"/>
                </w:rPr>
                <w:t xml:space="preserve">Quản lý </w:t>
              </w:r>
              <w:r>
                <w:rPr>
                  <w:sz w:val="26"/>
                  <w:szCs w:val="26"/>
                  <w:highlight w:val="yellow"/>
                </w:rPr>
                <w:t>sự kiện</w:t>
              </w:r>
              <w:r w:rsidRPr="003410EE">
                <w:rPr>
                  <w:sz w:val="26"/>
                  <w:szCs w:val="26"/>
                  <w:highlight w:val="yellow"/>
                </w:rPr>
                <w:t>” của module “Báo cáo lỗi”</w:t>
              </w:r>
              <w:r>
                <w:rPr>
                  <w:sz w:val="26"/>
                  <w:szCs w:val="26"/>
                </w:rPr>
                <w:t xml:space="preserve"> </w:t>
              </w:r>
            </w:moveTo>
          </w:p>
        </w:tc>
        <w:tc>
          <w:tcPr>
            <w:tcW w:w="2448" w:type="dxa"/>
          </w:tcPr>
          <w:p w14:paraId="5535F550" w14:textId="77777777" w:rsidR="00971CF9" w:rsidRDefault="00971CF9" w:rsidP="003B52F3">
            <w:pPr>
              <w:pStyle w:val="ListParagraph"/>
              <w:tabs>
                <w:tab w:val="left" w:pos="0"/>
                <w:tab w:val="left" w:pos="1080"/>
                <w:tab w:val="left" w:pos="4191"/>
              </w:tabs>
              <w:ind w:left="0"/>
              <w:rPr>
                <w:sz w:val="26"/>
                <w:szCs w:val="26"/>
              </w:rPr>
            </w:pPr>
          </w:p>
        </w:tc>
      </w:tr>
      <w:tr w:rsidR="00971CF9" w14:paraId="3FEFE1B7" w14:textId="77777777" w:rsidTr="003B52F3">
        <w:tc>
          <w:tcPr>
            <w:tcW w:w="1508" w:type="dxa"/>
          </w:tcPr>
          <w:p w14:paraId="2CEF6DCF" w14:textId="77777777" w:rsidR="00971CF9" w:rsidRDefault="00971CF9" w:rsidP="003B52F3">
            <w:pPr>
              <w:pStyle w:val="ListParagraph"/>
              <w:tabs>
                <w:tab w:val="left" w:pos="0"/>
                <w:tab w:val="left" w:pos="1080"/>
                <w:tab w:val="left" w:pos="4191"/>
              </w:tabs>
              <w:ind w:left="0"/>
              <w:rPr>
                <w:sz w:val="26"/>
                <w:szCs w:val="26"/>
              </w:rPr>
            </w:pPr>
            <w:moveTo w:id="365" w:author="Michael Nguyen" w:date="2015-05-14T06:29:00Z">
              <w:r>
                <w:rPr>
                  <w:sz w:val="26"/>
                  <w:szCs w:val="26"/>
                </w:rPr>
                <w:t>Phân loại theo sự kiện RRHĐ cấp 3</w:t>
              </w:r>
            </w:moveTo>
          </w:p>
        </w:tc>
        <w:tc>
          <w:tcPr>
            <w:tcW w:w="1372" w:type="dxa"/>
          </w:tcPr>
          <w:p w14:paraId="78545DCF" w14:textId="77777777" w:rsidR="00971CF9" w:rsidRPr="003410EE" w:rsidRDefault="00971CF9" w:rsidP="003B52F3">
            <w:pPr>
              <w:tabs>
                <w:tab w:val="left" w:pos="342"/>
                <w:tab w:val="left" w:pos="4191"/>
              </w:tabs>
              <w:rPr>
                <w:sz w:val="26"/>
                <w:szCs w:val="26"/>
              </w:rPr>
            </w:pPr>
            <w:moveTo w:id="366" w:author="Michael Nguyen" w:date="2015-05-14T06:29:00Z">
              <w:r w:rsidRPr="003410EE">
                <w:rPr>
                  <w:sz w:val="26"/>
                  <w:szCs w:val="26"/>
                </w:rPr>
                <w:t>Text box</w:t>
              </w:r>
            </w:moveTo>
          </w:p>
        </w:tc>
        <w:tc>
          <w:tcPr>
            <w:tcW w:w="990" w:type="dxa"/>
          </w:tcPr>
          <w:p w14:paraId="579FD691" w14:textId="77777777" w:rsidR="00971CF9" w:rsidRPr="00994FDB" w:rsidRDefault="00971CF9" w:rsidP="003B52F3">
            <w:pPr>
              <w:tabs>
                <w:tab w:val="left" w:pos="342"/>
                <w:tab w:val="left" w:pos="4191"/>
              </w:tabs>
              <w:jc w:val="center"/>
              <w:rPr>
                <w:sz w:val="26"/>
                <w:szCs w:val="26"/>
              </w:rPr>
            </w:pPr>
            <w:moveTo w:id="367" w:author="Michael Nguyen" w:date="2015-05-14T06:29:00Z">
              <w:r>
                <w:rPr>
                  <w:sz w:val="26"/>
                  <w:szCs w:val="26"/>
                </w:rPr>
                <w:t>Không</w:t>
              </w:r>
            </w:moveTo>
          </w:p>
        </w:tc>
        <w:tc>
          <w:tcPr>
            <w:tcW w:w="3060" w:type="dxa"/>
          </w:tcPr>
          <w:p w14:paraId="29F768FF" w14:textId="77777777" w:rsidR="00971CF9" w:rsidRDefault="00971CF9" w:rsidP="003B52F3">
            <w:pPr>
              <w:pStyle w:val="ListParagraph"/>
              <w:numPr>
                <w:ilvl w:val="0"/>
                <w:numId w:val="114"/>
              </w:numPr>
              <w:tabs>
                <w:tab w:val="left" w:pos="-108"/>
                <w:tab w:val="left" w:pos="4191"/>
              </w:tabs>
              <w:rPr>
                <w:sz w:val="26"/>
                <w:szCs w:val="26"/>
              </w:rPr>
            </w:pPr>
            <w:moveTo w:id="368" w:author="Michael Nguyen" w:date="2015-05-14T06:29:00Z">
              <w:r>
                <w:rPr>
                  <w:sz w:val="26"/>
                  <w:szCs w:val="26"/>
                </w:rPr>
                <w:t>Người dùng tự nhập dữ liệu vào</w:t>
              </w:r>
            </w:moveTo>
          </w:p>
        </w:tc>
        <w:tc>
          <w:tcPr>
            <w:tcW w:w="2448" w:type="dxa"/>
          </w:tcPr>
          <w:p w14:paraId="1383BCD5" w14:textId="77777777" w:rsidR="00971CF9" w:rsidRDefault="00971CF9" w:rsidP="003B52F3">
            <w:pPr>
              <w:pStyle w:val="ListParagraph"/>
              <w:tabs>
                <w:tab w:val="left" w:pos="0"/>
                <w:tab w:val="left" w:pos="1080"/>
                <w:tab w:val="left" w:pos="4191"/>
              </w:tabs>
              <w:ind w:left="0"/>
              <w:rPr>
                <w:sz w:val="26"/>
                <w:szCs w:val="26"/>
              </w:rPr>
            </w:pPr>
          </w:p>
        </w:tc>
      </w:tr>
      <w:tr w:rsidR="00971CF9" w14:paraId="3C42A4FF" w14:textId="77777777" w:rsidTr="003B52F3">
        <w:tc>
          <w:tcPr>
            <w:tcW w:w="1508" w:type="dxa"/>
          </w:tcPr>
          <w:p w14:paraId="70B2F501" w14:textId="77777777" w:rsidR="00971CF9" w:rsidRDefault="00971CF9" w:rsidP="003B52F3">
            <w:pPr>
              <w:pStyle w:val="ListParagraph"/>
              <w:tabs>
                <w:tab w:val="left" w:pos="0"/>
                <w:tab w:val="left" w:pos="1080"/>
                <w:tab w:val="left" w:pos="4191"/>
              </w:tabs>
              <w:ind w:left="0"/>
              <w:rPr>
                <w:sz w:val="26"/>
                <w:szCs w:val="26"/>
              </w:rPr>
            </w:pPr>
            <w:moveTo w:id="369" w:author="Michael Nguyen" w:date="2015-05-14T06:29:00Z">
              <w:r>
                <w:rPr>
                  <w:sz w:val="26"/>
                  <w:szCs w:val="26"/>
                </w:rPr>
                <w:t xml:space="preserve">Ngưỡng </w:t>
              </w:r>
              <w:r>
                <w:rPr>
                  <w:sz w:val="26"/>
                  <w:szCs w:val="26"/>
                </w:rPr>
                <w:lastRenderedPageBreak/>
                <w:t>1,2,3 và giới hạn</w:t>
              </w:r>
            </w:moveTo>
          </w:p>
        </w:tc>
        <w:tc>
          <w:tcPr>
            <w:tcW w:w="1372" w:type="dxa"/>
          </w:tcPr>
          <w:p w14:paraId="1C6E2B2A" w14:textId="77777777" w:rsidR="00971CF9" w:rsidRPr="003410EE" w:rsidRDefault="00971CF9" w:rsidP="003B52F3">
            <w:pPr>
              <w:tabs>
                <w:tab w:val="left" w:pos="342"/>
                <w:tab w:val="left" w:pos="4191"/>
              </w:tabs>
              <w:rPr>
                <w:sz w:val="26"/>
                <w:szCs w:val="26"/>
              </w:rPr>
            </w:pPr>
            <w:moveTo w:id="370" w:author="Michael Nguyen" w:date="2015-05-14T06:29:00Z">
              <w:r w:rsidRPr="003410EE">
                <w:rPr>
                  <w:sz w:val="26"/>
                  <w:szCs w:val="26"/>
                </w:rPr>
                <w:lastRenderedPageBreak/>
                <w:t>Text box</w:t>
              </w:r>
            </w:moveTo>
          </w:p>
        </w:tc>
        <w:tc>
          <w:tcPr>
            <w:tcW w:w="990" w:type="dxa"/>
          </w:tcPr>
          <w:p w14:paraId="497AB137" w14:textId="77777777" w:rsidR="00971CF9" w:rsidRPr="00994FDB" w:rsidRDefault="00971CF9" w:rsidP="003B52F3">
            <w:pPr>
              <w:tabs>
                <w:tab w:val="left" w:pos="342"/>
                <w:tab w:val="left" w:pos="4191"/>
              </w:tabs>
              <w:jc w:val="center"/>
              <w:rPr>
                <w:sz w:val="26"/>
                <w:szCs w:val="26"/>
              </w:rPr>
            </w:pPr>
            <w:moveTo w:id="371" w:author="Michael Nguyen" w:date="2015-05-14T06:29:00Z">
              <w:r>
                <w:rPr>
                  <w:sz w:val="26"/>
                  <w:szCs w:val="26"/>
                </w:rPr>
                <w:t>Có</w:t>
              </w:r>
            </w:moveTo>
          </w:p>
        </w:tc>
        <w:tc>
          <w:tcPr>
            <w:tcW w:w="3060" w:type="dxa"/>
          </w:tcPr>
          <w:p w14:paraId="02ED6559" w14:textId="77777777" w:rsidR="00971CF9" w:rsidRDefault="00971CF9" w:rsidP="003B52F3">
            <w:pPr>
              <w:pStyle w:val="ListParagraph"/>
              <w:numPr>
                <w:ilvl w:val="0"/>
                <w:numId w:val="115"/>
              </w:numPr>
              <w:tabs>
                <w:tab w:val="left" w:pos="-108"/>
                <w:tab w:val="left" w:pos="4191"/>
              </w:tabs>
              <w:rPr>
                <w:sz w:val="26"/>
                <w:szCs w:val="26"/>
              </w:rPr>
            </w:pPr>
            <w:moveTo w:id="372" w:author="Michael Nguyen" w:date="2015-05-14T06:29:00Z">
              <w:r>
                <w:rPr>
                  <w:sz w:val="26"/>
                  <w:szCs w:val="26"/>
                </w:rPr>
                <w:t xml:space="preserve">Người dùng tự nhập dữ </w:t>
              </w:r>
              <w:r>
                <w:rPr>
                  <w:sz w:val="26"/>
                  <w:szCs w:val="26"/>
                </w:rPr>
                <w:lastRenderedPageBreak/>
                <w:t>liệu vào</w:t>
              </w:r>
            </w:moveTo>
          </w:p>
        </w:tc>
        <w:tc>
          <w:tcPr>
            <w:tcW w:w="2448" w:type="dxa"/>
          </w:tcPr>
          <w:p w14:paraId="6855BD0E" w14:textId="77777777" w:rsidR="00971CF9" w:rsidRPr="00AC7868" w:rsidRDefault="00971CF9" w:rsidP="003B52F3">
            <w:pPr>
              <w:tabs>
                <w:tab w:val="left" w:pos="0"/>
                <w:tab w:val="left" w:pos="1080"/>
                <w:tab w:val="left" w:pos="4191"/>
              </w:tabs>
              <w:rPr>
                <w:sz w:val="26"/>
                <w:szCs w:val="26"/>
              </w:rPr>
            </w:pPr>
            <w:commentRangeStart w:id="373"/>
            <w:moveTo w:id="374" w:author="Michael Nguyen" w:date="2015-05-14T06:29:00Z">
              <w:r>
                <w:rPr>
                  <w:sz w:val="26"/>
                  <w:szCs w:val="26"/>
                </w:rPr>
                <w:lastRenderedPageBreak/>
                <w:t xml:space="preserve">-Đến mỗi ngưỡng </w:t>
              </w:r>
              <w:r>
                <w:rPr>
                  <w:sz w:val="26"/>
                  <w:szCs w:val="26"/>
                </w:rPr>
                <w:lastRenderedPageBreak/>
                <w:t>đều gửi email đến những user được gắn</w:t>
              </w:r>
            </w:moveTo>
            <w:commentRangeEnd w:id="373"/>
            <w:r w:rsidR="00C140A7">
              <w:rPr>
                <w:rStyle w:val="CommentReference"/>
              </w:rPr>
              <w:commentReference w:id="373"/>
            </w:r>
          </w:p>
        </w:tc>
      </w:tr>
      <w:tr w:rsidR="00971CF9" w14:paraId="4796AFDA" w14:textId="77777777" w:rsidTr="003B52F3">
        <w:tc>
          <w:tcPr>
            <w:tcW w:w="1508" w:type="dxa"/>
          </w:tcPr>
          <w:p w14:paraId="63C08C1F" w14:textId="77777777" w:rsidR="00971CF9" w:rsidRDefault="00971CF9" w:rsidP="003B52F3">
            <w:pPr>
              <w:pStyle w:val="ListParagraph"/>
              <w:tabs>
                <w:tab w:val="left" w:pos="0"/>
                <w:tab w:val="left" w:pos="1080"/>
                <w:tab w:val="left" w:pos="4191"/>
              </w:tabs>
              <w:ind w:left="0"/>
              <w:rPr>
                <w:sz w:val="26"/>
                <w:szCs w:val="26"/>
              </w:rPr>
            </w:pPr>
            <w:moveTo w:id="375" w:author="Michael Nguyen" w:date="2015-05-14T06:29:00Z">
              <w:r>
                <w:rPr>
                  <w:sz w:val="26"/>
                  <w:szCs w:val="26"/>
                </w:rPr>
                <w:lastRenderedPageBreak/>
                <w:t>Email nhận cảnh báo ngưỡng 1,2,3, giới hạn</w:t>
              </w:r>
            </w:moveTo>
          </w:p>
        </w:tc>
        <w:tc>
          <w:tcPr>
            <w:tcW w:w="1372" w:type="dxa"/>
          </w:tcPr>
          <w:p w14:paraId="6CCC7805" w14:textId="77777777" w:rsidR="00971CF9" w:rsidRPr="003410EE" w:rsidRDefault="00971CF9" w:rsidP="003B52F3">
            <w:pPr>
              <w:tabs>
                <w:tab w:val="left" w:pos="342"/>
                <w:tab w:val="left" w:pos="4191"/>
              </w:tabs>
              <w:rPr>
                <w:sz w:val="26"/>
                <w:szCs w:val="26"/>
              </w:rPr>
            </w:pPr>
            <w:moveTo w:id="376" w:author="Michael Nguyen" w:date="2015-05-14T06:29:00Z">
              <w:r w:rsidRPr="003410EE">
                <w:rPr>
                  <w:sz w:val="26"/>
                  <w:szCs w:val="26"/>
                </w:rPr>
                <w:t>Text box</w:t>
              </w:r>
            </w:moveTo>
          </w:p>
        </w:tc>
        <w:tc>
          <w:tcPr>
            <w:tcW w:w="990" w:type="dxa"/>
          </w:tcPr>
          <w:p w14:paraId="7B255432" w14:textId="77777777" w:rsidR="00971CF9" w:rsidRPr="00994FDB" w:rsidRDefault="00971CF9" w:rsidP="003B52F3">
            <w:pPr>
              <w:tabs>
                <w:tab w:val="left" w:pos="342"/>
                <w:tab w:val="left" w:pos="4191"/>
              </w:tabs>
              <w:jc w:val="center"/>
              <w:rPr>
                <w:sz w:val="26"/>
                <w:szCs w:val="26"/>
              </w:rPr>
            </w:pPr>
            <w:moveTo w:id="377" w:author="Michael Nguyen" w:date="2015-05-14T06:29:00Z">
              <w:r>
                <w:rPr>
                  <w:sz w:val="26"/>
                  <w:szCs w:val="26"/>
                </w:rPr>
                <w:t>Có</w:t>
              </w:r>
            </w:moveTo>
          </w:p>
        </w:tc>
        <w:tc>
          <w:tcPr>
            <w:tcW w:w="3060" w:type="dxa"/>
          </w:tcPr>
          <w:p w14:paraId="621BF015" w14:textId="77777777" w:rsidR="00971CF9" w:rsidRDefault="00971CF9" w:rsidP="003B52F3">
            <w:pPr>
              <w:pStyle w:val="ListParagraph"/>
              <w:numPr>
                <w:ilvl w:val="0"/>
                <w:numId w:val="116"/>
              </w:numPr>
              <w:tabs>
                <w:tab w:val="left" w:pos="-108"/>
                <w:tab w:val="left" w:pos="4191"/>
              </w:tabs>
              <w:rPr>
                <w:sz w:val="26"/>
                <w:szCs w:val="26"/>
              </w:rPr>
            </w:pPr>
            <w:moveTo w:id="378" w:author="Michael Nguyen" w:date="2015-05-14T06:29:00Z">
              <w:r>
                <w:rPr>
                  <w:sz w:val="26"/>
                  <w:szCs w:val="26"/>
                </w:rPr>
                <w:t>Người dùng tự nhập dữ liệu vào</w:t>
              </w:r>
            </w:moveTo>
          </w:p>
          <w:p w14:paraId="64D64173" w14:textId="77777777" w:rsidR="00971CF9" w:rsidRDefault="00971CF9" w:rsidP="003B52F3">
            <w:pPr>
              <w:pStyle w:val="ListParagraph"/>
              <w:tabs>
                <w:tab w:val="left" w:pos="-108"/>
                <w:tab w:val="left" w:pos="4191"/>
              </w:tabs>
              <w:ind w:left="342"/>
              <w:rPr>
                <w:sz w:val="26"/>
                <w:szCs w:val="26"/>
              </w:rPr>
            </w:pPr>
          </w:p>
        </w:tc>
        <w:tc>
          <w:tcPr>
            <w:tcW w:w="2448" w:type="dxa"/>
          </w:tcPr>
          <w:p w14:paraId="0A99C13B" w14:textId="77777777" w:rsidR="00971CF9" w:rsidRDefault="00971CF9" w:rsidP="003B52F3">
            <w:pPr>
              <w:pStyle w:val="ListParagraph"/>
              <w:tabs>
                <w:tab w:val="left" w:pos="0"/>
                <w:tab w:val="left" w:pos="1080"/>
                <w:tab w:val="left" w:pos="4191"/>
              </w:tabs>
              <w:ind w:left="0"/>
              <w:rPr>
                <w:sz w:val="26"/>
                <w:szCs w:val="26"/>
              </w:rPr>
            </w:pPr>
            <w:moveTo w:id="379" w:author="Michael Nguyen" w:date="2015-05-14T06:29:00Z">
              <w:r>
                <w:rPr>
                  <w:sz w:val="26"/>
                  <w:szCs w:val="26"/>
                </w:rPr>
                <w:t>-Hệ thống gắn email cảnh báo tự động mỗi khi đến ngưỡng tương tự</w:t>
              </w:r>
            </w:moveTo>
          </w:p>
        </w:tc>
      </w:tr>
      <w:tr w:rsidR="00971CF9" w14:paraId="4214403A" w14:textId="77777777" w:rsidTr="003B52F3">
        <w:tc>
          <w:tcPr>
            <w:tcW w:w="9378" w:type="dxa"/>
            <w:gridSpan w:val="5"/>
          </w:tcPr>
          <w:p w14:paraId="7AE5199B" w14:textId="77777777" w:rsidR="00971CF9" w:rsidRPr="00003201" w:rsidRDefault="00971CF9" w:rsidP="003B52F3">
            <w:pPr>
              <w:pStyle w:val="ListParagraph"/>
              <w:tabs>
                <w:tab w:val="left" w:pos="0"/>
                <w:tab w:val="left" w:pos="1080"/>
                <w:tab w:val="left" w:pos="4191"/>
              </w:tabs>
              <w:ind w:left="0"/>
              <w:rPr>
                <w:b/>
                <w:sz w:val="26"/>
                <w:szCs w:val="26"/>
              </w:rPr>
            </w:pPr>
            <w:moveTo w:id="380" w:author="Michael Nguyen" w:date="2015-05-14T06:29:00Z">
              <w:r w:rsidRPr="00003201">
                <w:rPr>
                  <w:b/>
                  <w:sz w:val="26"/>
                  <w:szCs w:val="26"/>
                </w:rPr>
                <w:t>Người chịu trách nhiệm quản lý KRI</w:t>
              </w:r>
            </w:moveTo>
          </w:p>
        </w:tc>
      </w:tr>
      <w:tr w:rsidR="00971CF9" w14:paraId="713DF3DC" w14:textId="77777777" w:rsidTr="003B52F3">
        <w:tc>
          <w:tcPr>
            <w:tcW w:w="1508" w:type="dxa"/>
          </w:tcPr>
          <w:p w14:paraId="1DF0C0B9" w14:textId="77777777" w:rsidR="00971CF9" w:rsidRDefault="00971CF9" w:rsidP="003B52F3">
            <w:pPr>
              <w:pStyle w:val="ListParagraph"/>
              <w:tabs>
                <w:tab w:val="left" w:pos="0"/>
                <w:tab w:val="left" w:pos="1080"/>
                <w:tab w:val="left" w:pos="4191"/>
              </w:tabs>
              <w:ind w:left="0"/>
              <w:rPr>
                <w:sz w:val="26"/>
                <w:szCs w:val="26"/>
              </w:rPr>
            </w:pPr>
            <w:moveTo w:id="381" w:author="Michael Nguyen" w:date="2015-05-14T06:29:00Z">
              <w:r w:rsidRPr="00CA10FE">
                <w:rPr>
                  <w:sz w:val="26"/>
                  <w:szCs w:val="26"/>
                </w:rPr>
                <w:t>User outlook</w:t>
              </w:r>
            </w:moveTo>
          </w:p>
        </w:tc>
        <w:tc>
          <w:tcPr>
            <w:tcW w:w="1372" w:type="dxa"/>
          </w:tcPr>
          <w:p w14:paraId="381E2FE8" w14:textId="77777777" w:rsidR="00971CF9" w:rsidRPr="003410EE" w:rsidRDefault="00971CF9" w:rsidP="003B52F3">
            <w:pPr>
              <w:tabs>
                <w:tab w:val="left" w:pos="342"/>
                <w:tab w:val="left" w:pos="4191"/>
              </w:tabs>
              <w:rPr>
                <w:sz w:val="26"/>
                <w:szCs w:val="26"/>
              </w:rPr>
            </w:pPr>
            <w:moveTo w:id="382" w:author="Michael Nguyen" w:date="2015-05-14T06:29:00Z">
              <w:r w:rsidRPr="003410EE">
                <w:rPr>
                  <w:sz w:val="26"/>
                  <w:szCs w:val="26"/>
                </w:rPr>
                <w:t>Text box</w:t>
              </w:r>
            </w:moveTo>
          </w:p>
        </w:tc>
        <w:tc>
          <w:tcPr>
            <w:tcW w:w="990" w:type="dxa"/>
          </w:tcPr>
          <w:p w14:paraId="7920A1AF" w14:textId="77777777" w:rsidR="00971CF9" w:rsidRPr="00994FDB" w:rsidRDefault="00971CF9" w:rsidP="003B52F3">
            <w:pPr>
              <w:tabs>
                <w:tab w:val="left" w:pos="342"/>
                <w:tab w:val="left" w:pos="4191"/>
              </w:tabs>
              <w:jc w:val="center"/>
              <w:rPr>
                <w:sz w:val="26"/>
                <w:szCs w:val="26"/>
              </w:rPr>
            </w:pPr>
            <w:moveTo w:id="383" w:author="Michael Nguyen" w:date="2015-05-14T06:29:00Z">
              <w:r>
                <w:rPr>
                  <w:sz w:val="26"/>
                  <w:szCs w:val="26"/>
                </w:rPr>
                <w:t>Có</w:t>
              </w:r>
            </w:moveTo>
          </w:p>
        </w:tc>
        <w:tc>
          <w:tcPr>
            <w:tcW w:w="3060" w:type="dxa"/>
          </w:tcPr>
          <w:p w14:paraId="73E79E92" w14:textId="77777777" w:rsidR="00971CF9" w:rsidRDefault="00971CF9" w:rsidP="003B52F3">
            <w:pPr>
              <w:pStyle w:val="ListParagraph"/>
              <w:numPr>
                <w:ilvl w:val="0"/>
                <w:numId w:val="117"/>
              </w:numPr>
              <w:tabs>
                <w:tab w:val="left" w:pos="-108"/>
                <w:tab w:val="left" w:pos="4191"/>
              </w:tabs>
              <w:rPr>
                <w:sz w:val="26"/>
                <w:szCs w:val="26"/>
              </w:rPr>
            </w:pPr>
            <w:moveTo w:id="384" w:author="Michael Nguyen" w:date="2015-05-14T06:29:00Z">
              <w:r>
                <w:rPr>
                  <w:sz w:val="26"/>
                  <w:szCs w:val="26"/>
                </w:rPr>
                <w:t>Người dùng tự nhập dữ liệu vào</w:t>
              </w:r>
            </w:moveTo>
          </w:p>
          <w:p w14:paraId="17BB4BBD" w14:textId="77777777" w:rsidR="00971CF9" w:rsidRDefault="00971CF9" w:rsidP="003B52F3">
            <w:pPr>
              <w:pStyle w:val="ListParagraph"/>
              <w:tabs>
                <w:tab w:val="left" w:pos="-108"/>
                <w:tab w:val="left" w:pos="4191"/>
              </w:tabs>
              <w:ind w:left="342"/>
              <w:rPr>
                <w:sz w:val="26"/>
                <w:szCs w:val="26"/>
              </w:rPr>
            </w:pPr>
          </w:p>
        </w:tc>
        <w:tc>
          <w:tcPr>
            <w:tcW w:w="2448" w:type="dxa"/>
          </w:tcPr>
          <w:p w14:paraId="07555F84" w14:textId="77777777" w:rsidR="00971CF9" w:rsidRDefault="00971CF9" w:rsidP="003B52F3">
            <w:pPr>
              <w:pStyle w:val="ListParagraph"/>
              <w:tabs>
                <w:tab w:val="left" w:pos="0"/>
                <w:tab w:val="left" w:pos="1080"/>
                <w:tab w:val="left" w:pos="4191"/>
              </w:tabs>
              <w:ind w:left="0"/>
              <w:rPr>
                <w:sz w:val="26"/>
                <w:szCs w:val="26"/>
              </w:rPr>
            </w:pPr>
          </w:p>
        </w:tc>
      </w:tr>
      <w:tr w:rsidR="00971CF9" w14:paraId="11EEDA8D" w14:textId="77777777" w:rsidTr="003B52F3">
        <w:tc>
          <w:tcPr>
            <w:tcW w:w="1508" w:type="dxa"/>
          </w:tcPr>
          <w:p w14:paraId="70C145DD" w14:textId="774FD151" w:rsidR="00971CF9" w:rsidRPr="00CA10FE" w:rsidRDefault="00971CF9" w:rsidP="003B52F3">
            <w:pPr>
              <w:pStyle w:val="ListParagraph"/>
              <w:tabs>
                <w:tab w:val="left" w:pos="0"/>
                <w:tab w:val="left" w:pos="1080"/>
                <w:tab w:val="left" w:pos="4191"/>
              </w:tabs>
              <w:ind w:left="0"/>
              <w:rPr>
                <w:sz w:val="26"/>
                <w:szCs w:val="26"/>
              </w:rPr>
            </w:pPr>
            <w:moveTo w:id="385" w:author="Michael Nguyen" w:date="2015-05-14T06:29:00Z">
              <w:r>
                <w:rPr>
                  <w:sz w:val="26"/>
                  <w:szCs w:val="26"/>
                </w:rPr>
                <w:t>Họ tên</w:t>
              </w:r>
              <w:del w:id="386" w:author="Michael Nguyen" w:date="2015-05-14T06:35:00Z">
                <w:r w:rsidDel="003E39A2">
                  <w:rPr>
                    <w:sz w:val="26"/>
                    <w:szCs w:val="26"/>
                  </w:rPr>
                  <w:delText>, Chức danh</w:delText>
                </w:r>
              </w:del>
            </w:moveTo>
          </w:p>
        </w:tc>
        <w:tc>
          <w:tcPr>
            <w:tcW w:w="1372" w:type="dxa"/>
          </w:tcPr>
          <w:p w14:paraId="41A234BC" w14:textId="37477FE7" w:rsidR="00971CF9" w:rsidRPr="003410EE" w:rsidRDefault="00154592" w:rsidP="003B52F3">
            <w:pPr>
              <w:tabs>
                <w:tab w:val="left" w:pos="342"/>
                <w:tab w:val="left" w:pos="4191"/>
              </w:tabs>
              <w:rPr>
                <w:sz w:val="26"/>
                <w:szCs w:val="26"/>
              </w:rPr>
            </w:pPr>
            <w:ins w:id="387" w:author="Michael Nguyen" w:date="2015-05-14T06:35:00Z">
              <w:r>
                <w:rPr>
                  <w:sz w:val="26"/>
                  <w:szCs w:val="26"/>
                </w:rPr>
                <w:t>Textbox</w:t>
              </w:r>
            </w:ins>
          </w:p>
        </w:tc>
        <w:tc>
          <w:tcPr>
            <w:tcW w:w="990" w:type="dxa"/>
          </w:tcPr>
          <w:p w14:paraId="06CDD71C" w14:textId="4D02804F" w:rsidR="00971CF9" w:rsidRPr="00994FDB" w:rsidRDefault="00154592" w:rsidP="003B52F3">
            <w:pPr>
              <w:tabs>
                <w:tab w:val="left" w:pos="342"/>
                <w:tab w:val="left" w:pos="4191"/>
              </w:tabs>
              <w:jc w:val="center"/>
              <w:rPr>
                <w:sz w:val="26"/>
                <w:szCs w:val="26"/>
              </w:rPr>
            </w:pPr>
            <w:ins w:id="388" w:author="Michael Nguyen" w:date="2015-05-14T06:35:00Z">
              <w:r>
                <w:rPr>
                  <w:sz w:val="26"/>
                  <w:szCs w:val="26"/>
                </w:rPr>
                <w:t>Có</w:t>
              </w:r>
            </w:ins>
          </w:p>
        </w:tc>
        <w:tc>
          <w:tcPr>
            <w:tcW w:w="3060" w:type="dxa"/>
          </w:tcPr>
          <w:p w14:paraId="21C1F33D" w14:textId="77777777" w:rsidR="00971CF9" w:rsidRDefault="00971CF9" w:rsidP="003B52F3">
            <w:pPr>
              <w:pStyle w:val="ListParagraph"/>
              <w:numPr>
                <w:ilvl w:val="0"/>
                <w:numId w:val="118"/>
              </w:numPr>
              <w:tabs>
                <w:tab w:val="left" w:pos="-108"/>
                <w:tab w:val="left" w:pos="4191"/>
              </w:tabs>
              <w:rPr>
                <w:sz w:val="26"/>
                <w:szCs w:val="26"/>
              </w:rPr>
            </w:pPr>
            <w:moveTo w:id="389" w:author="Michael Nguyen" w:date="2015-05-14T06:29:00Z">
              <w:r>
                <w:rPr>
                  <w:sz w:val="26"/>
                  <w:szCs w:val="26"/>
                </w:rPr>
                <w:t>Lấy dữ liệu trong menu “</w:t>
              </w:r>
              <w:r w:rsidRPr="003410EE">
                <w:rPr>
                  <w:sz w:val="26"/>
                  <w:szCs w:val="26"/>
                  <w:highlight w:val="yellow"/>
                </w:rPr>
                <w:t>Quản lý người dùng” của module “Báo cáo lỗi”</w:t>
              </w:r>
              <w:r>
                <w:rPr>
                  <w:sz w:val="26"/>
                  <w:szCs w:val="26"/>
                </w:rPr>
                <w:t xml:space="preserve"> </w:t>
              </w:r>
            </w:moveTo>
          </w:p>
          <w:p w14:paraId="289D2921" w14:textId="77777777" w:rsidR="00971CF9" w:rsidRDefault="00971CF9" w:rsidP="003B52F3">
            <w:pPr>
              <w:pStyle w:val="ListParagraph"/>
              <w:tabs>
                <w:tab w:val="left" w:pos="-108"/>
                <w:tab w:val="left" w:pos="4191"/>
              </w:tabs>
              <w:ind w:left="342"/>
              <w:rPr>
                <w:sz w:val="26"/>
                <w:szCs w:val="26"/>
              </w:rPr>
            </w:pPr>
          </w:p>
        </w:tc>
        <w:tc>
          <w:tcPr>
            <w:tcW w:w="2448" w:type="dxa"/>
          </w:tcPr>
          <w:p w14:paraId="303F92C8" w14:textId="77777777" w:rsidR="00971CF9" w:rsidRDefault="00971CF9" w:rsidP="003B52F3">
            <w:pPr>
              <w:pStyle w:val="ListParagraph"/>
              <w:tabs>
                <w:tab w:val="left" w:pos="0"/>
                <w:tab w:val="left" w:pos="1080"/>
                <w:tab w:val="left" w:pos="4191"/>
              </w:tabs>
              <w:ind w:left="0"/>
              <w:rPr>
                <w:sz w:val="26"/>
                <w:szCs w:val="26"/>
              </w:rPr>
            </w:pPr>
            <w:moveTo w:id="390" w:author="Michael Nguyen" w:date="2015-05-14T06:29:00Z">
              <w:r>
                <w:rPr>
                  <w:sz w:val="26"/>
                  <w:szCs w:val="26"/>
                </w:rPr>
                <w:t>Khi gõ user outlook, sẽ tự hiện ra 2 trường này</w:t>
              </w:r>
            </w:moveTo>
          </w:p>
        </w:tc>
      </w:tr>
      <w:tr w:rsidR="003E39A2" w14:paraId="2415D324" w14:textId="77777777" w:rsidTr="003B52F3">
        <w:trPr>
          <w:ins w:id="391" w:author="Michael Nguyen" w:date="2015-05-14T06:35:00Z"/>
        </w:trPr>
        <w:tc>
          <w:tcPr>
            <w:tcW w:w="1508" w:type="dxa"/>
          </w:tcPr>
          <w:p w14:paraId="43B0596D" w14:textId="7451DC8C" w:rsidR="003E39A2" w:rsidRPr="00CA10FE" w:rsidRDefault="003E39A2" w:rsidP="003B52F3">
            <w:pPr>
              <w:pStyle w:val="ListParagraph"/>
              <w:tabs>
                <w:tab w:val="left" w:pos="0"/>
                <w:tab w:val="left" w:pos="1080"/>
                <w:tab w:val="left" w:pos="4191"/>
              </w:tabs>
              <w:ind w:left="0"/>
              <w:rPr>
                <w:ins w:id="392" w:author="Michael Nguyen" w:date="2015-05-14T06:35:00Z"/>
                <w:sz w:val="26"/>
                <w:szCs w:val="26"/>
              </w:rPr>
            </w:pPr>
            <w:ins w:id="393" w:author="Michael Nguyen" w:date="2015-05-14T06:35:00Z">
              <w:r>
                <w:rPr>
                  <w:sz w:val="26"/>
                  <w:szCs w:val="26"/>
                </w:rPr>
                <w:t>Chức danh</w:t>
              </w:r>
            </w:ins>
          </w:p>
        </w:tc>
        <w:tc>
          <w:tcPr>
            <w:tcW w:w="1372" w:type="dxa"/>
          </w:tcPr>
          <w:p w14:paraId="5F637E24" w14:textId="7FD707B6" w:rsidR="003E39A2" w:rsidRDefault="003E39A2" w:rsidP="003B52F3">
            <w:pPr>
              <w:tabs>
                <w:tab w:val="left" w:pos="342"/>
                <w:tab w:val="left" w:pos="4191"/>
              </w:tabs>
              <w:rPr>
                <w:ins w:id="394" w:author="Michael Nguyen" w:date="2015-05-14T06:35:00Z"/>
                <w:sz w:val="26"/>
                <w:szCs w:val="26"/>
              </w:rPr>
            </w:pPr>
            <w:ins w:id="395" w:author="Michael Nguyen" w:date="2015-05-14T06:35:00Z">
              <w:r>
                <w:rPr>
                  <w:sz w:val="26"/>
                  <w:szCs w:val="26"/>
                </w:rPr>
                <w:t>Textbox</w:t>
              </w:r>
            </w:ins>
          </w:p>
        </w:tc>
        <w:tc>
          <w:tcPr>
            <w:tcW w:w="990" w:type="dxa"/>
          </w:tcPr>
          <w:p w14:paraId="06EB193A" w14:textId="77777777" w:rsidR="003E39A2" w:rsidRDefault="003E39A2" w:rsidP="003B52F3">
            <w:pPr>
              <w:pStyle w:val="ListParagraph"/>
              <w:tabs>
                <w:tab w:val="left" w:pos="342"/>
                <w:tab w:val="left" w:pos="4191"/>
              </w:tabs>
              <w:ind w:left="342"/>
              <w:jc w:val="center"/>
              <w:rPr>
                <w:ins w:id="396" w:author="Michael Nguyen" w:date="2015-05-14T06:35:00Z"/>
                <w:sz w:val="26"/>
                <w:szCs w:val="26"/>
              </w:rPr>
            </w:pPr>
          </w:p>
        </w:tc>
        <w:tc>
          <w:tcPr>
            <w:tcW w:w="3060" w:type="dxa"/>
          </w:tcPr>
          <w:p w14:paraId="6AC745CA" w14:textId="0448186F" w:rsidR="00154592" w:rsidRDefault="00154592" w:rsidP="00154592">
            <w:pPr>
              <w:pStyle w:val="ListParagraph"/>
              <w:numPr>
                <w:ilvl w:val="0"/>
                <w:numId w:val="119"/>
              </w:numPr>
              <w:tabs>
                <w:tab w:val="left" w:pos="-108"/>
                <w:tab w:val="left" w:pos="4191"/>
              </w:tabs>
              <w:rPr>
                <w:ins w:id="397" w:author="Michael Nguyen" w:date="2015-05-14T06:36:00Z"/>
                <w:sz w:val="26"/>
                <w:szCs w:val="26"/>
              </w:rPr>
            </w:pPr>
            <w:ins w:id="398" w:author="Michael Nguyen" w:date="2015-05-14T06:36:00Z">
              <w:r>
                <w:rPr>
                  <w:sz w:val="26"/>
                  <w:szCs w:val="26"/>
                </w:rPr>
                <w:t>Hệ thống tự động lấy dữ liệu trong menu “</w:t>
              </w:r>
              <w:r w:rsidRPr="003410EE">
                <w:rPr>
                  <w:sz w:val="26"/>
                  <w:szCs w:val="26"/>
                  <w:highlight w:val="yellow"/>
                </w:rPr>
                <w:t>Quản lý người dùng” của module “Báo cáo lỗi”</w:t>
              </w:r>
              <w:r>
                <w:rPr>
                  <w:sz w:val="26"/>
                  <w:szCs w:val="26"/>
                </w:rPr>
                <w:t xml:space="preserve"> theo user outlook người dùng nhập vào</w:t>
              </w:r>
            </w:ins>
          </w:p>
          <w:p w14:paraId="04337A00" w14:textId="77777777" w:rsidR="003E39A2" w:rsidRDefault="003E39A2" w:rsidP="00154592">
            <w:pPr>
              <w:pStyle w:val="ListParagraph"/>
              <w:tabs>
                <w:tab w:val="left" w:pos="-108"/>
                <w:tab w:val="left" w:pos="4191"/>
              </w:tabs>
              <w:ind w:left="360"/>
              <w:rPr>
                <w:ins w:id="399" w:author="Michael Nguyen" w:date="2015-05-14T06:35:00Z"/>
                <w:sz w:val="26"/>
                <w:szCs w:val="26"/>
              </w:rPr>
              <w:pPrChange w:id="400" w:author="Michael Nguyen" w:date="2015-05-14T06:36:00Z">
                <w:pPr>
                  <w:pStyle w:val="ListParagraph"/>
                  <w:numPr>
                    <w:numId w:val="119"/>
                  </w:numPr>
                  <w:tabs>
                    <w:tab w:val="left" w:pos="-108"/>
                    <w:tab w:val="left" w:pos="4191"/>
                  </w:tabs>
                  <w:ind w:left="360" w:hanging="360"/>
                </w:pPr>
              </w:pPrChange>
            </w:pPr>
          </w:p>
        </w:tc>
        <w:tc>
          <w:tcPr>
            <w:tcW w:w="2448" w:type="dxa"/>
          </w:tcPr>
          <w:p w14:paraId="45DC00C1" w14:textId="77777777" w:rsidR="003E39A2" w:rsidRDefault="003E39A2" w:rsidP="003B52F3">
            <w:pPr>
              <w:pStyle w:val="ListParagraph"/>
              <w:tabs>
                <w:tab w:val="left" w:pos="0"/>
                <w:tab w:val="left" w:pos="1080"/>
                <w:tab w:val="left" w:pos="4191"/>
              </w:tabs>
              <w:ind w:left="0"/>
              <w:rPr>
                <w:ins w:id="401" w:author="Michael Nguyen" w:date="2015-05-14T06:35:00Z"/>
                <w:i/>
                <w:sz w:val="26"/>
                <w:szCs w:val="26"/>
              </w:rPr>
            </w:pPr>
          </w:p>
        </w:tc>
      </w:tr>
      <w:tr w:rsidR="00800721" w14:paraId="6BAF200E" w14:textId="77777777" w:rsidTr="003B52F3">
        <w:trPr>
          <w:ins w:id="402" w:author="Michael Nguyen" w:date="2015-05-14T06:37:00Z"/>
        </w:trPr>
        <w:tc>
          <w:tcPr>
            <w:tcW w:w="1508" w:type="dxa"/>
          </w:tcPr>
          <w:p w14:paraId="7B7D6A56" w14:textId="3B40FAAC" w:rsidR="00800721" w:rsidRPr="00CA10FE" w:rsidRDefault="00800721" w:rsidP="00800721">
            <w:pPr>
              <w:pStyle w:val="ListParagraph"/>
              <w:tabs>
                <w:tab w:val="left" w:pos="0"/>
                <w:tab w:val="left" w:pos="1080"/>
                <w:tab w:val="left" w:pos="4191"/>
              </w:tabs>
              <w:ind w:left="0"/>
              <w:rPr>
                <w:ins w:id="403" w:author="Michael Nguyen" w:date="2015-05-14T06:37:00Z"/>
                <w:sz w:val="26"/>
                <w:szCs w:val="26"/>
              </w:rPr>
            </w:pPr>
            <w:ins w:id="404" w:author="Michael Nguyen" w:date="2015-05-14T06:37:00Z">
              <w:r w:rsidRPr="00CA10FE">
                <w:rPr>
                  <w:sz w:val="26"/>
                  <w:szCs w:val="26"/>
                </w:rPr>
                <w:t>NH chuyên doanh/ khối</w:t>
              </w:r>
            </w:ins>
          </w:p>
        </w:tc>
        <w:tc>
          <w:tcPr>
            <w:tcW w:w="1372" w:type="dxa"/>
          </w:tcPr>
          <w:p w14:paraId="15654F7E" w14:textId="67DDAB1C" w:rsidR="00800721" w:rsidRDefault="00800721" w:rsidP="00800721">
            <w:pPr>
              <w:tabs>
                <w:tab w:val="left" w:pos="342"/>
                <w:tab w:val="left" w:pos="4191"/>
              </w:tabs>
              <w:rPr>
                <w:ins w:id="405" w:author="Michael Nguyen" w:date="2015-05-14T06:37:00Z"/>
                <w:sz w:val="26"/>
                <w:szCs w:val="26"/>
              </w:rPr>
            </w:pPr>
            <w:ins w:id="406" w:author="Michael Nguyen" w:date="2015-05-14T06:38:00Z">
              <w:r>
                <w:rPr>
                  <w:sz w:val="26"/>
                  <w:szCs w:val="26"/>
                </w:rPr>
                <w:t>Combobox</w:t>
              </w:r>
            </w:ins>
          </w:p>
        </w:tc>
        <w:tc>
          <w:tcPr>
            <w:tcW w:w="990" w:type="dxa"/>
          </w:tcPr>
          <w:p w14:paraId="6AA75E20" w14:textId="3DFA5233" w:rsidR="00800721" w:rsidRDefault="00800721" w:rsidP="00800721">
            <w:pPr>
              <w:pStyle w:val="ListParagraph"/>
              <w:tabs>
                <w:tab w:val="left" w:pos="342"/>
                <w:tab w:val="left" w:pos="4191"/>
              </w:tabs>
              <w:ind w:left="342"/>
              <w:jc w:val="center"/>
              <w:rPr>
                <w:ins w:id="407" w:author="Michael Nguyen" w:date="2015-05-14T06:37:00Z"/>
                <w:sz w:val="26"/>
                <w:szCs w:val="26"/>
              </w:rPr>
            </w:pPr>
            <w:ins w:id="408" w:author="Michael Nguyen" w:date="2015-05-14T06:38:00Z">
              <w:r>
                <w:rPr>
                  <w:sz w:val="26"/>
                  <w:szCs w:val="26"/>
                </w:rPr>
                <w:t>Có</w:t>
              </w:r>
            </w:ins>
          </w:p>
        </w:tc>
        <w:tc>
          <w:tcPr>
            <w:tcW w:w="3060" w:type="dxa"/>
          </w:tcPr>
          <w:p w14:paraId="47304020" w14:textId="77777777" w:rsidR="00800721" w:rsidRDefault="00800721" w:rsidP="00800721">
            <w:pPr>
              <w:pStyle w:val="ListParagraph"/>
              <w:numPr>
                <w:ilvl w:val="0"/>
                <w:numId w:val="119"/>
              </w:numPr>
              <w:tabs>
                <w:tab w:val="left" w:pos="-108"/>
                <w:tab w:val="left" w:pos="4191"/>
              </w:tabs>
              <w:rPr>
                <w:ins w:id="409" w:author="Michael Nguyen" w:date="2015-05-14T06:38:00Z"/>
                <w:sz w:val="26"/>
                <w:szCs w:val="26"/>
              </w:rPr>
            </w:pPr>
            <w:ins w:id="410" w:author="Michael Nguyen" w:date="2015-05-14T06:38:00Z">
              <w:r>
                <w:rPr>
                  <w:sz w:val="26"/>
                  <w:szCs w:val="26"/>
                </w:rPr>
                <w:t>Hệ thống tự dộng lấy dữ liệu trong menu “</w:t>
              </w:r>
              <w:r w:rsidRPr="003410EE">
                <w:rPr>
                  <w:sz w:val="26"/>
                  <w:szCs w:val="26"/>
                  <w:highlight w:val="yellow"/>
                </w:rPr>
                <w:t>Quản lý người dùng” của module “Báo cáo lỗi”</w:t>
              </w:r>
              <w:r>
                <w:rPr>
                  <w:sz w:val="26"/>
                  <w:szCs w:val="26"/>
                </w:rPr>
                <w:t xml:space="preserve"> theo user outlook người dùng nhập</w:t>
              </w:r>
            </w:ins>
          </w:p>
          <w:p w14:paraId="31D2EB29" w14:textId="77777777" w:rsidR="00800721" w:rsidRDefault="00800721" w:rsidP="00800721">
            <w:pPr>
              <w:pStyle w:val="ListParagraph"/>
              <w:numPr>
                <w:ilvl w:val="0"/>
                <w:numId w:val="119"/>
              </w:numPr>
              <w:tabs>
                <w:tab w:val="left" w:pos="-108"/>
                <w:tab w:val="left" w:pos="4191"/>
              </w:tabs>
              <w:rPr>
                <w:ins w:id="411" w:author="Michael Nguyen" w:date="2015-05-14T06:37:00Z"/>
                <w:sz w:val="26"/>
                <w:szCs w:val="26"/>
              </w:rPr>
            </w:pPr>
          </w:p>
        </w:tc>
        <w:tc>
          <w:tcPr>
            <w:tcW w:w="2448" w:type="dxa"/>
          </w:tcPr>
          <w:p w14:paraId="03944F34" w14:textId="77777777" w:rsidR="00800721" w:rsidRDefault="00800721" w:rsidP="00800721">
            <w:pPr>
              <w:pStyle w:val="ListParagraph"/>
              <w:tabs>
                <w:tab w:val="left" w:pos="0"/>
                <w:tab w:val="left" w:pos="1080"/>
                <w:tab w:val="left" w:pos="4191"/>
              </w:tabs>
              <w:ind w:left="0"/>
              <w:rPr>
                <w:ins w:id="412" w:author="Michael Nguyen" w:date="2015-05-14T06:37:00Z"/>
                <w:i/>
                <w:sz w:val="26"/>
                <w:szCs w:val="26"/>
              </w:rPr>
            </w:pPr>
          </w:p>
        </w:tc>
      </w:tr>
      <w:tr w:rsidR="00800721" w14:paraId="144C5010" w14:textId="77777777" w:rsidTr="003B52F3">
        <w:trPr>
          <w:ins w:id="413" w:author="Michael Nguyen" w:date="2015-05-14T06:37:00Z"/>
        </w:trPr>
        <w:tc>
          <w:tcPr>
            <w:tcW w:w="1508" w:type="dxa"/>
          </w:tcPr>
          <w:p w14:paraId="0CCB8DFD" w14:textId="7EB8DA80" w:rsidR="00800721" w:rsidRPr="00CA10FE" w:rsidRDefault="00800721" w:rsidP="00800721">
            <w:pPr>
              <w:pStyle w:val="ListParagraph"/>
              <w:tabs>
                <w:tab w:val="left" w:pos="0"/>
                <w:tab w:val="left" w:pos="1080"/>
                <w:tab w:val="left" w:pos="4191"/>
              </w:tabs>
              <w:ind w:left="0"/>
              <w:rPr>
                <w:ins w:id="414" w:author="Michael Nguyen" w:date="2015-05-14T06:37:00Z"/>
                <w:sz w:val="26"/>
                <w:szCs w:val="26"/>
              </w:rPr>
            </w:pPr>
            <w:ins w:id="415" w:author="Michael Nguyen" w:date="2015-05-14T06:37:00Z">
              <w:r w:rsidRPr="00CA10FE">
                <w:rPr>
                  <w:sz w:val="26"/>
                  <w:szCs w:val="26"/>
                </w:rPr>
                <w:t>CN Trung tâm/ Phòng</w:t>
              </w:r>
            </w:ins>
          </w:p>
        </w:tc>
        <w:tc>
          <w:tcPr>
            <w:tcW w:w="1372" w:type="dxa"/>
          </w:tcPr>
          <w:p w14:paraId="7812DFAD" w14:textId="2C273C52" w:rsidR="00800721" w:rsidRDefault="00800721" w:rsidP="00800721">
            <w:pPr>
              <w:tabs>
                <w:tab w:val="left" w:pos="342"/>
                <w:tab w:val="left" w:pos="4191"/>
              </w:tabs>
              <w:rPr>
                <w:ins w:id="416" w:author="Michael Nguyen" w:date="2015-05-14T06:37:00Z"/>
                <w:sz w:val="26"/>
                <w:szCs w:val="26"/>
              </w:rPr>
            </w:pPr>
            <w:ins w:id="417" w:author="Michael Nguyen" w:date="2015-05-14T06:38:00Z">
              <w:r>
                <w:rPr>
                  <w:sz w:val="26"/>
                  <w:szCs w:val="26"/>
                </w:rPr>
                <w:t>Combobox</w:t>
              </w:r>
            </w:ins>
          </w:p>
        </w:tc>
        <w:tc>
          <w:tcPr>
            <w:tcW w:w="990" w:type="dxa"/>
          </w:tcPr>
          <w:p w14:paraId="071BD59B" w14:textId="7841E86F" w:rsidR="00800721" w:rsidRDefault="00800721" w:rsidP="00800721">
            <w:pPr>
              <w:pStyle w:val="ListParagraph"/>
              <w:tabs>
                <w:tab w:val="left" w:pos="342"/>
                <w:tab w:val="left" w:pos="4191"/>
              </w:tabs>
              <w:ind w:left="342"/>
              <w:jc w:val="center"/>
              <w:rPr>
                <w:ins w:id="418" w:author="Michael Nguyen" w:date="2015-05-14T06:37:00Z"/>
                <w:sz w:val="26"/>
                <w:szCs w:val="26"/>
              </w:rPr>
            </w:pPr>
            <w:ins w:id="419" w:author="Michael Nguyen" w:date="2015-05-14T06:38:00Z">
              <w:r>
                <w:rPr>
                  <w:sz w:val="26"/>
                  <w:szCs w:val="26"/>
                </w:rPr>
                <w:t>Có</w:t>
              </w:r>
            </w:ins>
          </w:p>
        </w:tc>
        <w:tc>
          <w:tcPr>
            <w:tcW w:w="3060" w:type="dxa"/>
          </w:tcPr>
          <w:p w14:paraId="137ED194" w14:textId="77777777" w:rsidR="00800721" w:rsidRDefault="00800721" w:rsidP="00800721">
            <w:pPr>
              <w:pStyle w:val="ListParagraph"/>
              <w:numPr>
                <w:ilvl w:val="0"/>
                <w:numId w:val="119"/>
              </w:numPr>
              <w:tabs>
                <w:tab w:val="left" w:pos="-108"/>
                <w:tab w:val="left" w:pos="4191"/>
              </w:tabs>
              <w:rPr>
                <w:ins w:id="420" w:author="Michael Nguyen" w:date="2015-05-14T06:38:00Z"/>
                <w:sz w:val="26"/>
                <w:szCs w:val="26"/>
              </w:rPr>
            </w:pPr>
            <w:ins w:id="421" w:author="Michael Nguyen" w:date="2015-05-14T06:38:00Z">
              <w:r>
                <w:rPr>
                  <w:sz w:val="26"/>
                  <w:szCs w:val="26"/>
                </w:rPr>
                <w:t>Hệ thống tự dộng lấy dữ liệu trong menu “</w:t>
              </w:r>
              <w:r w:rsidRPr="003410EE">
                <w:rPr>
                  <w:sz w:val="26"/>
                  <w:szCs w:val="26"/>
                  <w:highlight w:val="yellow"/>
                </w:rPr>
                <w:t>Quản lý người dùng” của module “Báo cáo lỗi”</w:t>
              </w:r>
              <w:r>
                <w:rPr>
                  <w:sz w:val="26"/>
                  <w:szCs w:val="26"/>
                </w:rPr>
                <w:t xml:space="preserve"> theo user outlook người dùng nhập</w:t>
              </w:r>
            </w:ins>
          </w:p>
          <w:p w14:paraId="51DE4232" w14:textId="77777777" w:rsidR="00800721" w:rsidRDefault="00800721" w:rsidP="00800721">
            <w:pPr>
              <w:pStyle w:val="ListParagraph"/>
              <w:numPr>
                <w:ilvl w:val="0"/>
                <w:numId w:val="119"/>
              </w:numPr>
              <w:tabs>
                <w:tab w:val="left" w:pos="-108"/>
                <w:tab w:val="left" w:pos="4191"/>
              </w:tabs>
              <w:rPr>
                <w:ins w:id="422" w:author="Michael Nguyen" w:date="2015-05-14T06:37:00Z"/>
                <w:sz w:val="26"/>
                <w:szCs w:val="26"/>
              </w:rPr>
            </w:pPr>
          </w:p>
        </w:tc>
        <w:tc>
          <w:tcPr>
            <w:tcW w:w="2448" w:type="dxa"/>
          </w:tcPr>
          <w:p w14:paraId="569E5C6B" w14:textId="77777777" w:rsidR="00800721" w:rsidRDefault="00800721" w:rsidP="00800721">
            <w:pPr>
              <w:pStyle w:val="ListParagraph"/>
              <w:tabs>
                <w:tab w:val="left" w:pos="0"/>
                <w:tab w:val="left" w:pos="1080"/>
                <w:tab w:val="left" w:pos="4191"/>
              </w:tabs>
              <w:ind w:left="0"/>
              <w:rPr>
                <w:ins w:id="423" w:author="Michael Nguyen" w:date="2015-05-14T06:37:00Z"/>
                <w:i/>
                <w:sz w:val="26"/>
                <w:szCs w:val="26"/>
              </w:rPr>
            </w:pPr>
          </w:p>
        </w:tc>
      </w:tr>
      <w:tr w:rsidR="00800721" w14:paraId="7F7BE4D2" w14:textId="77777777" w:rsidTr="003B52F3">
        <w:tc>
          <w:tcPr>
            <w:tcW w:w="1508" w:type="dxa"/>
          </w:tcPr>
          <w:p w14:paraId="1343092D" w14:textId="57E1CC3E" w:rsidR="00800721" w:rsidRPr="00CA10FE" w:rsidRDefault="00800721" w:rsidP="003B52F3">
            <w:pPr>
              <w:pStyle w:val="ListParagraph"/>
              <w:tabs>
                <w:tab w:val="left" w:pos="0"/>
                <w:tab w:val="left" w:pos="1080"/>
                <w:tab w:val="left" w:pos="4191"/>
              </w:tabs>
              <w:spacing w:line="276" w:lineRule="auto"/>
              <w:ind w:left="0"/>
              <w:rPr>
                <w:sz w:val="26"/>
                <w:szCs w:val="26"/>
              </w:rPr>
            </w:pPr>
            <w:moveTo w:id="424" w:author="Michael Nguyen" w:date="2015-05-14T06:29:00Z">
              <w:del w:id="425" w:author="Michael Nguyen" w:date="2015-05-14T06:37:00Z">
                <w:r w:rsidRPr="00CA10FE" w:rsidDel="00800721">
                  <w:rPr>
                    <w:sz w:val="26"/>
                    <w:szCs w:val="26"/>
                  </w:rPr>
                  <w:delText xml:space="preserve"> NH chuyên doanh/ khối</w:delText>
                </w:r>
              </w:del>
              <w:del w:id="426" w:author="Michael Nguyen" w:date="2015-05-14T06:38:00Z">
                <w:r w:rsidRPr="00CA10FE" w:rsidDel="00800721">
                  <w:rPr>
                    <w:sz w:val="26"/>
                    <w:szCs w:val="26"/>
                  </w:rPr>
                  <w:delText xml:space="preserve">, </w:delText>
                </w:r>
              </w:del>
              <w:del w:id="427" w:author="Michael Nguyen" w:date="2015-05-14T06:37:00Z">
                <w:r w:rsidRPr="00CA10FE" w:rsidDel="00800721">
                  <w:rPr>
                    <w:sz w:val="26"/>
                    <w:szCs w:val="26"/>
                  </w:rPr>
                  <w:delText>CN Trung tâm/ Phòng</w:delText>
                </w:r>
              </w:del>
              <w:del w:id="428" w:author="Michael Nguyen" w:date="2015-05-14T06:38:00Z">
                <w:r w:rsidRPr="00CA10FE" w:rsidDel="00800721">
                  <w:rPr>
                    <w:sz w:val="26"/>
                    <w:szCs w:val="26"/>
                  </w:rPr>
                  <w:delText xml:space="preserve">, </w:delText>
                </w:r>
              </w:del>
              <w:r w:rsidRPr="00CA10FE">
                <w:rPr>
                  <w:sz w:val="26"/>
                  <w:szCs w:val="26"/>
                </w:rPr>
                <w:t xml:space="preserve">PGD/ phòng ban/ tổ nhóm </w:t>
              </w:r>
            </w:moveTo>
          </w:p>
        </w:tc>
        <w:tc>
          <w:tcPr>
            <w:tcW w:w="1372" w:type="dxa"/>
          </w:tcPr>
          <w:p w14:paraId="0DC3AE6F" w14:textId="77777777" w:rsidR="00800721" w:rsidRPr="003410EE" w:rsidRDefault="00800721" w:rsidP="00800721">
            <w:pPr>
              <w:tabs>
                <w:tab w:val="left" w:pos="342"/>
                <w:tab w:val="left" w:pos="4191"/>
              </w:tabs>
              <w:rPr>
                <w:sz w:val="26"/>
                <w:szCs w:val="26"/>
              </w:rPr>
            </w:pPr>
            <w:moveTo w:id="429" w:author="Michael Nguyen" w:date="2015-05-14T06:29:00Z">
              <w:r>
                <w:rPr>
                  <w:sz w:val="26"/>
                  <w:szCs w:val="26"/>
                </w:rPr>
                <w:t>Combobox</w:t>
              </w:r>
            </w:moveTo>
          </w:p>
        </w:tc>
        <w:tc>
          <w:tcPr>
            <w:tcW w:w="990" w:type="dxa"/>
          </w:tcPr>
          <w:p w14:paraId="27079CCF" w14:textId="77777777" w:rsidR="00800721" w:rsidRPr="00B268DF" w:rsidRDefault="00800721" w:rsidP="00800721">
            <w:pPr>
              <w:pStyle w:val="ListParagraph"/>
              <w:tabs>
                <w:tab w:val="left" w:pos="342"/>
                <w:tab w:val="left" w:pos="4191"/>
              </w:tabs>
              <w:ind w:left="342"/>
              <w:jc w:val="center"/>
              <w:rPr>
                <w:sz w:val="26"/>
                <w:szCs w:val="26"/>
              </w:rPr>
            </w:pPr>
            <w:moveTo w:id="430" w:author="Michael Nguyen" w:date="2015-05-14T06:29:00Z">
              <w:r>
                <w:rPr>
                  <w:sz w:val="26"/>
                  <w:szCs w:val="26"/>
                </w:rPr>
                <w:t>Có</w:t>
              </w:r>
            </w:moveTo>
          </w:p>
        </w:tc>
        <w:tc>
          <w:tcPr>
            <w:tcW w:w="3060" w:type="dxa"/>
          </w:tcPr>
          <w:p w14:paraId="6A178BC9" w14:textId="0CD9ED8F" w:rsidR="00800721" w:rsidRDefault="00800721" w:rsidP="00800721">
            <w:pPr>
              <w:pStyle w:val="ListParagraph"/>
              <w:numPr>
                <w:ilvl w:val="0"/>
                <w:numId w:val="119"/>
              </w:numPr>
              <w:tabs>
                <w:tab w:val="left" w:pos="-108"/>
                <w:tab w:val="left" w:pos="4191"/>
              </w:tabs>
              <w:rPr>
                <w:sz w:val="26"/>
                <w:szCs w:val="26"/>
              </w:rPr>
            </w:pPr>
            <w:ins w:id="431" w:author="Michael Nguyen" w:date="2015-05-14T06:36:00Z">
              <w:r>
                <w:rPr>
                  <w:sz w:val="26"/>
                  <w:szCs w:val="26"/>
                </w:rPr>
                <w:t xml:space="preserve">Hệ thống tự dộng lấy </w:t>
              </w:r>
            </w:ins>
            <w:moveTo w:id="432" w:author="Michael Nguyen" w:date="2015-05-14T06:29:00Z">
              <w:del w:id="433" w:author="Michael Nguyen" w:date="2015-05-14T06:36:00Z">
                <w:r w:rsidDel="000F3277">
                  <w:rPr>
                    <w:sz w:val="26"/>
                    <w:szCs w:val="26"/>
                  </w:rPr>
                  <w:delText xml:space="preserve">Lấy </w:delText>
                </w:r>
              </w:del>
              <w:r>
                <w:rPr>
                  <w:sz w:val="26"/>
                  <w:szCs w:val="26"/>
                </w:rPr>
                <w:t>dữ liệu trong menu “</w:t>
              </w:r>
              <w:r w:rsidRPr="003410EE">
                <w:rPr>
                  <w:sz w:val="26"/>
                  <w:szCs w:val="26"/>
                  <w:highlight w:val="yellow"/>
                </w:rPr>
                <w:t>Quản lý người dùng” của module “Báo cáo lỗi”</w:t>
              </w:r>
              <w:r>
                <w:rPr>
                  <w:sz w:val="26"/>
                  <w:szCs w:val="26"/>
                </w:rPr>
                <w:t xml:space="preserve"> </w:t>
              </w:r>
            </w:moveTo>
            <w:ins w:id="434" w:author="Michael Nguyen" w:date="2015-05-14T06:36:00Z">
              <w:r>
                <w:rPr>
                  <w:sz w:val="26"/>
                  <w:szCs w:val="26"/>
                </w:rPr>
                <w:t>theo user outlook người dùng nhập</w:t>
              </w:r>
            </w:ins>
          </w:p>
          <w:p w14:paraId="245A8F03" w14:textId="77777777" w:rsidR="00800721" w:rsidRPr="00B541CF" w:rsidRDefault="00800721" w:rsidP="00800721">
            <w:pPr>
              <w:pStyle w:val="ListParagraph"/>
              <w:tabs>
                <w:tab w:val="left" w:pos="0"/>
                <w:tab w:val="left" w:pos="1080"/>
                <w:tab w:val="left" w:pos="4191"/>
              </w:tabs>
              <w:ind w:left="342"/>
              <w:rPr>
                <w:sz w:val="26"/>
                <w:szCs w:val="26"/>
              </w:rPr>
            </w:pPr>
          </w:p>
        </w:tc>
        <w:tc>
          <w:tcPr>
            <w:tcW w:w="2448" w:type="dxa"/>
          </w:tcPr>
          <w:p w14:paraId="412D3CA2" w14:textId="77777777" w:rsidR="00800721" w:rsidRDefault="00800721" w:rsidP="00800721">
            <w:pPr>
              <w:pStyle w:val="ListParagraph"/>
              <w:tabs>
                <w:tab w:val="left" w:pos="0"/>
                <w:tab w:val="left" w:pos="1080"/>
                <w:tab w:val="left" w:pos="4191"/>
              </w:tabs>
              <w:ind w:left="0"/>
              <w:rPr>
                <w:i/>
                <w:sz w:val="26"/>
                <w:szCs w:val="26"/>
              </w:rPr>
            </w:pPr>
          </w:p>
        </w:tc>
      </w:tr>
      <w:tr w:rsidR="00800721" w14:paraId="3E0DA267" w14:textId="77777777" w:rsidTr="003B52F3">
        <w:trPr>
          <w:trHeight w:val="350"/>
        </w:trPr>
        <w:tc>
          <w:tcPr>
            <w:tcW w:w="9378" w:type="dxa"/>
            <w:gridSpan w:val="5"/>
          </w:tcPr>
          <w:p w14:paraId="4F06418D" w14:textId="77777777" w:rsidR="00800721" w:rsidRPr="00003201" w:rsidRDefault="00800721" w:rsidP="00800721">
            <w:pPr>
              <w:pStyle w:val="ListParagraph"/>
              <w:tabs>
                <w:tab w:val="left" w:pos="0"/>
                <w:tab w:val="left" w:pos="1080"/>
                <w:tab w:val="left" w:pos="4191"/>
              </w:tabs>
              <w:ind w:left="0"/>
              <w:rPr>
                <w:b/>
                <w:sz w:val="26"/>
                <w:szCs w:val="26"/>
              </w:rPr>
            </w:pPr>
            <w:moveTo w:id="435" w:author="Michael Nguyen" w:date="2015-05-14T06:29:00Z">
              <w:r w:rsidRPr="00003201">
                <w:rPr>
                  <w:b/>
                  <w:sz w:val="26"/>
                  <w:szCs w:val="26"/>
                </w:rPr>
                <w:lastRenderedPageBreak/>
                <w:t>Người phê duyệt KRI</w:t>
              </w:r>
            </w:moveTo>
          </w:p>
        </w:tc>
      </w:tr>
      <w:tr w:rsidR="00800721" w14:paraId="316DCE1C" w14:textId="77777777" w:rsidTr="003B52F3">
        <w:tc>
          <w:tcPr>
            <w:tcW w:w="1508" w:type="dxa"/>
          </w:tcPr>
          <w:p w14:paraId="2C1C1DA4" w14:textId="77777777" w:rsidR="00800721" w:rsidRDefault="00800721" w:rsidP="00800721">
            <w:pPr>
              <w:pStyle w:val="ListParagraph"/>
              <w:tabs>
                <w:tab w:val="left" w:pos="0"/>
                <w:tab w:val="left" w:pos="1080"/>
                <w:tab w:val="left" w:pos="4191"/>
              </w:tabs>
              <w:ind w:left="0"/>
              <w:rPr>
                <w:sz w:val="26"/>
                <w:szCs w:val="26"/>
              </w:rPr>
            </w:pPr>
            <w:moveTo w:id="436" w:author="Michael Nguyen" w:date="2015-05-14T06:29:00Z">
              <w:r w:rsidRPr="00CA10FE">
                <w:rPr>
                  <w:sz w:val="26"/>
                  <w:szCs w:val="26"/>
                </w:rPr>
                <w:t>User outlook</w:t>
              </w:r>
            </w:moveTo>
          </w:p>
        </w:tc>
        <w:tc>
          <w:tcPr>
            <w:tcW w:w="1372" w:type="dxa"/>
          </w:tcPr>
          <w:p w14:paraId="4DA9D659" w14:textId="77777777" w:rsidR="00800721" w:rsidRPr="003410EE" w:rsidRDefault="00800721" w:rsidP="00800721">
            <w:pPr>
              <w:tabs>
                <w:tab w:val="left" w:pos="342"/>
                <w:tab w:val="left" w:pos="4191"/>
              </w:tabs>
              <w:rPr>
                <w:sz w:val="26"/>
                <w:szCs w:val="26"/>
              </w:rPr>
            </w:pPr>
            <w:moveTo w:id="437" w:author="Michael Nguyen" w:date="2015-05-14T06:29:00Z">
              <w:r w:rsidRPr="003410EE">
                <w:rPr>
                  <w:sz w:val="26"/>
                  <w:szCs w:val="26"/>
                </w:rPr>
                <w:t>Text box</w:t>
              </w:r>
            </w:moveTo>
          </w:p>
        </w:tc>
        <w:tc>
          <w:tcPr>
            <w:tcW w:w="990" w:type="dxa"/>
          </w:tcPr>
          <w:p w14:paraId="0790EFE6" w14:textId="77777777" w:rsidR="00800721" w:rsidRPr="00994FDB" w:rsidRDefault="00800721" w:rsidP="00800721">
            <w:pPr>
              <w:tabs>
                <w:tab w:val="left" w:pos="342"/>
                <w:tab w:val="left" w:pos="4191"/>
              </w:tabs>
              <w:jc w:val="center"/>
              <w:rPr>
                <w:sz w:val="26"/>
                <w:szCs w:val="26"/>
              </w:rPr>
            </w:pPr>
            <w:moveTo w:id="438" w:author="Michael Nguyen" w:date="2015-05-14T06:29:00Z">
              <w:r>
                <w:rPr>
                  <w:sz w:val="26"/>
                  <w:szCs w:val="26"/>
                </w:rPr>
                <w:t>Có</w:t>
              </w:r>
            </w:moveTo>
          </w:p>
        </w:tc>
        <w:tc>
          <w:tcPr>
            <w:tcW w:w="3060" w:type="dxa"/>
          </w:tcPr>
          <w:p w14:paraId="5E4FFCAE" w14:textId="77777777" w:rsidR="00800721" w:rsidRDefault="00800721" w:rsidP="00800721">
            <w:pPr>
              <w:pStyle w:val="ListParagraph"/>
              <w:numPr>
                <w:ilvl w:val="0"/>
                <w:numId w:val="120"/>
              </w:numPr>
              <w:tabs>
                <w:tab w:val="left" w:pos="-108"/>
                <w:tab w:val="left" w:pos="4191"/>
              </w:tabs>
              <w:rPr>
                <w:sz w:val="26"/>
                <w:szCs w:val="26"/>
              </w:rPr>
            </w:pPr>
            <w:moveTo w:id="439" w:author="Michael Nguyen" w:date="2015-05-14T06:29:00Z">
              <w:r>
                <w:rPr>
                  <w:sz w:val="26"/>
                  <w:szCs w:val="26"/>
                </w:rPr>
                <w:t>Người dùng tự nhập dữ liệu vào</w:t>
              </w:r>
            </w:moveTo>
          </w:p>
          <w:p w14:paraId="3D9D8CE8" w14:textId="77777777" w:rsidR="00800721" w:rsidRDefault="00800721" w:rsidP="00800721">
            <w:pPr>
              <w:pStyle w:val="ListParagraph"/>
              <w:tabs>
                <w:tab w:val="left" w:pos="-108"/>
                <w:tab w:val="left" w:pos="4191"/>
              </w:tabs>
              <w:ind w:left="342"/>
              <w:rPr>
                <w:sz w:val="26"/>
                <w:szCs w:val="26"/>
              </w:rPr>
            </w:pPr>
          </w:p>
        </w:tc>
        <w:tc>
          <w:tcPr>
            <w:tcW w:w="2448" w:type="dxa"/>
          </w:tcPr>
          <w:p w14:paraId="6033771F" w14:textId="77777777" w:rsidR="00800721" w:rsidRDefault="00800721" w:rsidP="00800721">
            <w:pPr>
              <w:pStyle w:val="ListParagraph"/>
              <w:tabs>
                <w:tab w:val="left" w:pos="0"/>
                <w:tab w:val="left" w:pos="1080"/>
                <w:tab w:val="left" w:pos="4191"/>
              </w:tabs>
              <w:ind w:left="0"/>
              <w:rPr>
                <w:sz w:val="26"/>
                <w:szCs w:val="26"/>
              </w:rPr>
            </w:pPr>
          </w:p>
        </w:tc>
      </w:tr>
      <w:tr w:rsidR="00800721" w14:paraId="44B7D202" w14:textId="77777777" w:rsidTr="003B52F3">
        <w:tc>
          <w:tcPr>
            <w:tcW w:w="1508" w:type="dxa"/>
          </w:tcPr>
          <w:p w14:paraId="5C88C696" w14:textId="77777777" w:rsidR="00800721" w:rsidRPr="00CA10FE" w:rsidRDefault="00800721" w:rsidP="00800721">
            <w:pPr>
              <w:pStyle w:val="ListParagraph"/>
              <w:tabs>
                <w:tab w:val="left" w:pos="0"/>
                <w:tab w:val="left" w:pos="1080"/>
                <w:tab w:val="left" w:pos="4191"/>
              </w:tabs>
              <w:ind w:left="0"/>
              <w:rPr>
                <w:sz w:val="26"/>
                <w:szCs w:val="26"/>
              </w:rPr>
            </w:pPr>
            <w:moveTo w:id="440" w:author="Michael Nguyen" w:date="2015-05-14T06:29:00Z">
              <w:r>
                <w:rPr>
                  <w:sz w:val="26"/>
                  <w:szCs w:val="26"/>
                </w:rPr>
                <w:t>Họ tên</w:t>
              </w:r>
              <w:del w:id="441" w:author="Michael Nguyen" w:date="2015-05-14T06:38:00Z">
                <w:r w:rsidDel="006E3F0E">
                  <w:rPr>
                    <w:sz w:val="26"/>
                    <w:szCs w:val="26"/>
                  </w:rPr>
                  <w:delText>, Chức danh</w:delText>
                </w:r>
              </w:del>
            </w:moveTo>
          </w:p>
        </w:tc>
        <w:tc>
          <w:tcPr>
            <w:tcW w:w="1372" w:type="dxa"/>
          </w:tcPr>
          <w:p w14:paraId="06374E19" w14:textId="77777777" w:rsidR="00800721" w:rsidRPr="003410EE" w:rsidRDefault="00800721" w:rsidP="00800721">
            <w:pPr>
              <w:tabs>
                <w:tab w:val="left" w:pos="342"/>
                <w:tab w:val="left" w:pos="4191"/>
              </w:tabs>
              <w:rPr>
                <w:sz w:val="26"/>
                <w:szCs w:val="26"/>
              </w:rPr>
            </w:pPr>
          </w:p>
        </w:tc>
        <w:tc>
          <w:tcPr>
            <w:tcW w:w="990" w:type="dxa"/>
          </w:tcPr>
          <w:p w14:paraId="12BBD440" w14:textId="77777777" w:rsidR="00800721" w:rsidRPr="00994FDB" w:rsidRDefault="00800721" w:rsidP="00800721">
            <w:pPr>
              <w:tabs>
                <w:tab w:val="left" w:pos="342"/>
                <w:tab w:val="left" w:pos="4191"/>
              </w:tabs>
              <w:jc w:val="center"/>
              <w:rPr>
                <w:sz w:val="26"/>
                <w:szCs w:val="26"/>
              </w:rPr>
            </w:pPr>
          </w:p>
        </w:tc>
        <w:tc>
          <w:tcPr>
            <w:tcW w:w="3060" w:type="dxa"/>
          </w:tcPr>
          <w:p w14:paraId="4ACA5372" w14:textId="77777777" w:rsidR="00800721" w:rsidRDefault="00800721" w:rsidP="00800721">
            <w:pPr>
              <w:pStyle w:val="ListParagraph"/>
              <w:numPr>
                <w:ilvl w:val="0"/>
                <w:numId w:val="121"/>
              </w:numPr>
              <w:tabs>
                <w:tab w:val="left" w:pos="-108"/>
                <w:tab w:val="left" w:pos="4191"/>
              </w:tabs>
              <w:rPr>
                <w:sz w:val="26"/>
                <w:szCs w:val="26"/>
              </w:rPr>
            </w:pPr>
            <w:moveTo w:id="442" w:author="Michael Nguyen" w:date="2015-05-14T06:29:00Z">
              <w:r>
                <w:rPr>
                  <w:sz w:val="26"/>
                  <w:szCs w:val="26"/>
                </w:rPr>
                <w:t>Lấy dữ liệu trong menu “</w:t>
              </w:r>
              <w:r w:rsidRPr="003410EE">
                <w:rPr>
                  <w:sz w:val="26"/>
                  <w:szCs w:val="26"/>
                  <w:highlight w:val="yellow"/>
                </w:rPr>
                <w:t>Quản lý người dùng” của module “Báo cáo lỗi”</w:t>
              </w:r>
              <w:r>
                <w:rPr>
                  <w:sz w:val="26"/>
                  <w:szCs w:val="26"/>
                </w:rPr>
                <w:t xml:space="preserve"> </w:t>
              </w:r>
            </w:moveTo>
          </w:p>
          <w:p w14:paraId="4EF01F18" w14:textId="77777777" w:rsidR="00800721" w:rsidRDefault="00800721" w:rsidP="00800721">
            <w:pPr>
              <w:pStyle w:val="ListParagraph"/>
              <w:tabs>
                <w:tab w:val="left" w:pos="-108"/>
                <w:tab w:val="left" w:pos="4191"/>
              </w:tabs>
              <w:ind w:left="342"/>
              <w:rPr>
                <w:sz w:val="26"/>
                <w:szCs w:val="26"/>
              </w:rPr>
            </w:pPr>
          </w:p>
        </w:tc>
        <w:tc>
          <w:tcPr>
            <w:tcW w:w="2448" w:type="dxa"/>
          </w:tcPr>
          <w:p w14:paraId="6CE5BE06" w14:textId="77777777" w:rsidR="00800721" w:rsidRDefault="00800721" w:rsidP="00800721">
            <w:pPr>
              <w:pStyle w:val="ListParagraph"/>
              <w:tabs>
                <w:tab w:val="left" w:pos="0"/>
                <w:tab w:val="left" w:pos="1080"/>
                <w:tab w:val="left" w:pos="4191"/>
              </w:tabs>
              <w:ind w:left="0"/>
              <w:rPr>
                <w:sz w:val="26"/>
                <w:szCs w:val="26"/>
              </w:rPr>
            </w:pPr>
            <w:moveTo w:id="443" w:author="Michael Nguyen" w:date="2015-05-14T06:29:00Z">
              <w:r>
                <w:rPr>
                  <w:sz w:val="26"/>
                  <w:szCs w:val="26"/>
                </w:rPr>
                <w:t>Khi gõ user outlook, sẽ tự hiện ra 2 trường này</w:t>
              </w:r>
            </w:moveTo>
          </w:p>
        </w:tc>
      </w:tr>
      <w:tr w:rsidR="006E3F0E" w14:paraId="2E6809E8" w14:textId="77777777" w:rsidTr="003B52F3">
        <w:trPr>
          <w:ins w:id="444" w:author="Michael Nguyen" w:date="2015-05-14T06:38:00Z"/>
        </w:trPr>
        <w:tc>
          <w:tcPr>
            <w:tcW w:w="1508" w:type="dxa"/>
          </w:tcPr>
          <w:p w14:paraId="24CE36B5" w14:textId="77777777" w:rsidR="006E3F0E" w:rsidRPr="00CA10FE" w:rsidRDefault="006E3F0E" w:rsidP="003B52F3">
            <w:pPr>
              <w:pStyle w:val="ListParagraph"/>
              <w:tabs>
                <w:tab w:val="left" w:pos="0"/>
                <w:tab w:val="left" w:pos="1080"/>
                <w:tab w:val="left" w:pos="4191"/>
              </w:tabs>
              <w:ind w:left="0"/>
              <w:rPr>
                <w:ins w:id="445" w:author="Michael Nguyen" w:date="2015-05-14T06:38:00Z"/>
                <w:sz w:val="26"/>
                <w:szCs w:val="26"/>
              </w:rPr>
            </w:pPr>
            <w:ins w:id="446" w:author="Michael Nguyen" w:date="2015-05-14T06:38:00Z">
              <w:r>
                <w:rPr>
                  <w:sz w:val="26"/>
                  <w:szCs w:val="26"/>
                </w:rPr>
                <w:t>Chức danh</w:t>
              </w:r>
            </w:ins>
          </w:p>
        </w:tc>
        <w:tc>
          <w:tcPr>
            <w:tcW w:w="1372" w:type="dxa"/>
          </w:tcPr>
          <w:p w14:paraId="1615950C" w14:textId="77777777" w:rsidR="006E3F0E" w:rsidRDefault="006E3F0E" w:rsidP="003B52F3">
            <w:pPr>
              <w:tabs>
                <w:tab w:val="left" w:pos="342"/>
                <w:tab w:val="left" w:pos="4191"/>
              </w:tabs>
              <w:rPr>
                <w:ins w:id="447" w:author="Michael Nguyen" w:date="2015-05-14T06:38:00Z"/>
                <w:sz w:val="26"/>
                <w:szCs w:val="26"/>
              </w:rPr>
            </w:pPr>
            <w:ins w:id="448" w:author="Michael Nguyen" w:date="2015-05-14T06:38:00Z">
              <w:r>
                <w:rPr>
                  <w:sz w:val="26"/>
                  <w:szCs w:val="26"/>
                </w:rPr>
                <w:t>Textbox</w:t>
              </w:r>
            </w:ins>
          </w:p>
        </w:tc>
        <w:tc>
          <w:tcPr>
            <w:tcW w:w="990" w:type="dxa"/>
          </w:tcPr>
          <w:p w14:paraId="5503B849" w14:textId="77777777" w:rsidR="006E3F0E" w:rsidRDefault="006E3F0E" w:rsidP="003B52F3">
            <w:pPr>
              <w:pStyle w:val="ListParagraph"/>
              <w:tabs>
                <w:tab w:val="left" w:pos="342"/>
                <w:tab w:val="left" w:pos="4191"/>
              </w:tabs>
              <w:ind w:left="342"/>
              <w:jc w:val="center"/>
              <w:rPr>
                <w:ins w:id="449" w:author="Michael Nguyen" w:date="2015-05-14T06:38:00Z"/>
                <w:sz w:val="26"/>
                <w:szCs w:val="26"/>
              </w:rPr>
            </w:pPr>
          </w:p>
        </w:tc>
        <w:tc>
          <w:tcPr>
            <w:tcW w:w="3060" w:type="dxa"/>
          </w:tcPr>
          <w:p w14:paraId="0AC1BAF0" w14:textId="77777777" w:rsidR="006E3F0E" w:rsidRDefault="006E3F0E" w:rsidP="003B52F3">
            <w:pPr>
              <w:pStyle w:val="ListParagraph"/>
              <w:numPr>
                <w:ilvl w:val="0"/>
                <w:numId w:val="119"/>
              </w:numPr>
              <w:tabs>
                <w:tab w:val="left" w:pos="-108"/>
                <w:tab w:val="left" w:pos="4191"/>
              </w:tabs>
              <w:rPr>
                <w:ins w:id="450" w:author="Michael Nguyen" w:date="2015-05-14T06:38:00Z"/>
                <w:sz w:val="26"/>
                <w:szCs w:val="26"/>
              </w:rPr>
            </w:pPr>
            <w:ins w:id="451" w:author="Michael Nguyen" w:date="2015-05-14T06:38:00Z">
              <w:r>
                <w:rPr>
                  <w:sz w:val="26"/>
                  <w:szCs w:val="26"/>
                </w:rPr>
                <w:t>Hệ thống tự động lấy dữ liệu trong menu “</w:t>
              </w:r>
              <w:r w:rsidRPr="003410EE">
                <w:rPr>
                  <w:sz w:val="26"/>
                  <w:szCs w:val="26"/>
                  <w:highlight w:val="yellow"/>
                </w:rPr>
                <w:t>Quản lý người dùng” của module “Báo cáo lỗi”</w:t>
              </w:r>
              <w:r>
                <w:rPr>
                  <w:sz w:val="26"/>
                  <w:szCs w:val="26"/>
                </w:rPr>
                <w:t xml:space="preserve"> theo user outlook người dùng nhập vào</w:t>
              </w:r>
            </w:ins>
          </w:p>
          <w:p w14:paraId="452D4AAD" w14:textId="77777777" w:rsidR="006E3F0E" w:rsidRDefault="006E3F0E" w:rsidP="003B52F3">
            <w:pPr>
              <w:pStyle w:val="ListParagraph"/>
              <w:tabs>
                <w:tab w:val="left" w:pos="-108"/>
                <w:tab w:val="left" w:pos="4191"/>
              </w:tabs>
              <w:ind w:left="360"/>
              <w:rPr>
                <w:ins w:id="452" w:author="Michael Nguyen" w:date="2015-05-14T06:38:00Z"/>
                <w:sz w:val="26"/>
                <w:szCs w:val="26"/>
              </w:rPr>
            </w:pPr>
          </w:p>
        </w:tc>
        <w:tc>
          <w:tcPr>
            <w:tcW w:w="2448" w:type="dxa"/>
          </w:tcPr>
          <w:p w14:paraId="75969F3E" w14:textId="77777777" w:rsidR="006E3F0E" w:rsidRDefault="006E3F0E" w:rsidP="003B52F3">
            <w:pPr>
              <w:pStyle w:val="ListParagraph"/>
              <w:tabs>
                <w:tab w:val="left" w:pos="0"/>
                <w:tab w:val="left" w:pos="1080"/>
                <w:tab w:val="left" w:pos="4191"/>
              </w:tabs>
              <w:ind w:left="0"/>
              <w:rPr>
                <w:ins w:id="453" w:author="Michael Nguyen" w:date="2015-05-14T06:38:00Z"/>
                <w:i/>
                <w:sz w:val="26"/>
                <w:szCs w:val="26"/>
              </w:rPr>
            </w:pPr>
          </w:p>
        </w:tc>
      </w:tr>
      <w:tr w:rsidR="006E3F0E" w14:paraId="6C568910" w14:textId="77777777" w:rsidTr="003B52F3">
        <w:trPr>
          <w:ins w:id="454" w:author="Michael Nguyen" w:date="2015-05-14T06:39:00Z"/>
        </w:trPr>
        <w:tc>
          <w:tcPr>
            <w:tcW w:w="1508" w:type="dxa"/>
          </w:tcPr>
          <w:p w14:paraId="1B420249" w14:textId="77777777" w:rsidR="006E3F0E" w:rsidRPr="00CA10FE" w:rsidRDefault="006E3F0E" w:rsidP="003B52F3">
            <w:pPr>
              <w:pStyle w:val="ListParagraph"/>
              <w:tabs>
                <w:tab w:val="left" w:pos="0"/>
                <w:tab w:val="left" w:pos="1080"/>
                <w:tab w:val="left" w:pos="4191"/>
              </w:tabs>
              <w:ind w:left="0"/>
              <w:rPr>
                <w:ins w:id="455" w:author="Michael Nguyen" w:date="2015-05-14T06:39:00Z"/>
                <w:sz w:val="26"/>
                <w:szCs w:val="26"/>
              </w:rPr>
            </w:pPr>
            <w:ins w:id="456" w:author="Michael Nguyen" w:date="2015-05-14T06:39:00Z">
              <w:r w:rsidRPr="00CA10FE">
                <w:rPr>
                  <w:sz w:val="26"/>
                  <w:szCs w:val="26"/>
                </w:rPr>
                <w:t>NH chuyên doanh/ khối</w:t>
              </w:r>
            </w:ins>
          </w:p>
        </w:tc>
        <w:tc>
          <w:tcPr>
            <w:tcW w:w="1372" w:type="dxa"/>
          </w:tcPr>
          <w:p w14:paraId="4E5E706D" w14:textId="77777777" w:rsidR="006E3F0E" w:rsidRDefault="006E3F0E" w:rsidP="003B52F3">
            <w:pPr>
              <w:tabs>
                <w:tab w:val="left" w:pos="342"/>
                <w:tab w:val="left" w:pos="4191"/>
              </w:tabs>
              <w:rPr>
                <w:ins w:id="457" w:author="Michael Nguyen" w:date="2015-05-14T06:39:00Z"/>
                <w:sz w:val="26"/>
                <w:szCs w:val="26"/>
              </w:rPr>
            </w:pPr>
            <w:ins w:id="458" w:author="Michael Nguyen" w:date="2015-05-14T06:39:00Z">
              <w:r>
                <w:rPr>
                  <w:sz w:val="26"/>
                  <w:szCs w:val="26"/>
                </w:rPr>
                <w:t>Combobox</w:t>
              </w:r>
            </w:ins>
          </w:p>
        </w:tc>
        <w:tc>
          <w:tcPr>
            <w:tcW w:w="990" w:type="dxa"/>
          </w:tcPr>
          <w:p w14:paraId="180BF17F" w14:textId="77777777" w:rsidR="006E3F0E" w:rsidRDefault="006E3F0E" w:rsidP="003B52F3">
            <w:pPr>
              <w:pStyle w:val="ListParagraph"/>
              <w:tabs>
                <w:tab w:val="left" w:pos="342"/>
                <w:tab w:val="left" w:pos="4191"/>
              </w:tabs>
              <w:ind w:left="342"/>
              <w:jc w:val="center"/>
              <w:rPr>
                <w:ins w:id="459" w:author="Michael Nguyen" w:date="2015-05-14T06:39:00Z"/>
                <w:sz w:val="26"/>
                <w:szCs w:val="26"/>
              </w:rPr>
            </w:pPr>
            <w:ins w:id="460" w:author="Michael Nguyen" w:date="2015-05-14T06:39:00Z">
              <w:r>
                <w:rPr>
                  <w:sz w:val="26"/>
                  <w:szCs w:val="26"/>
                </w:rPr>
                <w:t>Có</w:t>
              </w:r>
            </w:ins>
          </w:p>
        </w:tc>
        <w:tc>
          <w:tcPr>
            <w:tcW w:w="3060" w:type="dxa"/>
          </w:tcPr>
          <w:p w14:paraId="1D3C5E32" w14:textId="77777777" w:rsidR="006E3F0E" w:rsidRDefault="006E3F0E" w:rsidP="003B52F3">
            <w:pPr>
              <w:pStyle w:val="ListParagraph"/>
              <w:numPr>
                <w:ilvl w:val="0"/>
                <w:numId w:val="119"/>
              </w:numPr>
              <w:tabs>
                <w:tab w:val="left" w:pos="-108"/>
                <w:tab w:val="left" w:pos="4191"/>
              </w:tabs>
              <w:rPr>
                <w:ins w:id="461" w:author="Michael Nguyen" w:date="2015-05-14T06:39:00Z"/>
                <w:sz w:val="26"/>
                <w:szCs w:val="26"/>
              </w:rPr>
            </w:pPr>
            <w:ins w:id="462" w:author="Michael Nguyen" w:date="2015-05-14T06:39:00Z">
              <w:r>
                <w:rPr>
                  <w:sz w:val="26"/>
                  <w:szCs w:val="26"/>
                </w:rPr>
                <w:t>Hệ thống tự dộng lấy dữ liệu trong menu “</w:t>
              </w:r>
              <w:r w:rsidRPr="003410EE">
                <w:rPr>
                  <w:sz w:val="26"/>
                  <w:szCs w:val="26"/>
                  <w:highlight w:val="yellow"/>
                </w:rPr>
                <w:t>Quản lý người dùng” của module “Báo cáo lỗi”</w:t>
              </w:r>
              <w:r>
                <w:rPr>
                  <w:sz w:val="26"/>
                  <w:szCs w:val="26"/>
                </w:rPr>
                <w:t xml:space="preserve"> theo user outlook người dùng nhập</w:t>
              </w:r>
            </w:ins>
          </w:p>
          <w:p w14:paraId="2FF65B76" w14:textId="77777777" w:rsidR="006E3F0E" w:rsidRDefault="006E3F0E" w:rsidP="003B52F3">
            <w:pPr>
              <w:pStyle w:val="ListParagraph"/>
              <w:numPr>
                <w:ilvl w:val="0"/>
                <w:numId w:val="119"/>
              </w:numPr>
              <w:tabs>
                <w:tab w:val="left" w:pos="-108"/>
                <w:tab w:val="left" w:pos="4191"/>
              </w:tabs>
              <w:rPr>
                <w:ins w:id="463" w:author="Michael Nguyen" w:date="2015-05-14T06:39:00Z"/>
                <w:sz w:val="26"/>
                <w:szCs w:val="26"/>
              </w:rPr>
            </w:pPr>
          </w:p>
        </w:tc>
        <w:tc>
          <w:tcPr>
            <w:tcW w:w="2448" w:type="dxa"/>
          </w:tcPr>
          <w:p w14:paraId="191F99A8" w14:textId="77777777" w:rsidR="006E3F0E" w:rsidRDefault="006E3F0E" w:rsidP="003B52F3">
            <w:pPr>
              <w:pStyle w:val="ListParagraph"/>
              <w:tabs>
                <w:tab w:val="left" w:pos="0"/>
                <w:tab w:val="left" w:pos="1080"/>
                <w:tab w:val="left" w:pos="4191"/>
              </w:tabs>
              <w:ind w:left="0"/>
              <w:rPr>
                <w:ins w:id="464" w:author="Michael Nguyen" w:date="2015-05-14T06:39:00Z"/>
                <w:i/>
                <w:sz w:val="26"/>
                <w:szCs w:val="26"/>
              </w:rPr>
            </w:pPr>
          </w:p>
        </w:tc>
      </w:tr>
      <w:tr w:rsidR="006E3F0E" w14:paraId="4DAC7EE8" w14:textId="77777777" w:rsidTr="003B52F3">
        <w:trPr>
          <w:ins w:id="465" w:author="Michael Nguyen" w:date="2015-05-14T06:39:00Z"/>
        </w:trPr>
        <w:tc>
          <w:tcPr>
            <w:tcW w:w="1508" w:type="dxa"/>
          </w:tcPr>
          <w:p w14:paraId="4ED50C25" w14:textId="77777777" w:rsidR="006E3F0E" w:rsidRPr="00CA10FE" w:rsidRDefault="006E3F0E" w:rsidP="003B52F3">
            <w:pPr>
              <w:pStyle w:val="ListParagraph"/>
              <w:tabs>
                <w:tab w:val="left" w:pos="0"/>
                <w:tab w:val="left" w:pos="1080"/>
                <w:tab w:val="left" w:pos="4191"/>
              </w:tabs>
              <w:ind w:left="0"/>
              <w:rPr>
                <w:ins w:id="466" w:author="Michael Nguyen" w:date="2015-05-14T06:39:00Z"/>
                <w:sz w:val="26"/>
                <w:szCs w:val="26"/>
              </w:rPr>
            </w:pPr>
            <w:ins w:id="467" w:author="Michael Nguyen" w:date="2015-05-14T06:39:00Z">
              <w:r w:rsidRPr="00CA10FE">
                <w:rPr>
                  <w:sz w:val="26"/>
                  <w:szCs w:val="26"/>
                </w:rPr>
                <w:t>CN Trung tâm/ Phòng</w:t>
              </w:r>
            </w:ins>
          </w:p>
        </w:tc>
        <w:tc>
          <w:tcPr>
            <w:tcW w:w="1372" w:type="dxa"/>
          </w:tcPr>
          <w:p w14:paraId="5E3FBF7B" w14:textId="77777777" w:rsidR="006E3F0E" w:rsidRDefault="006E3F0E" w:rsidP="003B52F3">
            <w:pPr>
              <w:tabs>
                <w:tab w:val="left" w:pos="342"/>
                <w:tab w:val="left" w:pos="4191"/>
              </w:tabs>
              <w:rPr>
                <w:ins w:id="468" w:author="Michael Nguyen" w:date="2015-05-14T06:39:00Z"/>
                <w:sz w:val="26"/>
                <w:szCs w:val="26"/>
              </w:rPr>
            </w:pPr>
            <w:ins w:id="469" w:author="Michael Nguyen" w:date="2015-05-14T06:39:00Z">
              <w:r>
                <w:rPr>
                  <w:sz w:val="26"/>
                  <w:szCs w:val="26"/>
                </w:rPr>
                <w:t>Combobox</w:t>
              </w:r>
            </w:ins>
          </w:p>
        </w:tc>
        <w:tc>
          <w:tcPr>
            <w:tcW w:w="990" w:type="dxa"/>
          </w:tcPr>
          <w:p w14:paraId="4EA1BBEE" w14:textId="77777777" w:rsidR="006E3F0E" w:rsidRDefault="006E3F0E" w:rsidP="003B52F3">
            <w:pPr>
              <w:pStyle w:val="ListParagraph"/>
              <w:tabs>
                <w:tab w:val="left" w:pos="342"/>
                <w:tab w:val="left" w:pos="4191"/>
              </w:tabs>
              <w:ind w:left="342"/>
              <w:jc w:val="center"/>
              <w:rPr>
                <w:ins w:id="470" w:author="Michael Nguyen" w:date="2015-05-14T06:39:00Z"/>
                <w:sz w:val="26"/>
                <w:szCs w:val="26"/>
              </w:rPr>
            </w:pPr>
            <w:ins w:id="471" w:author="Michael Nguyen" w:date="2015-05-14T06:39:00Z">
              <w:r>
                <w:rPr>
                  <w:sz w:val="26"/>
                  <w:szCs w:val="26"/>
                </w:rPr>
                <w:t>Có</w:t>
              </w:r>
            </w:ins>
          </w:p>
        </w:tc>
        <w:tc>
          <w:tcPr>
            <w:tcW w:w="3060" w:type="dxa"/>
          </w:tcPr>
          <w:p w14:paraId="2DB38908" w14:textId="77777777" w:rsidR="006E3F0E" w:rsidRDefault="006E3F0E" w:rsidP="003B52F3">
            <w:pPr>
              <w:pStyle w:val="ListParagraph"/>
              <w:numPr>
                <w:ilvl w:val="0"/>
                <w:numId w:val="119"/>
              </w:numPr>
              <w:tabs>
                <w:tab w:val="left" w:pos="-108"/>
                <w:tab w:val="left" w:pos="4191"/>
              </w:tabs>
              <w:rPr>
                <w:ins w:id="472" w:author="Michael Nguyen" w:date="2015-05-14T06:39:00Z"/>
                <w:sz w:val="26"/>
                <w:szCs w:val="26"/>
              </w:rPr>
            </w:pPr>
            <w:ins w:id="473" w:author="Michael Nguyen" w:date="2015-05-14T06:39:00Z">
              <w:r>
                <w:rPr>
                  <w:sz w:val="26"/>
                  <w:szCs w:val="26"/>
                </w:rPr>
                <w:t>Hệ thống tự dộng lấy dữ liệu trong menu “</w:t>
              </w:r>
              <w:r w:rsidRPr="003410EE">
                <w:rPr>
                  <w:sz w:val="26"/>
                  <w:szCs w:val="26"/>
                  <w:highlight w:val="yellow"/>
                </w:rPr>
                <w:t>Quản lý người dùng” của module “Báo cáo lỗi”</w:t>
              </w:r>
              <w:r>
                <w:rPr>
                  <w:sz w:val="26"/>
                  <w:szCs w:val="26"/>
                </w:rPr>
                <w:t xml:space="preserve"> theo user outlook người dùng nhập</w:t>
              </w:r>
            </w:ins>
          </w:p>
          <w:p w14:paraId="5B9CBD23" w14:textId="77777777" w:rsidR="006E3F0E" w:rsidRDefault="006E3F0E" w:rsidP="003B52F3">
            <w:pPr>
              <w:pStyle w:val="ListParagraph"/>
              <w:numPr>
                <w:ilvl w:val="0"/>
                <w:numId w:val="119"/>
              </w:numPr>
              <w:tabs>
                <w:tab w:val="left" w:pos="-108"/>
                <w:tab w:val="left" w:pos="4191"/>
              </w:tabs>
              <w:rPr>
                <w:ins w:id="474" w:author="Michael Nguyen" w:date="2015-05-14T06:39:00Z"/>
                <w:sz w:val="26"/>
                <w:szCs w:val="26"/>
              </w:rPr>
            </w:pPr>
          </w:p>
        </w:tc>
        <w:tc>
          <w:tcPr>
            <w:tcW w:w="2448" w:type="dxa"/>
          </w:tcPr>
          <w:p w14:paraId="2710E1A0" w14:textId="77777777" w:rsidR="006E3F0E" w:rsidRDefault="006E3F0E" w:rsidP="003B52F3">
            <w:pPr>
              <w:pStyle w:val="ListParagraph"/>
              <w:tabs>
                <w:tab w:val="left" w:pos="0"/>
                <w:tab w:val="left" w:pos="1080"/>
                <w:tab w:val="left" w:pos="4191"/>
              </w:tabs>
              <w:ind w:left="0"/>
              <w:rPr>
                <w:ins w:id="475" w:author="Michael Nguyen" w:date="2015-05-14T06:39:00Z"/>
                <w:i/>
                <w:sz w:val="26"/>
                <w:szCs w:val="26"/>
              </w:rPr>
            </w:pPr>
          </w:p>
        </w:tc>
      </w:tr>
      <w:tr w:rsidR="006E3F0E" w14:paraId="5A956012" w14:textId="77777777" w:rsidTr="003B52F3">
        <w:trPr>
          <w:ins w:id="476" w:author="Michael Nguyen" w:date="2015-05-14T06:39:00Z"/>
        </w:trPr>
        <w:tc>
          <w:tcPr>
            <w:tcW w:w="1508" w:type="dxa"/>
          </w:tcPr>
          <w:p w14:paraId="6D8D6491" w14:textId="77777777" w:rsidR="006E3F0E" w:rsidRPr="00CA10FE" w:rsidRDefault="006E3F0E" w:rsidP="003B52F3">
            <w:pPr>
              <w:pStyle w:val="ListParagraph"/>
              <w:tabs>
                <w:tab w:val="left" w:pos="0"/>
                <w:tab w:val="left" w:pos="1080"/>
                <w:tab w:val="left" w:pos="4191"/>
              </w:tabs>
              <w:spacing w:line="276" w:lineRule="auto"/>
              <w:ind w:left="0"/>
              <w:rPr>
                <w:ins w:id="477" w:author="Michael Nguyen" w:date="2015-05-14T06:39:00Z"/>
                <w:sz w:val="26"/>
                <w:szCs w:val="26"/>
              </w:rPr>
            </w:pPr>
            <w:ins w:id="478" w:author="Michael Nguyen" w:date="2015-05-14T06:39:00Z">
              <w:r w:rsidRPr="00CA10FE">
                <w:rPr>
                  <w:sz w:val="26"/>
                  <w:szCs w:val="26"/>
                </w:rPr>
                <w:t xml:space="preserve">PGD/ phòng ban/ tổ nhóm </w:t>
              </w:r>
            </w:ins>
          </w:p>
        </w:tc>
        <w:tc>
          <w:tcPr>
            <w:tcW w:w="1372" w:type="dxa"/>
          </w:tcPr>
          <w:p w14:paraId="64580A28" w14:textId="77777777" w:rsidR="006E3F0E" w:rsidRPr="003410EE" w:rsidRDefault="006E3F0E" w:rsidP="003B52F3">
            <w:pPr>
              <w:tabs>
                <w:tab w:val="left" w:pos="342"/>
                <w:tab w:val="left" w:pos="4191"/>
              </w:tabs>
              <w:rPr>
                <w:ins w:id="479" w:author="Michael Nguyen" w:date="2015-05-14T06:39:00Z"/>
                <w:sz w:val="26"/>
                <w:szCs w:val="26"/>
              </w:rPr>
            </w:pPr>
            <w:ins w:id="480" w:author="Michael Nguyen" w:date="2015-05-14T06:39:00Z">
              <w:r>
                <w:rPr>
                  <w:sz w:val="26"/>
                  <w:szCs w:val="26"/>
                </w:rPr>
                <w:t>Combobox</w:t>
              </w:r>
            </w:ins>
          </w:p>
        </w:tc>
        <w:tc>
          <w:tcPr>
            <w:tcW w:w="990" w:type="dxa"/>
          </w:tcPr>
          <w:p w14:paraId="208A878F" w14:textId="77777777" w:rsidR="006E3F0E" w:rsidRPr="00B268DF" w:rsidRDefault="006E3F0E" w:rsidP="003B52F3">
            <w:pPr>
              <w:pStyle w:val="ListParagraph"/>
              <w:tabs>
                <w:tab w:val="left" w:pos="342"/>
                <w:tab w:val="left" w:pos="4191"/>
              </w:tabs>
              <w:ind w:left="342"/>
              <w:jc w:val="center"/>
              <w:rPr>
                <w:ins w:id="481" w:author="Michael Nguyen" w:date="2015-05-14T06:39:00Z"/>
                <w:sz w:val="26"/>
                <w:szCs w:val="26"/>
              </w:rPr>
            </w:pPr>
            <w:ins w:id="482" w:author="Michael Nguyen" w:date="2015-05-14T06:39:00Z">
              <w:r>
                <w:rPr>
                  <w:sz w:val="26"/>
                  <w:szCs w:val="26"/>
                </w:rPr>
                <w:t>Có</w:t>
              </w:r>
            </w:ins>
          </w:p>
        </w:tc>
        <w:tc>
          <w:tcPr>
            <w:tcW w:w="3060" w:type="dxa"/>
          </w:tcPr>
          <w:p w14:paraId="7D7F496B" w14:textId="77777777" w:rsidR="006E3F0E" w:rsidRDefault="006E3F0E" w:rsidP="003B52F3">
            <w:pPr>
              <w:pStyle w:val="ListParagraph"/>
              <w:numPr>
                <w:ilvl w:val="0"/>
                <w:numId w:val="119"/>
              </w:numPr>
              <w:tabs>
                <w:tab w:val="left" w:pos="-108"/>
                <w:tab w:val="left" w:pos="4191"/>
              </w:tabs>
              <w:rPr>
                <w:ins w:id="483" w:author="Michael Nguyen" w:date="2015-05-14T06:39:00Z"/>
                <w:sz w:val="26"/>
                <w:szCs w:val="26"/>
              </w:rPr>
            </w:pPr>
            <w:ins w:id="484" w:author="Michael Nguyen" w:date="2015-05-14T06:39:00Z">
              <w:r>
                <w:rPr>
                  <w:sz w:val="26"/>
                  <w:szCs w:val="26"/>
                </w:rPr>
                <w:t>Hệ thống tự dộng lấy dữ liệu trong menu “</w:t>
              </w:r>
              <w:r w:rsidRPr="003410EE">
                <w:rPr>
                  <w:sz w:val="26"/>
                  <w:szCs w:val="26"/>
                  <w:highlight w:val="yellow"/>
                </w:rPr>
                <w:t>Quản lý người dùng” của module “Báo cáo lỗi”</w:t>
              </w:r>
              <w:r>
                <w:rPr>
                  <w:sz w:val="26"/>
                  <w:szCs w:val="26"/>
                </w:rPr>
                <w:t xml:space="preserve"> theo user outlook người dùng nhập</w:t>
              </w:r>
            </w:ins>
          </w:p>
          <w:p w14:paraId="17309139" w14:textId="77777777" w:rsidR="006E3F0E" w:rsidRPr="00B541CF" w:rsidRDefault="006E3F0E" w:rsidP="003B52F3">
            <w:pPr>
              <w:pStyle w:val="ListParagraph"/>
              <w:tabs>
                <w:tab w:val="left" w:pos="0"/>
                <w:tab w:val="left" w:pos="1080"/>
                <w:tab w:val="left" w:pos="4191"/>
              </w:tabs>
              <w:ind w:left="342"/>
              <w:rPr>
                <w:ins w:id="485" w:author="Michael Nguyen" w:date="2015-05-14T06:39:00Z"/>
                <w:sz w:val="26"/>
                <w:szCs w:val="26"/>
              </w:rPr>
            </w:pPr>
          </w:p>
        </w:tc>
        <w:tc>
          <w:tcPr>
            <w:tcW w:w="2448" w:type="dxa"/>
          </w:tcPr>
          <w:p w14:paraId="3D3FFB38" w14:textId="77777777" w:rsidR="006E3F0E" w:rsidRDefault="006E3F0E" w:rsidP="003B52F3">
            <w:pPr>
              <w:pStyle w:val="ListParagraph"/>
              <w:tabs>
                <w:tab w:val="left" w:pos="0"/>
                <w:tab w:val="left" w:pos="1080"/>
                <w:tab w:val="left" w:pos="4191"/>
              </w:tabs>
              <w:ind w:left="0"/>
              <w:rPr>
                <w:ins w:id="486" w:author="Michael Nguyen" w:date="2015-05-14T06:39:00Z"/>
                <w:i/>
                <w:sz w:val="26"/>
                <w:szCs w:val="26"/>
              </w:rPr>
            </w:pPr>
          </w:p>
        </w:tc>
      </w:tr>
      <w:tr w:rsidR="00800721" w:rsidDel="006E3F0E" w14:paraId="677FCAAA" w14:textId="1F2FB855" w:rsidTr="003B52F3">
        <w:trPr>
          <w:del w:id="487" w:author="Michael Nguyen" w:date="2015-05-14T06:39:00Z"/>
        </w:trPr>
        <w:tc>
          <w:tcPr>
            <w:tcW w:w="1508" w:type="dxa"/>
          </w:tcPr>
          <w:p w14:paraId="5B006ADF" w14:textId="1CEAD0E4" w:rsidR="00800721" w:rsidRPr="00CA10FE" w:rsidDel="006E3F0E" w:rsidRDefault="00800721" w:rsidP="00800721">
            <w:pPr>
              <w:pStyle w:val="ListParagraph"/>
              <w:tabs>
                <w:tab w:val="left" w:pos="0"/>
                <w:tab w:val="left" w:pos="1080"/>
                <w:tab w:val="left" w:pos="4191"/>
              </w:tabs>
              <w:spacing w:line="276" w:lineRule="auto"/>
              <w:ind w:left="0"/>
              <w:rPr>
                <w:del w:id="488" w:author="Michael Nguyen" w:date="2015-05-14T06:39:00Z"/>
                <w:sz w:val="26"/>
                <w:szCs w:val="26"/>
              </w:rPr>
            </w:pPr>
            <w:moveTo w:id="489" w:author="Michael Nguyen" w:date="2015-05-14T06:29:00Z">
              <w:del w:id="490" w:author="Michael Nguyen" w:date="2015-05-14T06:39:00Z">
                <w:r w:rsidRPr="00CA10FE" w:rsidDel="006E3F0E">
                  <w:rPr>
                    <w:sz w:val="26"/>
                    <w:szCs w:val="26"/>
                  </w:rPr>
                  <w:delText xml:space="preserve">NH chuyên doanh/ khối, CN Trung tâm/ Phòng, PGD/ phòng ban/ tổ nhóm </w:delText>
                </w:r>
              </w:del>
            </w:moveTo>
          </w:p>
        </w:tc>
        <w:tc>
          <w:tcPr>
            <w:tcW w:w="1372" w:type="dxa"/>
          </w:tcPr>
          <w:p w14:paraId="3A10C62D" w14:textId="33AC6DB8" w:rsidR="00800721" w:rsidRPr="003410EE" w:rsidDel="006E3F0E" w:rsidRDefault="00800721" w:rsidP="00800721">
            <w:pPr>
              <w:tabs>
                <w:tab w:val="left" w:pos="342"/>
                <w:tab w:val="left" w:pos="4191"/>
              </w:tabs>
              <w:rPr>
                <w:del w:id="491" w:author="Michael Nguyen" w:date="2015-05-14T06:39:00Z"/>
                <w:sz w:val="26"/>
                <w:szCs w:val="26"/>
              </w:rPr>
            </w:pPr>
            <w:moveTo w:id="492" w:author="Michael Nguyen" w:date="2015-05-14T06:29:00Z">
              <w:del w:id="493" w:author="Michael Nguyen" w:date="2015-05-14T06:39:00Z">
                <w:r w:rsidDel="006E3F0E">
                  <w:rPr>
                    <w:sz w:val="26"/>
                    <w:szCs w:val="26"/>
                  </w:rPr>
                  <w:delText>Combobox</w:delText>
                </w:r>
              </w:del>
            </w:moveTo>
          </w:p>
        </w:tc>
        <w:tc>
          <w:tcPr>
            <w:tcW w:w="990" w:type="dxa"/>
          </w:tcPr>
          <w:p w14:paraId="308F8C08" w14:textId="29EFA54D" w:rsidR="00800721" w:rsidRPr="00B268DF" w:rsidDel="006E3F0E" w:rsidRDefault="00800721" w:rsidP="00800721">
            <w:pPr>
              <w:pStyle w:val="ListParagraph"/>
              <w:tabs>
                <w:tab w:val="left" w:pos="342"/>
                <w:tab w:val="left" w:pos="4191"/>
              </w:tabs>
              <w:ind w:left="342"/>
              <w:jc w:val="center"/>
              <w:rPr>
                <w:del w:id="494" w:author="Michael Nguyen" w:date="2015-05-14T06:39:00Z"/>
                <w:sz w:val="26"/>
                <w:szCs w:val="26"/>
              </w:rPr>
            </w:pPr>
            <w:moveTo w:id="495" w:author="Michael Nguyen" w:date="2015-05-14T06:29:00Z">
              <w:del w:id="496" w:author="Michael Nguyen" w:date="2015-05-14T06:39:00Z">
                <w:r w:rsidDel="006E3F0E">
                  <w:rPr>
                    <w:sz w:val="26"/>
                    <w:szCs w:val="26"/>
                  </w:rPr>
                  <w:delText>Có</w:delText>
                </w:r>
              </w:del>
            </w:moveTo>
          </w:p>
        </w:tc>
        <w:tc>
          <w:tcPr>
            <w:tcW w:w="3060" w:type="dxa"/>
          </w:tcPr>
          <w:p w14:paraId="0DFBE706" w14:textId="2EB9397F" w:rsidR="00800721" w:rsidDel="006E3F0E" w:rsidRDefault="00800721" w:rsidP="00800721">
            <w:pPr>
              <w:pStyle w:val="ListParagraph"/>
              <w:numPr>
                <w:ilvl w:val="0"/>
                <w:numId w:val="122"/>
              </w:numPr>
              <w:tabs>
                <w:tab w:val="left" w:pos="-108"/>
                <w:tab w:val="left" w:pos="4191"/>
              </w:tabs>
              <w:rPr>
                <w:del w:id="497" w:author="Michael Nguyen" w:date="2015-05-14T06:39:00Z"/>
                <w:sz w:val="26"/>
                <w:szCs w:val="26"/>
              </w:rPr>
            </w:pPr>
            <w:moveTo w:id="498" w:author="Michael Nguyen" w:date="2015-05-14T06:29:00Z">
              <w:del w:id="499" w:author="Michael Nguyen" w:date="2015-05-14T06:39:00Z">
                <w:r w:rsidDel="006E3F0E">
                  <w:rPr>
                    <w:sz w:val="26"/>
                    <w:szCs w:val="26"/>
                  </w:rPr>
                  <w:delText>Lấy dữ liệu trong menu “</w:delText>
                </w:r>
                <w:r w:rsidRPr="003410EE" w:rsidDel="006E3F0E">
                  <w:rPr>
                    <w:sz w:val="26"/>
                    <w:szCs w:val="26"/>
                    <w:highlight w:val="yellow"/>
                  </w:rPr>
                  <w:delText>Quản lý người dùng” của module “Báo cáo lỗi”</w:delText>
                </w:r>
                <w:r w:rsidDel="006E3F0E">
                  <w:rPr>
                    <w:sz w:val="26"/>
                    <w:szCs w:val="26"/>
                  </w:rPr>
                  <w:delText xml:space="preserve"> </w:delText>
                </w:r>
              </w:del>
            </w:moveTo>
          </w:p>
          <w:p w14:paraId="13DA9C09" w14:textId="12DF8B37" w:rsidR="00800721" w:rsidRPr="00B541CF" w:rsidDel="006E3F0E" w:rsidRDefault="00800721" w:rsidP="00800721">
            <w:pPr>
              <w:pStyle w:val="ListParagraph"/>
              <w:tabs>
                <w:tab w:val="left" w:pos="0"/>
                <w:tab w:val="left" w:pos="1080"/>
                <w:tab w:val="left" w:pos="4191"/>
              </w:tabs>
              <w:ind w:left="342"/>
              <w:rPr>
                <w:del w:id="500" w:author="Michael Nguyen" w:date="2015-05-14T06:39:00Z"/>
                <w:sz w:val="26"/>
                <w:szCs w:val="26"/>
              </w:rPr>
            </w:pPr>
          </w:p>
        </w:tc>
        <w:tc>
          <w:tcPr>
            <w:tcW w:w="2448" w:type="dxa"/>
          </w:tcPr>
          <w:p w14:paraId="44A0CA5A" w14:textId="24EC7ACC" w:rsidR="00800721" w:rsidDel="006E3F0E" w:rsidRDefault="00800721" w:rsidP="00800721">
            <w:pPr>
              <w:pStyle w:val="ListParagraph"/>
              <w:tabs>
                <w:tab w:val="left" w:pos="0"/>
                <w:tab w:val="left" w:pos="1080"/>
                <w:tab w:val="left" w:pos="4191"/>
              </w:tabs>
              <w:ind w:left="0"/>
              <w:rPr>
                <w:del w:id="501" w:author="Michael Nguyen" w:date="2015-05-14T06:39:00Z"/>
                <w:sz w:val="26"/>
                <w:szCs w:val="26"/>
              </w:rPr>
            </w:pPr>
          </w:p>
        </w:tc>
      </w:tr>
      <w:tr w:rsidR="00800721" w14:paraId="724C6F2E" w14:textId="77777777" w:rsidTr="003B52F3">
        <w:tc>
          <w:tcPr>
            <w:tcW w:w="1508" w:type="dxa"/>
          </w:tcPr>
          <w:p w14:paraId="2C8ED225" w14:textId="77777777" w:rsidR="00800721" w:rsidRPr="00CA10FE" w:rsidRDefault="00800721" w:rsidP="00800721">
            <w:pPr>
              <w:pStyle w:val="ListParagraph"/>
              <w:tabs>
                <w:tab w:val="left" w:pos="0"/>
                <w:tab w:val="left" w:pos="1080"/>
                <w:tab w:val="left" w:pos="4191"/>
              </w:tabs>
              <w:ind w:left="0"/>
              <w:rPr>
                <w:sz w:val="26"/>
                <w:szCs w:val="26"/>
              </w:rPr>
            </w:pPr>
            <w:moveTo w:id="502" w:author="Michael Nguyen" w:date="2015-05-14T06:29:00Z">
              <w:r w:rsidRPr="00CA10FE">
                <w:rPr>
                  <w:sz w:val="26"/>
                  <w:szCs w:val="26"/>
                </w:rPr>
                <w:t>Ngày</w:t>
              </w:r>
              <w:r>
                <w:rPr>
                  <w:sz w:val="26"/>
                  <w:szCs w:val="26"/>
                </w:rPr>
                <w:t xml:space="preserve"> phê duyệt</w:t>
              </w:r>
            </w:moveTo>
          </w:p>
        </w:tc>
        <w:tc>
          <w:tcPr>
            <w:tcW w:w="1372" w:type="dxa"/>
          </w:tcPr>
          <w:p w14:paraId="7E20AEFA" w14:textId="77777777" w:rsidR="00800721" w:rsidRPr="00AC7868" w:rsidRDefault="00800721" w:rsidP="00800721">
            <w:pPr>
              <w:tabs>
                <w:tab w:val="left" w:pos="432"/>
                <w:tab w:val="left" w:pos="4191"/>
              </w:tabs>
              <w:rPr>
                <w:sz w:val="26"/>
                <w:szCs w:val="26"/>
              </w:rPr>
            </w:pPr>
            <w:moveTo w:id="503" w:author="Michael Nguyen" w:date="2015-05-14T06:29:00Z">
              <w:r>
                <w:rPr>
                  <w:sz w:val="26"/>
                  <w:szCs w:val="26"/>
                </w:rPr>
                <w:t>Calendar</w:t>
              </w:r>
            </w:moveTo>
          </w:p>
        </w:tc>
        <w:tc>
          <w:tcPr>
            <w:tcW w:w="990" w:type="dxa"/>
          </w:tcPr>
          <w:p w14:paraId="46E5AF58" w14:textId="77777777" w:rsidR="00800721" w:rsidRDefault="00800721" w:rsidP="00800721">
            <w:pPr>
              <w:pStyle w:val="ListParagraph"/>
              <w:tabs>
                <w:tab w:val="left" w:pos="432"/>
                <w:tab w:val="left" w:pos="4191"/>
              </w:tabs>
              <w:ind w:left="342"/>
              <w:jc w:val="center"/>
              <w:rPr>
                <w:sz w:val="26"/>
                <w:szCs w:val="26"/>
              </w:rPr>
            </w:pPr>
            <w:moveTo w:id="504" w:author="Michael Nguyen" w:date="2015-05-14T06:29:00Z">
              <w:r>
                <w:rPr>
                  <w:sz w:val="26"/>
                  <w:szCs w:val="26"/>
                </w:rPr>
                <w:t>Có</w:t>
              </w:r>
            </w:moveTo>
          </w:p>
        </w:tc>
        <w:tc>
          <w:tcPr>
            <w:tcW w:w="3060" w:type="dxa"/>
          </w:tcPr>
          <w:p w14:paraId="7484ACFD" w14:textId="77777777" w:rsidR="00800721" w:rsidRPr="00B541CF" w:rsidRDefault="00800721" w:rsidP="00800721">
            <w:pPr>
              <w:pStyle w:val="ListParagraph"/>
              <w:numPr>
                <w:ilvl w:val="0"/>
                <w:numId w:val="123"/>
              </w:numPr>
              <w:tabs>
                <w:tab w:val="left" w:pos="432"/>
                <w:tab w:val="left" w:pos="4191"/>
              </w:tabs>
              <w:rPr>
                <w:b/>
                <w:sz w:val="26"/>
                <w:szCs w:val="26"/>
              </w:rPr>
            </w:pPr>
            <w:moveTo w:id="505" w:author="Michael Nguyen" w:date="2015-05-14T06:29:00Z">
              <w:r>
                <w:rPr>
                  <w:sz w:val="26"/>
                  <w:szCs w:val="26"/>
                </w:rPr>
                <w:t>T</w:t>
              </w:r>
              <w:r w:rsidRPr="00BA3AEA">
                <w:rPr>
                  <w:sz w:val="26"/>
                  <w:szCs w:val="26"/>
                </w:rPr>
                <w:t>ự động nhảy ra Calendar để user chọn ngày,tháng,năm.</w:t>
              </w:r>
            </w:moveTo>
          </w:p>
        </w:tc>
        <w:tc>
          <w:tcPr>
            <w:tcW w:w="2448" w:type="dxa"/>
          </w:tcPr>
          <w:p w14:paraId="20ED66F0" w14:textId="77777777" w:rsidR="00800721" w:rsidRDefault="00800721" w:rsidP="00800721">
            <w:pPr>
              <w:pStyle w:val="ListParagraph"/>
              <w:tabs>
                <w:tab w:val="left" w:pos="0"/>
                <w:tab w:val="left" w:pos="1080"/>
                <w:tab w:val="left" w:pos="4191"/>
              </w:tabs>
              <w:ind w:left="0"/>
              <w:rPr>
                <w:sz w:val="26"/>
                <w:szCs w:val="26"/>
              </w:rPr>
            </w:pPr>
          </w:p>
          <w:p w14:paraId="4E92D6EF" w14:textId="77777777" w:rsidR="00800721" w:rsidRDefault="00800721" w:rsidP="00800721">
            <w:pPr>
              <w:pStyle w:val="ListParagraph"/>
              <w:tabs>
                <w:tab w:val="left" w:pos="0"/>
                <w:tab w:val="left" w:pos="1080"/>
                <w:tab w:val="left" w:pos="4191"/>
              </w:tabs>
              <w:ind w:left="0"/>
              <w:rPr>
                <w:i/>
                <w:sz w:val="26"/>
                <w:szCs w:val="26"/>
              </w:rPr>
            </w:pPr>
          </w:p>
        </w:tc>
      </w:tr>
      <w:tr w:rsidR="00800721" w14:paraId="209FD5DC" w14:textId="77777777" w:rsidTr="003B52F3">
        <w:tc>
          <w:tcPr>
            <w:tcW w:w="1508" w:type="dxa"/>
          </w:tcPr>
          <w:p w14:paraId="7952282D" w14:textId="77777777" w:rsidR="00800721" w:rsidRPr="00CA10FE" w:rsidRDefault="00800721" w:rsidP="00800721">
            <w:pPr>
              <w:pStyle w:val="ListParagraph"/>
              <w:tabs>
                <w:tab w:val="left" w:pos="0"/>
                <w:tab w:val="left" w:pos="1080"/>
                <w:tab w:val="left" w:pos="4191"/>
              </w:tabs>
              <w:ind w:left="0"/>
              <w:rPr>
                <w:sz w:val="26"/>
                <w:szCs w:val="26"/>
              </w:rPr>
            </w:pPr>
            <w:moveTo w:id="506" w:author="Michael Nguyen" w:date="2015-05-14T06:29:00Z">
              <w:r>
                <w:rPr>
                  <w:sz w:val="26"/>
                  <w:szCs w:val="26"/>
                </w:rPr>
                <w:t>Ngày cập nhật</w:t>
              </w:r>
            </w:moveTo>
          </w:p>
        </w:tc>
        <w:tc>
          <w:tcPr>
            <w:tcW w:w="1372" w:type="dxa"/>
          </w:tcPr>
          <w:p w14:paraId="5FDC38E9" w14:textId="77777777" w:rsidR="00800721" w:rsidRPr="00AC7868" w:rsidRDefault="00800721" w:rsidP="00800721">
            <w:pPr>
              <w:tabs>
                <w:tab w:val="left" w:pos="432"/>
                <w:tab w:val="left" w:pos="4191"/>
              </w:tabs>
              <w:rPr>
                <w:sz w:val="26"/>
                <w:szCs w:val="26"/>
              </w:rPr>
            </w:pPr>
            <w:moveTo w:id="507" w:author="Michael Nguyen" w:date="2015-05-14T06:29:00Z">
              <w:r w:rsidRPr="00AC7868">
                <w:rPr>
                  <w:sz w:val="26"/>
                  <w:szCs w:val="26"/>
                </w:rPr>
                <w:t>Calendar</w:t>
              </w:r>
            </w:moveTo>
          </w:p>
        </w:tc>
        <w:tc>
          <w:tcPr>
            <w:tcW w:w="990" w:type="dxa"/>
          </w:tcPr>
          <w:p w14:paraId="1E803882" w14:textId="77777777" w:rsidR="00800721" w:rsidRDefault="00800721" w:rsidP="00800721">
            <w:pPr>
              <w:pStyle w:val="ListParagraph"/>
              <w:tabs>
                <w:tab w:val="left" w:pos="432"/>
                <w:tab w:val="left" w:pos="4191"/>
              </w:tabs>
              <w:ind w:left="342"/>
              <w:jc w:val="center"/>
              <w:rPr>
                <w:sz w:val="26"/>
                <w:szCs w:val="26"/>
              </w:rPr>
            </w:pPr>
            <w:moveTo w:id="508" w:author="Michael Nguyen" w:date="2015-05-14T06:29:00Z">
              <w:r>
                <w:rPr>
                  <w:sz w:val="26"/>
                  <w:szCs w:val="26"/>
                </w:rPr>
                <w:t>Có</w:t>
              </w:r>
            </w:moveTo>
          </w:p>
        </w:tc>
        <w:tc>
          <w:tcPr>
            <w:tcW w:w="3060" w:type="dxa"/>
          </w:tcPr>
          <w:p w14:paraId="3804A25A" w14:textId="77777777" w:rsidR="00800721" w:rsidRPr="00AC7868" w:rsidRDefault="00800721" w:rsidP="00800721">
            <w:pPr>
              <w:pStyle w:val="ListParagraph"/>
              <w:numPr>
                <w:ilvl w:val="0"/>
                <w:numId w:val="124"/>
              </w:numPr>
              <w:tabs>
                <w:tab w:val="left" w:pos="522"/>
                <w:tab w:val="left" w:pos="4191"/>
              </w:tabs>
              <w:rPr>
                <w:sz w:val="26"/>
                <w:szCs w:val="26"/>
              </w:rPr>
            </w:pPr>
            <w:moveTo w:id="509" w:author="Michael Nguyen" w:date="2015-05-14T06:29:00Z">
              <w:r w:rsidRPr="00AC7868">
                <w:rPr>
                  <w:sz w:val="26"/>
                  <w:szCs w:val="26"/>
                </w:rPr>
                <w:t xml:space="preserve">Tự động nhảy ra Calendar để user chọn </w:t>
              </w:r>
              <w:r w:rsidRPr="00AC7868">
                <w:rPr>
                  <w:sz w:val="26"/>
                  <w:szCs w:val="26"/>
                </w:rPr>
                <w:lastRenderedPageBreak/>
                <w:t>ngày,tháng,năm.</w:t>
              </w:r>
            </w:moveTo>
          </w:p>
        </w:tc>
        <w:tc>
          <w:tcPr>
            <w:tcW w:w="2448" w:type="dxa"/>
          </w:tcPr>
          <w:p w14:paraId="24D52958" w14:textId="77777777" w:rsidR="00800721" w:rsidRPr="00840D45" w:rsidRDefault="00800721" w:rsidP="00800721">
            <w:pPr>
              <w:pStyle w:val="ListParagraph"/>
              <w:tabs>
                <w:tab w:val="left" w:pos="0"/>
                <w:tab w:val="left" w:pos="1080"/>
                <w:tab w:val="left" w:pos="4191"/>
              </w:tabs>
              <w:ind w:left="0"/>
              <w:rPr>
                <w:sz w:val="26"/>
                <w:szCs w:val="26"/>
              </w:rPr>
            </w:pPr>
            <w:commentRangeStart w:id="510"/>
            <w:moveTo w:id="511" w:author="Michael Nguyen" w:date="2015-05-14T06:29:00Z">
              <w:r w:rsidRPr="00840D45">
                <w:rPr>
                  <w:sz w:val="26"/>
                  <w:szCs w:val="26"/>
                  <w:highlight w:val="yellow"/>
                </w:rPr>
                <w:lastRenderedPageBreak/>
                <w:t xml:space="preserve">Dữ liệu lấy từ ngày cập nhật bên màn </w:t>
              </w:r>
              <w:r w:rsidRPr="00840D45">
                <w:rPr>
                  <w:sz w:val="26"/>
                  <w:szCs w:val="26"/>
                  <w:highlight w:val="yellow"/>
                </w:rPr>
                <w:lastRenderedPageBreak/>
                <w:t>hình “nhập giá trị KRI”</w:t>
              </w:r>
            </w:moveTo>
            <w:commentRangeEnd w:id="510"/>
            <w:r w:rsidR="006E5A7B">
              <w:rPr>
                <w:rStyle w:val="CommentReference"/>
              </w:rPr>
              <w:commentReference w:id="510"/>
            </w:r>
          </w:p>
        </w:tc>
      </w:tr>
      <w:tr w:rsidR="00800721" w14:paraId="4A3EB1EE" w14:textId="77777777" w:rsidTr="003B52F3">
        <w:tc>
          <w:tcPr>
            <w:tcW w:w="1508" w:type="dxa"/>
          </w:tcPr>
          <w:p w14:paraId="2EDC17F0" w14:textId="77777777" w:rsidR="00800721" w:rsidRDefault="00800721" w:rsidP="00800721">
            <w:pPr>
              <w:pStyle w:val="ListParagraph"/>
              <w:tabs>
                <w:tab w:val="left" w:pos="0"/>
                <w:tab w:val="left" w:pos="1080"/>
                <w:tab w:val="left" w:pos="4191"/>
              </w:tabs>
              <w:ind w:left="0"/>
              <w:rPr>
                <w:sz w:val="26"/>
                <w:szCs w:val="26"/>
              </w:rPr>
            </w:pPr>
            <w:moveTo w:id="512" w:author="Michael Nguyen" w:date="2015-05-14T06:29:00Z">
              <w:r>
                <w:rPr>
                  <w:sz w:val="26"/>
                  <w:szCs w:val="26"/>
                </w:rPr>
                <w:lastRenderedPageBreak/>
                <w:t>Trạng thái</w:t>
              </w:r>
            </w:moveTo>
          </w:p>
        </w:tc>
        <w:tc>
          <w:tcPr>
            <w:tcW w:w="1372" w:type="dxa"/>
          </w:tcPr>
          <w:p w14:paraId="4C8F22CF" w14:textId="77777777" w:rsidR="00800721" w:rsidRPr="00AC7868" w:rsidRDefault="00800721" w:rsidP="00800721">
            <w:pPr>
              <w:tabs>
                <w:tab w:val="left" w:pos="432"/>
                <w:tab w:val="left" w:pos="4191"/>
              </w:tabs>
              <w:rPr>
                <w:sz w:val="26"/>
                <w:szCs w:val="26"/>
              </w:rPr>
            </w:pPr>
            <w:moveTo w:id="513" w:author="Michael Nguyen" w:date="2015-05-14T06:29:00Z">
              <w:r>
                <w:rPr>
                  <w:sz w:val="26"/>
                  <w:szCs w:val="26"/>
                </w:rPr>
                <w:t>Combobox</w:t>
              </w:r>
            </w:moveTo>
          </w:p>
        </w:tc>
        <w:tc>
          <w:tcPr>
            <w:tcW w:w="990" w:type="dxa"/>
          </w:tcPr>
          <w:p w14:paraId="2A374A20" w14:textId="77777777" w:rsidR="00800721" w:rsidRDefault="00800721" w:rsidP="00800721">
            <w:pPr>
              <w:pStyle w:val="ListParagraph"/>
              <w:tabs>
                <w:tab w:val="left" w:pos="432"/>
                <w:tab w:val="left" w:pos="4191"/>
              </w:tabs>
              <w:ind w:left="342"/>
              <w:jc w:val="center"/>
              <w:rPr>
                <w:sz w:val="26"/>
                <w:szCs w:val="26"/>
              </w:rPr>
            </w:pPr>
            <w:moveTo w:id="514" w:author="Michael Nguyen" w:date="2015-05-14T06:29:00Z">
              <w:r>
                <w:rPr>
                  <w:sz w:val="26"/>
                  <w:szCs w:val="26"/>
                </w:rPr>
                <w:t>Có</w:t>
              </w:r>
            </w:moveTo>
          </w:p>
        </w:tc>
        <w:tc>
          <w:tcPr>
            <w:tcW w:w="3060" w:type="dxa"/>
          </w:tcPr>
          <w:p w14:paraId="262368D2" w14:textId="77777777" w:rsidR="00800721" w:rsidRDefault="00800721" w:rsidP="00800721">
            <w:pPr>
              <w:pStyle w:val="ListParagraph"/>
              <w:numPr>
                <w:ilvl w:val="0"/>
                <w:numId w:val="2"/>
              </w:numPr>
              <w:tabs>
                <w:tab w:val="left" w:pos="522"/>
                <w:tab w:val="left" w:pos="4191"/>
              </w:tabs>
              <w:rPr>
                <w:sz w:val="26"/>
                <w:szCs w:val="26"/>
              </w:rPr>
            </w:pPr>
            <w:moveTo w:id="515" w:author="Michael Nguyen" w:date="2015-05-14T06:29:00Z">
              <w:r>
                <w:rPr>
                  <w:sz w:val="26"/>
                  <w:szCs w:val="26"/>
                </w:rPr>
                <w:t>Người dùng lựa chọn các giá trị sau:</w:t>
              </w:r>
            </w:moveTo>
          </w:p>
          <w:p w14:paraId="377906CC" w14:textId="77777777" w:rsidR="00800721" w:rsidRDefault="00800721" w:rsidP="00800721">
            <w:pPr>
              <w:pStyle w:val="ListParagraph"/>
              <w:numPr>
                <w:ilvl w:val="0"/>
                <w:numId w:val="126"/>
              </w:numPr>
              <w:tabs>
                <w:tab w:val="left" w:pos="522"/>
                <w:tab w:val="left" w:pos="4191"/>
              </w:tabs>
              <w:ind w:left="702"/>
              <w:rPr>
                <w:sz w:val="26"/>
                <w:szCs w:val="26"/>
              </w:rPr>
            </w:pPr>
            <w:moveTo w:id="516" w:author="Michael Nguyen" w:date="2015-05-14T06:29:00Z">
              <w:r>
                <w:rPr>
                  <w:sz w:val="26"/>
                  <w:szCs w:val="26"/>
                </w:rPr>
                <w:t>Đang theo dõi</w:t>
              </w:r>
            </w:moveTo>
          </w:p>
          <w:p w14:paraId="39069707" w14:textId="77777777" w:rsidR="00800721" w:rsidRPr="00AC7868" w:rsidRDefault="00800721" w:rsidP="00800721">
            <w:pPr>
              <w:pStyle w:val="ListParagraph"/>
              <w:numPr>
                <w:ilvl w:val="0"/>
                <w:numId w:val="126"/>
              </w:numPr>
              <w:tabs>
                <w:tab w:val="left" w:pos="522"/>
                <w:tab w:val="left" w:pos="4191"/>
              </w:tabs>
              <w:ind w:left="702"/>
              <w:rPr>
                <w:sz w:val="26"/>
                <w:szCs w:val="26"/>
              </w:rPr>
            </w:pPr>
            <w:moveTo w:id="517" w:author="Michael Nguyen" w:date="2015-05-14T06:29:00Z">
              <w:r>
                <w:rPr>
                  <w:sz w:val="26"/>
                  <w:szCs w:val="26"/>
                </w:rPr>
                <w:t>Không theo dõi</w:t>
              </w:r>
            </w:moveTo>
          </w:p>
        </w:tc>
        <w:tc>
          <w:tcPr>
            <w:tcW w:w="2448" w:type="dxa"/>
          </w:tcPr>
          <w:p w14:paraId="4CDCB5FE" w14:textId="77777777" w:rsidR="00800721" w:rsidRPr="00003201" w:rsidRDefault="00800721" w:rsidP="00800721">
            <w:pPr>
              <w:tabs>
                <w:tab w:val="left" w:pos="0"/>
                <w:tab w:val="left" w:pos="1080"/>
                <w:tab w:val="left" w:pos="4191"/>
              </w:tabs>
              <w:rPr>
                <w:sz w:val="26"/>
                <w:szCs w:val="26"/>
              </w:rPr>
            </w:pPr>
            <w:moveTo w:id="518" w:author="Michael Nguyen" w:date="2015-05-14T06:29:00Z">
              <w:r w:rsidRPr="006B356F">
                <w:rPr>
                  <w:sz w:val="26"/>
                  <w:szCs w:val="26"/>
                  <w:highlight w:val="yellow"/>
                </w:rPr>
                <w:t>Mặc định ban đầu là “Đang theo dõi</w:t>
              </w:r>
              <w:r w:rsidRPr="00003201">
                <w:rPr>
                  <w:sz w:val="26"/>
                  <w:szCs w:val="26"/>
                </w:rPr>
                <w:t>”</w:t>
              </w:r>
            </w:moveTo>
          </w:p>
        </w:tc>
      </w:tr>
      <w:tr w:rsidR="00800721" w14:paraId="196A9C36" w14:textId="77777777" w:rsidTr="003B52F3">
        <w:tc>
          <w:tcPr>
            <w:tcW w:w="1508" w:type="dxa"/>
          </w:tcPr>
          <w:p w14:paraId="623CDD70" w14:textId="77777777" w:rsidR="00800721" w:rsidRDefault="00800721" w:rsidP="00800721">
            <w:pPr>
              <w:pStyle w:val="ListParagraph"/>
              <w:tabs>
                <w:tab w:val="left" w:pos="0"/>
                <w:tab w:val="left" w:pos="1080"/>
                <w:tab w:val="left" w:pos="4191"/>
              </w:tabs>
              <w:ind w:left="0"/>
              <w:rPr>
                <w:sz w:val="26"/>
                <w:szCs w:val="26"/>
              </w:rPr>
            </w:pPr>
            <w:moveTo w:id="519" w:author="Michael Nguyen" w:date="2015-05-14T06:29:00Z">
              <w:r>
                <w:rPr>
                  <w:sz w:val="26"/>
                  <w:szCs w:val="26"/>
                </w:rPr>
                <w:t>Ngày bắt đầu theo dõi</w:t>
              </w:r>
            </w:moveTo>
          </w:p>
        </w:tc>
        <w:tc>
          <w:tcPr>
            <w:tcW w:w="1372" w:type="dxa"/>
          </w:tcPr>
          <w:p w14:paraId="5407F3B1" w14:textId="77777777" w:rsidR="00800721" w:rsidRDefault="00800721" w:rsidP="00800721">
            <w:pPr>
              <w:tabs>
                <w:tab w:val="left" w:pos="432"/>
                <w:tab w:val="left" w:pos="4191"/>
              </w:tabs>
              <w:rPr>
                <w:sz w:val="26"/>
                <w:szCs w:val="26"/>
              </w:rPr>
            </w:pPr>
            <w:moveTo w:id="520" w:author="Michael Nguyen" w:date="2015-05-14T06:29:00Z">
              <w:r w:rsidRPr="00AC7868">
                <w:rPr>
                  <w:sz w:val="26"/>
                  <w:szCs w:val="26"/>
                </w:rPr>
                <w:t>Calendar</w:t>
              </w:r>
            </w:moveTo>
          </w:p>
        </w:tc>
        <w:tc>
          <w:tcPr>
            <w:tcW w:w="990" w:type="dxa"/>
          </w:tcPr>
          <w:p w14:paraId="501CBD9E" w14:textId="77777777" w:rsidR="00800721" w:rsidRDefault="00800721" w:rsidP="00800721">
            <w:pPr>
              <w:pStyle w:val="ListParagraph"/>
              <w:tabs>
                <w:tab w:val="left" w:pos="432"/>
                <w:tab w:val="left" w:pos="4191"/>
              </w:tabs>
              <w:ind w:left="342"/>
              <w:jc w:val="center"/>
              <w:rPr>
                <w:sz w:val="26"/>
                <w:szCs w:val="26"/>
              </w:rPr>
            </w:pPr>
            <w:moveTo w:id="521" w:author="Michael Nguyen" w:date="2015-05-14T06:29:00Z">
              <w:r>
                <w:rPr>
                  <w:sz w:val="26"/>
                  <w:szCs w:val="26"/>
                </w:rPr>
                <w:t xml:space="preserve">Có </w:t>
              </w:r>
            </w:moveTo>
          </w:p>
        </w:tc>
        <w:tc>
          <w:tcPr>
            <w:tcW w:w="3060" w:type="dxa"/>
          </w:tcPr>
          <w:p w14:paraId="79A33AF3" w14:textId="77777777" w:rsidR="00800721" w:rsidRDefault="00800721" w:rsidP="00800721">
            <w:pPr>
              <w:pStyle w:val="ListParagraph"/>
              <w:numPr>
                <w:ilvl w:val="0"/>
                <w:numId w:val="2"/>
              </w:numPr>
              <w:tabs>
                <w:tab w:val="left" w:pos="522"/>
                <w:tab w:val="left" w:pos="4191"/>
              </w:tabs>
              <w:rPr>
                <w:sz w:val="26"/>
                <w:szCs w:val="26"/>
              </w:rPr>
            </w:pPr>
            <w:moveTo w:id="522" w:author="Michael Nguyen" w:date="2015-05-14T06:29:00Z">
              <w:r w:rsidRPr="00AC7868">
                <w:rPr>
                  <w:sz w:val="26"/>
                  <w:szCs w:val="26"/>
                </w:rPr>
                <w:t>Tự động nhảy ra Calendar để user chọn ngày,tháng,năm.</w:t>
              </w:r>
            </w:moveTo>
          </w:p>
        </w:tc>
        <w:tc>
          <w:tcPr>
            <w:tcW w:w="2448" w:type="dxa"/>
          </w:tcPr>
          <w:p w14:paraId="06197358" w14:textId="77777777" w:rsidR="00800721" w:rsidRPr="006B356F" w:rsidRDefault="00800721" w:rsidP="00800721">
            <w:pPr>
              <w:tabs>
                <w:tab w:val="left" w:pos="0"/>
                <w:tab w:val="left" w:pos="1080"/>
                <w:tab w:val="left" w:pos="4191"/>
              </w:tabs>
              <w:rPr>
                <w:sz w:val="26"/>
                <w:szCs w:val="26"/>
                <w:highlight w:val="yellow"/>
              </w:rPr>
            </w:pPr>
          </w:p>
        </w:tc>
      </w:tr>
      <w:tr w:rsidR="00800721" w14:paraId="5D8DB008" w14:textId="77777777" w:rsidTr="003B52F3">
        <w:tc>
          <w:tcPr>
            <w:tcW w:w="1508" w:type="dxa"/>
          </w:tcPr>
          <w:p w14:paraId="29F781A9" w14:textId="77777777" w:rsidR="00800721" w:rsidRDefault="00800721" w:rsidP="00800721">
            <w:pPr>
              <w:pStyle w:val="ListParagraph"/>
              <w:tabs>
                <w:tab w:val="left" w:pos="0"/>
                <w:tab w:val="left" w:pos="1080"/>
                <w:tab w:val="left" w:pos="4191"/>
              </w:tabs>
              <w:ind w:left="0"/>
              <w:rPr>
                <w:sz w:val="26"/>
                <w:szCs w:val="26"/>
              </w:rPr>
            </w:pPr>
            <w:moveTo w:id="523" w:author="Michael Nguyen" w:date="2015-05-14T06:29:00Z">
              <w:r>
                <w:rPr>
                  <w:sz w:val="26"/>
                  <w:szCs w:val="26"/>
                </w:rPr>
                <w:t>Ngày kết thúc theo dõi</w:t>
              </w:r>
            </w:moveTo>
          </w:p>
        </w:tc>
        <w:tc>
          <w:tcPr>
            <w:tcW w:w="1372" w:type="dxa"/>
          </w:tcPr>
          <w:p w14:paraId="1735F329" w14:textId="77777777" w:rsidR="00800721" w:rsidRDefault="00800721" w:rsidP="00800721">
            <w:pPr>
              <w:tabs>
                <w:tab w:val="left" w:pos="432"/>
                <w:tab w:val="left" w:pos="4191"/>
              </w:tabs>
              <w:rPr>
                <w:sz w:val="26"/>
                <w:szCs w:val="26"/>
              </w:rPr>
            </w:pPr>
            <w:moveTo w:id="524" w:author="Michael Nguyen" w:date="2015-05-14T06:29:00Z">
              <w:r w:rsidRPr="00AC7868">
                <w:rPr>
                  <w:sz w:val="26"/>
                  <w:szCs w:val="26"/>
                </w:rPr>
                <w:t>Calendar</w:t>
              </w:r>
            </w:moveTo>
          </w:p>
        </w:tc>
        <w:tc>
          <w:tcPr>
            <w:tcW w:w="990" w:type="dxa"/>
          </w:tcPr>
          <w:p w14:paraId="0BBE194E" w14:textId="77777777" w:rsidR="00800721" w:rsidRDefault="00800721" w:rsidP="00800721">
            <w:pPr>
              <w:pStyle w:val="ListParagraph"/>
              <w:tabs>
                <w:tab w:val="left" w:pos="432"/>
                <w:tab w:val="left" w:pos="4191"/>
              </w:tabs>
              <w:ind w:left="342"/>
              <w:jc w:val="center"/>
              <w:rPr>
                <w:sz w:val="26"/>
                <w:szCs w:val="26"/>
              </w:rPr>
            </w:pPr>
            <w:moveTo w:id="525" w:author="Michael Nguyen" w:date="2015-05-14T06:29:00Z">
              <w:r>
                <w:rPr>
                  <w:sz w:val="26"/>
                  <w:szCs w:val="26"/>
                </w:rPr>
                <w:t xml:space="preserve">Có </w:t>
              </w:r>
            </w:moveTo>
          </w:p>
        </w:tc>
        <w:tc>
          <w:tcPr>
            <w:tcW w:w="3060" w:type="dxa"/>
          </w:tcPr>
          <w:p w14:paraId="16DD7BA9" w14:textId="77777777" w:rsidR="00800721" w:rsidRDefault="00800721" w:rsidP="00800721">
            <w:pPr>
              <w:pStyle w:val="ListParagraph"/>
              <w:numPr>
                <w:ilvl w:val="0"/>
                <w:numId w:val="2"/>
              </w:numPr>
              <w:tabs>
                <w:tab w:val="left" w:pos="522"/>
                <w:tab w:val="left" w:pos="4191"/>
              </w:tabs>
              <w:rPr>
                <w:sz w:val="26"/>
                <w:szCs w:val="26"/>
              </w:rPr>
            </w:pPr>
            <w:moveTo w:id="526" w:author="Michael Nguyen" w:date="2015-05-14T06:29:00Z">
              <w:r w:rsidRPr="00AC7868">
                <w:rPr>
                  <w:sz w:val="26"/>
                  <w:szCs w:val="26"/>
                </w:rPr>
                <w:t>Tự động nhảy ra Calendar để user chọn ngày,tháng,năm.</w:t>
              </w:r>
            </w:moveTo>
          </w:p>
        </w:tc>
        <w:tc>
          <w:tcPr>
            <w:tcW w:w="2448" w:type="dxa"/>
          </w:tcPr>
          <w:p w14:paraId="49DDD052" w14:textId="77777777" w:rsidR="00800721" w:rsidRPr="006B356F" w:rsidRDefault="00800721" w:rsidP="00800721">
            <w:pPr>
              <w:tabs>
                <w:tab w:val="left" w:pos="0"/>
                <w:tab w:val="left" w:pos="1080"/>
                <w:tab w:val="left" w:pos="4191"/>
              </w:tabs>
              <w:rPr>
                <w:sz w:val="26"/>
                <w:szCs w:val="26"/>
                <w:highlight w:val="yellow"/>
              </w:rPr>
            </w:pPr>
          </w:p>
        </w:tc>
      </w:tr>
      <w:tr w:rsidR="00800721" w14:paraId="478E2C61" w14:textId="77777777" w:rsidTr="003B52F3">
        <w:tc>
          <w:tcPr>
            <w:tcW w:w="1508" w:type="dxa"/>
          </w:tcPr>
          <w:p w14:paraId="1FA6FF5F" w14:textId="77777777" w:rsidR="00800721" w:rsidRPr="00CA10FE" w:rsidRDefault="00800721" w:rsidP="00800721">
            <w:pPr>
              <w:pStyle w:val="ListParagraph"/>
              <w:tabs>
                <w:tab w:val="left" w:pos="0"/>
                <w:tab w:val="left" w:pos="1080"/>
                <w:tab w:val="left" w:pos="4191"/>
              </w:tabs>
              <w:ind w:left="0"/>
              <w:rPr>
                <w:sz w:val="26"/>
                <w:szCs w:val="26"/>
              </w:rPr>
            </w:pPr>
            <w:moveTo w:id="527" w:author="Michael Nguyen" w:date="2015-05-14T06:29:00Z">
              <w:r>
                <w:rPr>
                  <w:sz w:val="26"/>
                  <w:szCs w:val="26"/>
                </w:rPr>
                <w:t>Ghi chú</w:t>
              </w:r>
            </w:moveTo>
          </w:p>
        </w:tc>
        <w:tc>
          <w:tcPr>
            <w:tcW w:w="1372" w:type="dxa"/>
          </w:tcPr>
          <w:p w14:paraId="649F9888" w14:textId="77777777" w:rsidR="00800721" w:rsidRPr="00AC7868" w:rsidRDefault="00800721" w:rsidP="00800721">
            <w:pPr>
              <w:tabs>
                <w:tab w:val="left" w:pos="432"/>
                <w:tab w:val="left" w:pos="4191"/>
              </w:tabs>
              <w:rPr>
                <w:sz w:val="26"/>
                <w:szCs w:val="26"/>
              </w:rPr>
            </w:pPr>
            <w:moveTo w:id="528" w:author="Michael Nguyen" w:date="2015-05-14T06:29:00Z">
              <w:r>
                <w:rPr>
                  <w:sz w:val="26"/>
                  <w:szCs w:val="26"/>
                </w:rPr>
                <w:t>Text area</w:t>
              </w:r>
            </w:moveTo>
          </w:p>
        </w:tc>
        <w:tc>
          <w:tcPr>
            <w:tcW w:w="990" w:type="dxa"/>
          </w:tcPr>
          <w:p w14:paraId="59AB7C03" w14:textId="77777777" w:rsidR="00800721" w:rsidRPr="00AC7868" w:rsidRDefault="00800721" w:rsidP="00800721">
            <w:pPr>
              <w:tabs>
                <w:tab w:val="left" w:pos="432"/>
                <w:tab w:val="left" w:pos="4191"/>
              </w:tabs>
              <w:jc w:val="center"/>
              <w:rPr>
                <w:sz w:val="26"/>
                <w:szCs w:val="26"/>
              </w:rPr>
            </w:pPr>
            <w:moveTo w:id="529" w:author="Michael Nguyen" w:date="2015-05-14T06:29:00Z">
              <w:r>
                <w:rPr>
                  <w:sz w:val="26"/>
                  <w:szCs w:val="26"/>
                </w:rPr>
                <w:t>Không</w:t>
              </w:r>
            </w:moveTo>
          </w:p>
        </w:tc>
        <w:tc>
          <w:tcPr>
            <w:tcW w:w="3060" w:type="dxa"/>
          </w:tcPr>
          <w:p w14:paraId="22C15A6E" w14:textId="77777777" w:rsidR="00800721" w:rsidRDefault="00800721" w:rsidP="00800721">
            <w:pPr>
              <w:pStyle w:val="ListParagraph"/>
              <w:numPr>
                <w:ilvl w:val="0"/>
                <w:numId w:val="125"/>
              </w:numPr>
              <w:tabs>
                <w:tab w:val="left" w:pos="-108"/>
                <w:tab w:val="left" w:pos="4191"/>
              </w:tabs>
              <w:rPr>
                <w:sz w:val="26"/>
                <w:szCs w:val="26"/>
              </w:rPr>
            </w:pPr>
            <w:moveTo w:id="530" w:author="Michael Nguyen" w:date="2015-05-14T06:29:00Z">
              <w:r>
                <w:rPr>
                  <w:sz w:val="26"/>
                  <w:szCs w:val="26"/>
                </w:rPr>
                <w:t>Người dùng tự nhập dữ liệu vào</w:t>
              </w:r>
            </w:moveTo>
          </w:p>
          <w:p w14:paraId="6EB6F18B" w14:textId="77777777" w:rsidR="00800721" w:rsidRDefault="00800721" w:rsidP="00800721">
            <w:pPr>
              <w:pStyle w:val="ListParagraph"/>
              <w:numPr>
                <w:ilvl w:val="0"/>
                <w:numId w:val="125"/>
              </w:numPr>
              <w:tabs>
                <w:tab w:val="left" w:pos="432"/>
                <w:tab w:val="left" w:pos="4191"/>
              </w:tabs>
              <w:rPr>
                <w:sz w:val="26"/>
                <w:szCs w:val="26"/>
              </w:rPr>
            </w:pPr>
            <w:moveTo w:id="531" w:author="Michael Nguyen" w:date="2015-05-14T06:29:00Z">
              <w:r>
                <w:rPr>
                  <w:sz w:val="26"/>
                  <w:szCs w:val="26"/>
                </w:rPr>
                <w:t>Cho phép nhập nhiều dòng dữ liệu</w:t>
              </w:r>
            </w:moveTo>
          </w:p>
        </w:tc>
        <w:tc>
          <w:tcPr>
            <w:tcW w:w="2448" w:type="dxa"/>
          </w:tcPr>
          <w:p w14:paraId="7B5D5B8D" w14:textId="77777777" w:rsidR="00800721" w:rsidRDefault="00800721" w:rsidP="00800721">
            <w:pPr>
              <w:pStyle w:val="ListParagraph"/>
              <w:tabs>
                <w:tab w:val="left" w:pos="0"/>
                <w:tab w:val="left" w:pos="1080"/>
                <w:tab w:val="left" w:pos="4191"/>
              </w:tabs>
              <w:ind w:left="0"/>
              <w:rPr>
                <w:i/>
                <w:sz w:val="26"/>
                <w:szCs w:val="26"/>
              </w:rPr>
            </w:pPr>
          </w:p>
        </w:tc>
      </w:tr>
    </w:tbl>
    <w:p w14:paraId="34495E54" w14:textId="77777777" w:rsidR="00971CF9" w:rsidRPr="007B3EE0" w:rsidRDefault="00971CF9" w:rsidP="00971CF9">
      <w:pPr>
        <w:tabs>
          <w:tab w:val="left" w:pos="4191"/>
        </w:tabs>
        <w:spacing w:line="360" w:lineRule="auto"/>
        <w:rPr>
          <w:i/>
          <w:sz w:val="26"/>
          <w:szCs w:val="26"/>
        </w:rPr>
      </w:pPr>
    </w:p>
    <w:p w14:paraId="7DB4953A" w14:textId="77777777" w:rsidR="00971CF9" w:rsidRDefault="00971CF9" w:rsidP="00971CF9">
      <w:pPr>
        <w:pStyle w:val="ListParagraph"/>
        <w:numPr>
          <w:ilvl w:val="2"/>
          <w:numId w:val="19"/>
        </w:numPr>
        <w:tabs>
          <w:tab w:val="left" w:pos="4191"/>
        </w:tabs>
        <w:spacing w:line="360" w:lineRule="auto"/>
        <w:rPr>
          <w:b/>
          <w:sz w:val="26"/>
          <w:szCs w:val="26"/>
        </w:rPr>
      </w:pPr>
      <w:moveTo w:id="532" w:author="Michael Nguyen" w:date="2015-05-14T06:29:00Z">
        <w:r>
          <w:rPr>
            <w:b/>
            <w:sz w:val="26"/>
            <w:szCs w:val="26"/>
          </w:rPr>
          <w:t xml:space="preserve"> Chức năng ” sửa/ xóa” KRIs:   </w:t>
        </w:r>
      </w:moveTo>
    </w:p>
    <w:p w14:paraId="13CDD4AC" w14:textId="77777777" w:rsidR="00971CF9" w:rsidRDefault="00971CF9" w:rsidP="00971CF9">
      <w:pPr>
        <w:pStyle w:val="ListParagraph"/>
        <w:numPr>
          <w:ilvl w:val="3"/>
          <w:numId w:val="19"/>
        </w:numPr>
        <w:tabs>
          <w:tab w:val="left" w:pos="1080"/>
          <w:tab w:val="left" w:pos="4191"/>
        </w:tabs>
        <w:spacing w:line="360" w:lineRule="auto"/>
        <w:ind w:left="1080" w:hanging="1080"/>
        <w:rPr>
          <w:i/>
          <w:sz w:val="26"/>
          <w:szCs w:val="26"/>
        </w:rPr>
      </w:pPr>
      <w:moveTo w:id="533" w:author="Michael Nguyen" w:date="2015-05-14T06:29:00Z">
        <w:r w:rsidRPr="00957116">
          <w:rPr>
            <w:i/>
            <w:sz w:val="26"/>
            <w:szCs w:val="26"/>
          </w:rPr>
          <w:t>Yêu cầu nghiệp vụ:</w:t>
        </w:r>
      </w:moveTo>
    </w:p>
    <w:p w14:paraId="5A649509" w14:textId="77777777" w:rsidR="00971CF9" w:rsidRDefault="00971CF9" w:rsidP="00971CF9">
      <w:pPr>
        <w:pStyle w:val="ListParagraph"/>
        <w:numPr>
          <w:ilvl w:val="0"/>
          <w:numId w:val="2"/>
        </w:numPr>
        <w:tabs>
          <w:tab w:val="left" w:pos="720"/>
          <w:tab w:val="left" w:pos="4191"/>
        </w:tabs>
        <w:rPr>
          <w:sz w:val="26"/>
          <w:szCs w:val="26"/>
        </w:rPr>
      </w:pPr>
      <w:moveTo w:id="534" w:author="Michael Nguyen" w:date="2015-05-14T06:29:00Z">
        <w:r w:rsidRPr="003660B7">
          <w:rPr>
            <w:sz w:val="26"/>
            <w:szCs w:val="26"/>
          </w:rPr>
          <w:t xml:space="preserve">Màn hình [sửa/ xóa] hiển thị trong trường hợp user “qlrr_oprisk” kích vào ô </w:t>
        </w:r>
        <w:r w:rsidRPr="00F36B95">
          <w:rPr>
            <w:b/>
            <w:sz w:val="26"/>
            <w:szCs w:val="26"/>
          </w:rPr>
          <w:t>“Xem chi tiết”</w:t>
        </w:r>
      </w:moveTo>
    </w:p>
    <w:p w14:paraId="5FB67034" w14:textId="77777777" w:rsidR="00971CF9" w:rsidRPr="008A2953" w:rsidRDefault="00971CF9" w:rsidP="00971CF9">
      <w:pPr>
        <w:pStyle w:val="ListParagraph"/>
        <w:numPr>
          <w:ilvl w:val="0"/>
          <w:numId w:val="2"/>
        </w:numPr>
        <w:tabs>
          <w:tab w:val="left" w:pos="720"/>
          <w:tab w:val="left" w:pos="4191"/>
        </w:tabs>
        <w:rPr>
          <w:sz w:val="26"/>
          <w:szCs w:val="26"/>
        </w:rPr>
      </w:pPr>
      <w:moveTo w:id="535" w:author="Michael Nguyen" w:date="2015-05-14T06:29:00Z">
        <w:r w:rsidRPr="008A2953">
          <w:rPr>
            <w:sz w:val="26"/>
            <w:szCs w:val="26"/>
            <w:highlight w:val="yellow"/>
          </w:rPr>
          <w:t>Phân quyền: user cá nhân chỉ có thể sửa ở màn hình “tạo mới”. User “qlrr_oprisk” được sửa ở cả 2 màn hình</w:t>
        </w:r>
        <w:r>
          <w:rPr>
            <w:sz w:val="26"/>
            <w:szCs w:val="26"/>
          </w:rPr>
          <w:t>.</w:t>
        </w:r>
      </w:moveTo>
    </w:p>
    <w:p w14:paraId="74FB7758" w14:textId="77777777" w:rsidR="00971CF9" w:rsidRPr="007B3EE0" w:rsidRDefault="00971CF9" w:rsidP="00971CF9">
      <w:pPr>
        <w:pStyle w:val="ListParagraph"/>
        <w:tabs>
          <w:tab w:val="left" w:pos="720"/>
          <w:tab w:val="left" w:pos="4191"/>
        </w:tabs>
        <w:ind w:left="360"/>
        <w:rPr>
          <w:sz w:val="26"/>
          <w:szCs w:val="26"/>
        </w:rPr>
      </w:pPr>
    </w:p>
    <w:p w14:paraId="6E1E5FDB" w14:textId="77777777" w:rsidR="00971CF9" w:rsidRDefault="00971CF9" w:rsidP="00971CF9">
      <w:pPr>
        <w:pStyle w:val="ListParagraph"/>
        <w:numPr>
          <w:ilvl w:val="3"/>
          <w:numId w:val="19"/>
        </w:numPr>
        <w:tabs>
          <w:tab w:val="left" w:pos="1080"/>
          <w:tab w:val="left" w:pos="4191"/>
        </w:tabs>
        <w:ind w:left="1080" w:hanging="1080"/>
        <w:rPr>
          <w:i/>
          <w:sz w:val="26"/>
          <w:szCs w:val="26"/>
        </w:rPr>
      </w:pPr>
      <w:moveTo w:id="536" w:author="Michael Nguyen" w:date="2015-05-14T06:29:00Z">
        <w:r w:rsidRPr="006E09EA">
          <w:rPr>
            <w:i/>
            <w:sz w:val="26"/>
            <w:szCs w:val="26"/>
          </w:rPr>
          <w:t>Mô tả màn hình:</w:t>
        </w:r>
      </w:moveTo>
    </w:p>
    <w:p w14:paraId="1E503C30" w14:textId="77777777" w:rsidR="00971CF9" w:rsidRPr="00B51768" w:rsidRDefault="00971CF9" w:rsidP="00971CF9">
      <w:pPr>
        <w:pStyle w:val="ListParagraph"/>
        <w:tabs>
          <w:tab w:val="left" w:pos="4191"/>
        </w:tabs>
        <w:ind w:left="0"/>
        <w:rPr>
          <w:i/>
          <w:sz w:val="26"/>
          <w:szCs w:val="26"/>
        </w:rPr>
      </w:pPr>
      <w:moveTo w:id="537" w:author="Michael Nguyen" w:date="2015-05-14T06:29:00Z">
        <w:r>
          <w:rPr>
            <w:i/>
            <w:noProof/>
            <w:sz w:val="26"/>
            <w:szCs w:val="26"/>
          </w:rPr>
          <w:lastRenderedPageBreak/>
          <w:drawing>
            <wp:inline distT="0" distB="0" distL="0" distR="0" wp14:anchorId="7957B9F4" wp14:editId="3585C1A6">
              <wp:extent cx="5699125" cy="5018405"/>
              <wp:effectExtent l="1905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699125" cy="5018405"/>
                      </a:xfrm>
                      <a:prstGeom prst="rect">
                        <a:avLst/>
                      </a:prstGeom>
                      <a:noFill/>
                      <a:ln w="9525">
                        <a:noFill/>
                        <a:miter lim="800000"/>
                        <a:headEnd/>
                        <a:tailEnd/>
                      </a:ln>
                    </pic:spPr>
                  </pic:pic>
                </a:graphicData>
              </a:graphic>
            </wp:inline>
          </w:drawing>
        </w:r>
      </w:moveTo>
    </w:p>
    <w:p w14:paraId="0721B902" w14:textId="77777777" w:rsidR="00971CF9" w:rsidRDefault="00971CF9" w:rsidP="00971CF9">
      <w:pPr>
        <w:pStyle w:val="ListParagraph"/>
        <w:numPr>
          <w:ilvl w:val="3"/>
          <w:numId w:val="19"/>
        </w:numPr>
        <w:tabs>
          <w:tab w:val="left" w:pos="630"/>
          <w:tab w:val="left" w:pos="1080"/>
          <w:tab w:val="left" w:pos="4191"/>
        </w:tabs>
        <w:ind w:left="1080" w:hanging="1080"/>
        <w:rPr>
          <w:i/>
          <w:sz w:val="26"/>
          <w:szCs w:val="26"/>
        </w:rPr>
      </w:pPr>
      <w:moveTo w:id="538" w:author="Michael Nguyen" w:date="2015-05-14T06:29:00Z">
        <w:r w:rsidRPr="00E43329">
          <w:rPr>
            <w:i/>
            <w:sz w:val="26"/>
            <w:szCs w:val="26"/>
          </w:rPr>
          <w:t xml:space="preserve">Miêu tả chi tiết màn hình: </w:t>
        </w:r>
      </w:moveTo>
    </w:p>
    <w:p w14:paraId="33C344B7" w14:textId="77777777" w:rsidR="00971CF9" w:rsidRDefault="00971CF9" w:rsidP="00971CF9">
      <w:pPr>
        <w:pStyle w:val="ListParagraph"/>
        <w:numPr>
          <w:ilvl w:val="0"/>
          <w:numId w:val="2"/>
        </w:numPr>
        <w:tabs>
          <w:tab w:val="left" w:pos="720"/>
          <w:tab w:val="left" w:pos="4191"/>
        </w:tabs>
        <w:rPr>
          <w:sz w:val="26"/>
          <w:szCs w:val="26"/>
        </w:rPr>
      </w:pPr>
      <w:moveTo w:id="539" w:author="Michael Nguyen" w:date="2015-05-14T06:29:00Z">
        <w:r>
          <w:rPr>
            <w:sz w:val="26"/>
            <w:szCs w:val="26"/>
          </w:rPr>
          <w:t>Sau khi sửa xong bấm:</w:t>
        </w:r>
      </w:moveTo>
    </w:p>
    <w:p w14:paraId="652FE2CA" w14:textId="6A9A3289" w:rsidR="00971CF9" w:rsidRDefault="00971CF9" w:rsidP="00971CF9">
      <w:pPr>
        <w:pStyle w:val="ListParagraph"/>
        <w:numPr>
          <w:ilvl w:val="0"/>
          <w:numId w:val="4"/>
        </w:numPr>
        <w:tabs>
          <w:tab w:val="left" w:pos="720"/>
          <w:tab w:val="left" w:pos="4191"/>
        </w:tabs>
        <w:rPr>
          <w:sz w:val="26"/>
          <w:szCs w:val="26"/>
        </w:rPr>
      </w:pPr>
      <w:moveTo w:id="540" w:author="Michael Nguyen" w:date="2015-05-14T06:29:00Z">
        <w:r>
          <w:rPr>
            <w:sz w:val="26"/>
            <w:szCs w:val="26"/>
          </w:rPr>
          <w:t xml:space="preserve">“Cập nhật” để lưu những thông tin được cập nhật, hiện thông báo cập nhật thành công hay thất bại và gửi </w:t>
        </w:r>
        <w:commentRangeStart w:id="541"/>
        <w:r w:rsidRPr="008A2953">
          <w:rPr>
            <w:sz w:val="26"/>
            <w:szCs w:val="26"/>
            <w:highlight w:val="yellow"/>
          </w:rPr>
          <w:t xml:space="preserve">confirm mail </w:t>
        </w:r>
      </w:moveTo>
      <w:commentRangeEnd w:id="541"/>
      <w:r w:rsidR="005844FD">
        <w:rPr>
          <w:rStyle w:val="CommentReference"/>
        </w:rPr>
        <w:commentReference w:id="541"/>
      </w:r>
      <w:moveTo w:id="542" w:author="Michael Nguyen" w:date="2015-05-14T06:29:00Z">
        <w:r w:rsidRPr="008A2953">
          <w:rPr>
            <w:sz w:val="26"/>
            <w:szCs w:val="26"/>
            <w:highlight w:val="yellow"/>
          </w:rPr>
          <w:t>tới mail của user “qlrr_oprisk”.</w:t>
        </w:r>
      </w:moveTo>
    </w:p>
    <w:p w14:paraId="791C5611" w14:textId="0517EFE6" w:rsidR="00971CF9" w:rsidRDefault="00971CF9" w:rsidP="00971CF9">
      <w:pPr>
        <w:pStyle w:val="ListParagraph"/>
        <w:numPr>
          <w:ilvl w:val="0"/>
          <w:numId w:val="4"/>
        </w:numPr>
        <w:tabs>
          <w:tab w:val="left" w:pos="720"/>
          <w:tab w:val="left" w:pos="4191"/>
        </w:tabs>
        <w:rPr>
          <w:sz w:val="26"/>
          <w:szCs w:val="26"/>
        </w:rPr>
      </w:pPr>
      <w:moveTo w:id="543" w:author="Michael Nguyen" w:date="2015-05-14T06:29:00Z">
        <w:r>
          <w:rPr>
            <w:sz w:val="26"/>
            <w:szCs w:val="26"/>
          </w:rPr>
          <w:t>“ Lưu mới” để lưu thành hành động mới.</w:t>
        </w:r>
      </w:moveTo>
      <w:ins w:id="544" w:author="Michael Nguyen" w:date="2015-05-14T06:44:00Z">
        <w:r w:rsidR="002357C9">
          <w:rPr>
            <w:sz w:val="26"/>
            <w:szCs w:val="26"/>
          </w:rPr>
          <w:t xml:space="preserve"> </w:t>
        </w:r>
      </w:ins>
    </w:p>
    <w:p w14:paraId="4F1EBF96" w14:textId="77777777" w:rsidR="00971CF9" w:rsidRDefault="00971CF9" w:rsidP="00971CF9">
      <w:pPr>
        <w:pStyle w:val="ListParagraph"/>
        <w:numPr>
          <w:ilvl w:val="0"/>
          <w:numId w:val="4"/>
        </w:numPr>
        <w:tabs>
          <w:tab w:val="left" w:pos="720"/>
          <w:tab w:val="left" w:pos="4191"/>
        </w:tabs>
        <w:rPr>
          <w:ins w:id="545" w:author="Michael Nguyen" w:date="2015-05-14T06:44:00Z"/>
          <w:sz w:val="26"/>
          <w:szCs w:val="26"/>
        </w:rPr>
      </w:pPr>
      <w:moveTo w:id="546" w:author="Michael Nguyen" w:date="2015-05-14T06:29:00Z">
        <w:r>
          <w:rPr>
            <w:sz w:val="26"/>
            <w:szCs w:val="26"/>
          </w:rPr>
          <w:t>“Xóa” ở màn hình danh sách,,hiện thông báo xóa thành công hay thất bại và gửi confirm email.</w:t>
        </w:r>
      </w:moveTo>
    </w:p>
    <w:p w14:paraId="025AF5CB" w14:textId="769418CD" w:rsidR="002357C9" w:rsidRDefault="002357C9" w:rsidP="00971CF9">
      <w:pPr>
        <w:pStyle w:val="ListParagraph"/>
        <w:numPr>
          <w:ilvl w:val="0"/>
          <w:numId w:val="4"/>
        </w:numPr>
        <w:tabs>
          <w:tab w:val="left" w:pos="720"/>
          <w:tab w:val="left" w:pos="4191"/>
        </w:tabs>
        <w:rPr>
          <w:sz w:val="26"/>
          <w:szCs w:val="26"/>
        </w:rPr>
      </w:pPr>
      <w:ins w:id="547" w:author="Michael Nguyen" w:date="2015-05-14T06:44:00Z">
        <w:r>
          <w:rPr>
            <w:sz w:val="26"/>
            <w:szCs w:val="26"/>
          </w:rPr>
          <w:t>Xuất PDF: Cho phép người dùng xuất thông tin KRI ra file PDF. Format của file PDF giống như màn hình trên</w:t>
        </w:r>
      </w:ins>
    </w:p>
    <w:p w14:paraId="69A8CF9B" w14:textId="77777777" w:rsidR="00971CF9" w:rsidRDefault="00971CF9" w:rsidP="00971CF9">
      <w:pPr>
        <w:pStyle w:val="ListParagraph"/>
        <w:tabs>
          <w:tab w:val="left" w:pos="720"/>
          <w:tab w:val="left" w:pos="4191"/>
        </w:tabs>
        <w:rPr>
          <w:sz w:val="26"/>
          <w:szCs w:val="26"/>
        </w:rPr>
      </w:pPr>
      <w:moveTo w:id="548" w:author="Michael Nguyen" w:date="2015-05-14T06:29:00Z">
        <w:r w:rsidRPr="00BB2F81">
          <w:rPr>
            <w:b/>
            <w:i/>
            <w:sz w:val="26"/>
            <w:szCs w:val="26"/>
          </w:rPr>
          <w:t>Lưu ý</w:t>
        </w:r>
        <w:r w:rsidRPr="00BB2F81">
          <w:rPr>
            <w:b/>
            <w:sz w:val="26"/>
            <w:szCs w:val="26"/>
          </w:rPr>
          <w:t>:</w:t>
        </w:r>
        <w:r>
          <w:rPr>
            <w:sz w:val="26"/>
            <w:szCs w:val="26"/>
          </w:rPr>
          <w:t xml:space="preserve"> User chọn node “Xóa” thực chất là không hiển thị cho người dùng thấy chứ không xóa trong CSDL.</w:t>
        </w:r>
      </w:moveTo>
    </w:p>
    <w:moveToRangeEnd w:id="286"/>
    <w:p w14:paraId="468A6350" w14:textId="77777777" w:rsidR="00971CF9" w:rsidRDefault="00971CF9" w:rsidP="00971CF9">
      <w:pPr>
        <w:pStyle w:val="ListParagraph"/>
        <w:tabs>
          <w:tab w:val="left" w:pos="1080"/>
          <w:tab w:val="left" w:pos="4191"/>
        </w:tabs>
        <w:rPr>
          <w:ins w:id="549" w:author="Michael Nguyen" w:date="2015-05-14T06:29:00Z"/>
          <w:b/>
          <w:sz w:val="26"/>
          <w:szCs w:val="26"/>
        </w:rPr>
        <w:pPrChange w:id="550" w:author="Michael Nguyen" w:date="2015-05-14T06:29:00Z">
          <w:pPr>
            <w:pStyle w:val="ListParagraph"/>
            <w:numPr>
              <w:ilvl w:val="2"/>
              <w:numId w:val="19"/>
            </w:numPr>
            <w:tabs>
              <w:tab w:val="num" w:pos="720"/>
              <w:tab w:val="left" w:pos="1080"/>
              <w:tab w:val="left" w:pos="4191"/>
            </w:tabs>
            <w:ind w:hanging="720"/>
          </w:pPr>
        </w:pPrChange>
      </w:pPr>
    </w:p>
    <w:p w14:paraId="00CC22B2" w14:textId="77777777" w:rsidR="00BF10D5" w:rsidRDefault="00BF10D5" w:rsidP="00BF10D5">
      <w:pPr>
        <w:pStyle w:val="ListParagraph"/>
        <w:numPr>
          <w:ilvl w:val="2"/>
          <w:numId w:val="19"/>
        </w:numPr>
        <w:tabs>
          <w:tab w:val="left" w:pos="1080"/>
          <w:tab w:val="left" w:pos="4191"/>
        </w:tabs>
        <w:rPr>
          <w:b/>
          <w:sz w:val="26"/>
          <w:szCs w:val="26"/>
        </w:rPr>
      </w:pPr>
      <w:r w:rsidRPr="00BF10D5">
        <w:rPr>
          <w:b/>
          <w:sz w:val="26"/>
          <w:szCs w:val="26"/>
        </w:rPr>
        <w:t>Chức năng “Theo dõi KRI”:</w:t>
      </w:r>
    </w:p>
    <w:p w14:paraId="325BBFB0" w14:textId="77777777" w:rsidR="00BF10D5" w:rsidRDefault="00BF10D5" w:rsidP="00BF10D5">
      <w:pPr>
        <w:pStyle w:val="ListParagraph"/>
        <w:numPr>
          <w:ilvl w:val="3"/>
          <w:numId w:val="19"/>
        </w:numPr>
        <w:tabs>
          <w:tab w:val="left" w:pos="1080"/>
          <w:tab w:val="left" w:pos="4191"/>
        </w:tabs>
        <w:rPr>
          <w:i/>
          <w:sz w:val="26"/>
          <w:szCs w:val="26"/>
        </w:rPr>
      </w:pPr>
      <w:r w:rsidRPr="00BF10D5">
        <w:rPr>
          <w:i/>
          <w:sz w:val="26"/>
          <w:szCs w:val="26"/>
        </w:rPr>
        <w:t>Yêu cầu nghiệp vụ:</w:t>
      </w:r>
    </w:p>
    <w:p w14:paraId="04D57F2F" w14:textId="77777777" w:rsidR="00BF10D5" w:rsidRPr="00231C6E" w:rsidRDefault="00BF10D5" w:rsidP="001C7889">
      <w:pPr>
        <w:pStyle w:val="ListParagraph"/>
        <w:numPr>
          <w:ilvl w:val="0"/>
          <w:numId w:val="133"/>
        </w:numPr>
        <w:tabs>
          <w:tab w:val="left" w:pos="1080"/>
          <w:tab w:val="left" w:pos="4191"/>
        </w:tabs>
        <w:rPr>
          <w:i/>
          <w:sz w:val="26"/>
          <w:szCs w:val="26"/>
        </w:rPr>
      </w:pPr>
      <w:r w:rsidRPr="00231C6E">
        <w:rPr>
          <w:sz w:val="26"/>
          <w:szCs w:val="26"/>
        </w:rPr>
        <w:lastRenderedPageBreak/>
        <w:t>Màn hình [</w:t>
      </w:r>
      <w:r>
        <w:rPr>
          <w:sz w:val="26"/>
          <w:szCs w:val="26"/>
        </w:rPr>
        <w:t>Theo dõi</w:t>
      </w:r>
      <w:r w:rsidRPr="00231C6E">
        <w:rPr>
          <w:sz w:val="26"/>
          <w:szCs w:val="26"/>
        </w:rPr>
        <w:t xml:space="preserve"> KRIs] được hiển thị trong trường hợp sau: user “qlrr_oprisk” hoặc các user cá nhân</w:t>
      </w:r>
      <w:r>
        <w:rPr>
          <w:sz w:val="26"/>
          <w:szCs w:val="26"/>
        </w:rPr>
        <w:t xml:space="preserve"> </w:t>
      </w:r>
      <w:r w:rsidRPr="00231C6E">
        <w:rPr>
          <w:sz w:val="26"/>
          <w:szCs w:val="26"/>
        </w:rPr>
        <w:t xml:space="preserve">ấn vào node </w:t>
      </w:r>
      <w:r w:rsidRPr="00231C6E">
        <w:rPr>
          <w:b/>
          <w:sz w:val="26"/>
          <w:szCs w:val="26"/>
        </w:rPr>
        <w:t>“</w:t>
      </w:r>
      <w:r w:rsidR="007732F6">
        <w:rPr>
          <w:b/>
          <w:sz w:val="26"/>
          <w:szCs w:val="26"/>
        </w:rPr>
        <w:t>Nhập giá trị</w:t>
      </w:r>
      <w:r w:rsidRPr="00231C6E">
        <w:rPr>
          <w:b/>
          <w:sz w:val="26"/>
          <w:szCs w:val="26"/>
        </w:rPr>
        <w:t>”</w:t>
      </w:r>
      <w:r w:rsidRPr="00231C6E">
        <w:rPr>
          <w:sz w:val="26"/>
          <w:szCs w:val="26"/>
        </w:rPr>
        <w:t xml:space="preserve"> trên </w:t>
      </w:r>
      <w:r>
        <w:rPr>
          <w:sz w:val="26"/>
          <w:szCs w:val="26"/>
        </w:rPr>
        <w:t>Danh sách KRIs.</w:t>
      </w:r>
    </w:p>
    <w:p w14:paraId="0D7CEE8E" w14:textId="77777777" w:rsidR="00883C55" w:rsidRPr="00840D45" w:rsidRDefault="00BF10D5" w:rsidP="00883C55">
      <w:pPr>
        <w:pStyle w:val="ListParagraph"/>
        <w:numPr>
          <w:ilvl w:val="0"/>
          <w:numId w:val="133"/>
        </w:numPr>
        <w:tabs>
          <w:tab w:val="left" w:pos="1080"/>
          <w:tab w:val="left" w:pos="4191"/>
        </w:tabs>
        <w:rPr>
          <w:sz w:val="26"/>
          <w:szCs w:val="26"/>
          <w:highlight w:val="yellow"/>
        </w:rPr>
      </w:pPr>
      <w:r w:rsidRPr="00840D45">
        <w:rPr>
          <w:sz w:val="26"/>
          <w:szCs w:val="26"/>
          <w:highlight w:val="yellow"/>
        </w:rPr>
        <w:t xml:space="preserve">Phân quyền: </w:t>
      </w:r>
      <w:r w:rsidR="005155C1" w:rsidRPr="00840D45">
        <w:rPr>
          <w:sz w:val="26"/>
          <w:szCs w:val="26"/>
          <w:highlight w:val="yellow"/>
        </w:rPr>
        <w:t>User “qlrr_oprisk” được quyền nhập giá trị, còn các user cá nhân chỉ được quyền “xem”, không được [cập nhật/chỉnh sửa] trên giao diện này.</w:t>
      </w:r>
    </w:p>
    <w:p w14:paraId="0CD86976" w14:textId="77777777" w:rsidR="00D86600" w:rsidRDefault="00D86600" w:rsidP="00D86600">
      <w:pPr>
        <w:pStyle w:val="ListParagraph"/>
        <w:tabs>
          <w:tab w:val="left" w:pos="1080"/>
          <w:tab w:val="left" w:pos="4191"/>
        </w:tabs>
        <w:ind w:left="360"/>
        <w:rPr>
          <w:sz w:val="26"/>
          <w:szCs w:val="26"/>
        </w:rPr>
      </w:pPr>
    </w:p>
    <w:p w14:paraId="6552819C" w14:textId="77777777" w:rsidR="00D86600" w:rsidRPr="00D86600" w:rsidRDefault="00D86600" w:rsidP="00D86600">
      <w:pPr>
        <w:pStyle w:val="ListParagraph"/>
        <w:numPr>
          <w:ilvl w:val="3"/>
          <w:numId w:val="19"/>
        </w:numPr>
        <w:tabs>
          <w:tab w:val="left" w:pos="1080"/>
          <w:tab w:val="left" w:pos="4191"/>
        </w:tabs>
        <w:rPr>
          <w:i/>
          <w:sz w:val="26"/>
          <w:szCs w:val="26"/>
        </w:rPr>
      </w:pPr>
      <w:r w:rsidRPr="00D86600">
        <w:rPr>
          <w:i/>
          <w:sz w:val="26"/>
          <w:szCs w:val="26"/>
        </w:rPr>
        <w:t>Mô tả màn hình:</w:t>
      </w:r>
    </w:p>
    <w:p w14:paraId="29432689" w14:textId="77777777" w:rsidR="00D86600" w:rsidRDefault="00D86600" w:rsidP="00D86600">
      <w:pPr>
        <w:pStyle w:val="ListParagraph"/>
        <w:tabs>
          <w:tab w:val="left" w:pos="1080"/>
          <w:tab w:val="left" w:pos="4191"/>
        </w:tabs>
        <w:rPr>
          <w:sz w:val="26"/>
          <w:szCs w:val="26"/>
        </w:rPr>
      </w:pPr>
    </w:p>
    <w:p w14:paraId="102A244C" w14:textId="77777777" w:rsidR="005155C1" w:rsidRPr="005155C1" w:rsidRDefault="008D1994" w:rsidP="00177C5F">
      <w:pPr>
        <w:pStyle w:val="ListParagraph"/>
        <w:tabs>
          <w:tab w:val="left" w:pos="1080"/>
          <w:tab w:val="left" w:pos="4191"/>
        </w:tabs>
        <w:ind w:left="0"/>
        <w:rPr>
          <w:sz w:val="26"/>
          <w:szCs w:val="26"/>
        </w:rPr>
      </w:pPr>
      <w:r>
        <w:rPr>
          <w:noProof/>
          <w:sz w:val="26"/>
          <w:szCs w:val="26"/>
        </w:rPr>
        <w:drawing>
          <wp:inline distT="0" distB="0" distL="0" distR="0" wp14:anchorId="0B02EC7B" wp14:editId="0A36E0DC">
            <wp:extent cx="5943600" cy="4114800"/>
            <wp:effectExtent l="19050" t="0" r="0" b="0"/>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srcRect/>
                    <a:stretch>
                      <a:fillRect/>
                    </a:stretch>
                  </pic:blipFill>
                  <pic:spPr bwMode="auto">
                    <a:xfrm>
                      <a:off x="0" y="0"/>
                      <a:ext cx="5943600" cy="4114800"/>
                    </a:xfrm>
                    <a:prstGeom prst="rect">
                      <a:avLst/>
                    </a:prstGeom>
                    <a:noFill/>
                    <a:ln w="9525">
                      <a:noFill/>
                      <a:miter lim="800000"/>
                      <a:headEnd/>
                      <a:tailEnd/>
                    </a:ln>
                  </pic:spPr>
                </pic:pic>
              </a:graphicData>
            </a:graphic>
          </wp:inline>
        </w:drawing>
      </w:r>
    </w:p>
    <w:p w14:paraId="3BBF38DF" w14:textId="77777777" w:rsidR="00BF10D5" w:rsidRDefault="00177C5F" w:rsidP="00177C5F">
      <w:pPr>
        <w:pStyle w:val="ListParagraph"/>
        <w:numPr>
          <w:ilvl w:val="0"/>
          <w:numId w:val="26"/>
        </w:numPr>
        <w:tabs>
          <w:tab w:val="left" w:pos="4191"/>
        </w:tabs>
        <w:ind w:left="360"/>
        <w:rPr>
          <w:sz w:val="26"/>
          <w:szCs w:val="26"/>
        </w:rPr>
      </w:pPr>
      <w:r w:rsidRPr="00177C5F">
        <w:rPr>
          <w:b/>
          <w:sz w:val="26"/>
          <w:szCs w:val="26"/>
        </w:rPr>
        <w:t>Lưu ý</w:t>
      </w:r>
      <w:r>
        <w:rPr>
          <w:sz w:val="26"/>
          <w:szCs w:val="26"/>
        </w:rPr>
        <w:t>: Danh sách sắp xếp theo “ngày giá trị KRI”</w:t>
      </w:r>
    </w:p>
    <w:p w14:paraId="31F5A4DF" w14:textId="77777777" w:rsidR="00177C5F" w:rsidRDefault="00177C5F" w:rsidP="00177C5F">
      <w:pPr>
        <w:pStyle w:val="ListParagraph"/>
        <w:tabs>
          <w:tab w:val="left" w:pos="4191"/>
        </w:tabs>
        <w:ind w:left="360"/>
        <w:rPr>
          <w:sz w:val="26"/>
          <w:szCs w:val="26"/>
        </w:rPr>
      </w:pPr>
    </w:p>
    <w:p w14:paraId="37C2BB08" w14:textId="77777777" w:rsidR="00D86600" w:rsidRPr="00D86600" w:rsidRDefault="00D86600" w:rsidP="00D86600">
      <w:pPr>
        <w:pStyle w:val="ListParagraph"/>
        <w:numPr>
          <w:ilvl w:val="3"/>
          <w:numId w:val="19"/>
        </w:numPr>
        <w:tabs>
          <w:tab w:val="left" w:pos="1080"/>
          <w:tab w:val="left" w:pos="4191"/>
        </w:tabs>
        <w:rPr>
          <w:i/>
          <w:sz w:val="26"/>
          <w:szCs w:val="26"/>
        </w:rPr>
      </w:pPr>
      <w:r w:rsidRPr="00D86600">
        <w:rPr>
          <w:i/>
          <w:sz w:val="26"/>
          <w:szCs w:val="26"/>
        </w:rPr>
        <w:t>Miêu tả màn hình:</w:t>
      </w:r>
    </w:p>
    <w:tbl>
      <w:tblPr>
        <w:tblStyle w:val="TableGrid"/>
        <w:tblW w:w="0" w:type="auto"/>
        <w:tblInd w:w="198" w:type="dxa"/>
        <w:tblLook w:val="04A0" w:firstRow="1" w:lastRow="0" w:firstColumn="1" w:lastColumn="0" w:noHBand="0" w:noVBand="1"/>
      </w:tblPr>
      <w:tblGrid>
        <w:gridCol w:w="1943"/>
        <w:gridCol w:w="4627"/>
        <w:gridCol w:w="2160"/>
      </w:tblGrid>
      <w:tr w:rsidR="00D86600" w14:paraId="35D839D1" w14:textId="77777777" w:rsidTr="00177C5F">
        <w:trPr>
          <w:trHeight w:val="494"/>
        </w:trPr>
        <w:tc>
          <w:tcPr>
            <w:tcW w:w="1943" w:type="dxa"/>
            <w:shd w:val="clear" w:color="auto" w:fill="DA251C"/>
          </w:tcPr>
          <w:p w14:paraId="448DE857" w14:textId="77777777" w:rsidR="00D86600" w:rsidRPr="00A03DDB" w:rsidRDefault="00D86600" w:rsidP="00177C5F">
            <w:pPr>
              <w:tabs>
                <w:tab w:val="left" w:pos="720"/>
              </w:tabs>
              <w:jc w:val="center"/>
              <w:rPr>
                <w:b/>
                <w:color w:val="FFFFFF" w:themeColor="background1"/>
                <w:sz w:val="26"/>
                <w:szCs w:val="26"/>
              </w:rPr>
            </w:pPr>
            <w:r w:rsidRPr="00A03DDB">
              <w:rPr>
                <w:b/>
                <w:color w:val="FFFFFF" w:themeColor="background1"/>
                <w:sz w:val="26"/>
                <w:szCs w:val="26"/>
              </w:rPr>
              <w:t>Tên trường dữ liệu</w:t>
            </w:r>
          </w:p>
        </w:tc>
        <w:tc>
          <w:tcPr>
            <w:tcW w:w="4627" w:type="dxa"/>
            <w:shd w:val="clear" w:color="auto" w:fill="DA251C"/>
          </w:tcPr>
          <w:p w14:paraId="1317218F" w14:textId="77777777" w:rsidR="00D86600" w:rsidRPr="00997449" w:rsidRDefault="00D86600" w:rsidP="00177C5F">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c>
          <w:tcPr>
            <w:tcW w:w="2160" w:type="dxa"/>
            <w:shd w:val="clear" w:color="auto" w:fill="DA251C"/>
          </w:tcPr>
          <w:p w14:paraId="796F1727" w14:textId="77777777" w:rsidR="00D86600" w:rsidRPr="00997449" w:rsidRDefault="00D86600" w:rsidP="00177C5F">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Ghi chú</w:t>
            </w:r>
          </w:p>
        </w:tc>
      </w:tr>
      <w:tr w:rsidR="00D86600" w14:paraId="53362244" w14:textId="77777777" w:rsidTr="00D86600">
        <w:trPr>
          <w:trHeight w:val="413"/>
        </w:trPr>
        <w:tc>
          <w:tcPr>
            <w:tcW w:w="1943" w:type="dxa"/>
          </w:tcPr>
          <w:p w14:paraId="432ECA23" w14:textId="77777777" w:rsidR="00D86600" w:rsidRPr="00A03DDB" w:rsidRDefault="00D86600" w:rsidP="00177C5F">
            <w:pPr>
              <w:pStyle w:val="ListParagraph"/>
              <w:tabs>
                <w:tab w:val="left" w:pos="0"/>
                <w:tab w:val="left" w:pos="1080"/>
                <w:tab w:val="left" w:pos="4191"/>
              </w:tabs>
              <w:ind w:left="0"/>
              <w:rPr>
                <w:i/>
                <w:sz w:val="26"/>
                <w:szCs w:val="26"/>
              </w:rPr>
            </w:pPr>
            <w:r>
              <w:rPr>
                <w:sz w:val="26"/>
                <w:szCs w:val="26"/>
              </w:rPr>
              <w:t>Mã KRI</w:t>
            </w:r>
          </w:p>
        </w:tc>
        <w:tc>
          <w:tcPr>
            <w:tcW w:w="4627" w:type="dxa"/>
          </w:tcPr>
          <w:p w14:paraId="750D77EE" w14:textId="77777777" w:rsidR="00D86600" w:rsidRPr="00D86600" w:rsidRDefault="00D86600" w:rsidP="00D86600">
            <w:pPr>
              <w:pStyle w:val="ListParagraph"/>
              <w:numPr>
                <w:ilvl w:val="0"/>
                <w:numId w:val="2"/>
              </w:numPr>
              <w:tabs>
                <w:tab w:val="left" w:pos="252"/>
                <w:tab w:val="left" w:pos="4191"/>
              </w:tabs>
              <w:ind w:left="342"/>
              <w:rPr>
                <w:sz w:val="26"/>
                <w:szCs w:val="26"/>
              </w:rPr>
            </w:pPr>
            <w:r>
              <w:rPr>
                <w:sz w:val="26"/>
                <w:szCs w:val="26"/>
              </w:rPr>
              <w:t>Người dùng tự nhập dữ liệu vào</w:t>
            </w:r>
          </w:p>
        </w:tc>
        <w:tc>
          <w:tcPr>
            <w:tcW w:w="2160" w:type="dxa"/>
          </w:tcPr>
          <w:p w14:paraId="20BECFC9" w14:textId="77777777" w:rsidR="00D86600" w:rsidRPr="007B3EE0" w:rsidRDefault="00D86600" w:rsidP="00177C5F">
            <w:pPr>
              <w:tabs>
                <w:tab w:val="left" w:pos="0"/>
                <w:tab w:val="left" w:pos="1080"/>
                <w:tab w:val="left" w:pos="4191"/>
              </w:tabs>
              <w:rPr>
                <w:sz w:val="26"/>
                <w:szCs w:val="26"/>
              </w:rPr>
            </w:pPr>
          </w:p>
        </w:tc>
      </w:tr>
      <w:tr w:rsidR="00D86600" w14:paraId="1447F214" w14:textId="77777777" w:rsidTr="00D86600">
        <w:trPr>
          <w:trHeight w:val="350"/>
        </w:trPr>
        <w:tc>
          <w:tcPr>
            <w:tcW w:w="1943" w:type="dxa"/>
          </w:tcPr>
          <w:p w14:paraId="5ECD7925" w14:textId="77777777" w:rsidR="00D86600" w:rsidRDefault="00177C5F" w:rsidP="00177C5F">
            <w:pPr>
              <w:pStyle w:val="ListParagraph"/>
              <w:tabs>
                <w:tab w:val="left" w:pos="0"/>
                <w:tab w:val="left" w:pos="1080"/>
                <w:tab w:val="left" w:pos="4191"/>
              </w:tabs>
              <w:ind w:left="0"/>
              <w:rPr>
                <w:sz w:val="26"/>
                <w:szCs w:val="26"/>
              </w:rPr>
            </w:pPr>
            <w:r>
              <w:rPr>
                <w:sz w:val="26"/>
                <w:szCs w:val="26"/>
              </w:rPr>
              <w:t xml:space="preserve">Tiêu đề KRI, </w:t>
            </w:r>
            <w:r w:rsidR="00D86600">
              <w:rPr>
                <w:sz w:val="26"/>
                <w:szCs w:val="26"/>
              </w:rPr>
              <w:t>Loại KRI</w:t>
            </w:r>
            <w:r>
              <w:rPr>
                <w:sz w:val="26"/>
                <w:szCs w:val="26"/>
              </w:rPr>
              <w:t xml:space="preserve">, NHCD/ Khối, CN/ Trung tâm/ Phòng, PGD/ Phòng ban/ Tổ </w:t>
            </w:r>
            <w:r>
              <w:rPr>
                <w:sz w:val="26"/>
                <w:szCs w:val="26"/>
              </w:rPr>
              <w:lastRenderedPageBreak/>
              <w:t>nhóm, Tần suất, Đơn vị đo lường, Công thức đo lường, Ngưỡng 1,2,3,giới hạn.</w:t>
            </w:r>
          </w:p>
        </w:tc>
        <w:tc>
          <w:tcPr>
            <w:tcW w:w="4627" w:type="dxa"/>
          </w:tcPr>
          <w:p w14:paraId="0BAD769B" w14:textId="77777777" w:rsidR="00177C5F" w:rsidRPr="00177C5F" w:rsidRDefault="00D86600" w:rsidP="00177C5F">
            <w:pPr>
              <w:pStyle w:val="ListParagraph"/>
              <w:numPr>
                <w:ilvl w:val="0"/>
                <w:numId w:val="2"/>
              </w:numPr>
              <w:tabs>
                <w:tab w:val="left" w:pos="252"/>
                <w:tab w:val="left" w:pos="4191"/>
              </w:tabs>
              <w:ind w:left="342"/>
              <w:rPr>
                <w:sz w:val="26"/>
                <w:szCs w:val="26"/>
              </w:rPr>
            </w:pPr>
            <w:r>
              <w:rPr>
                <w:sz w:val="26"/>
                <w:szCs w:val="26"/>
              </w:rPr>
              <w:lastRenderedPageBreak/>
              <w:t>Tự nhảy dữ liệu khi nhập “Mã KRI”</w:t>
            </w:r>
          </w:p>
        </w:tc>
        <w:tc>
          <w:tcPr>
            <w:tcW w:w="2160" w:type="dxa"/>
          </w:tcPr>
          <w:p w14:paraId="18ABDCF2" w14:textId="77777777" w:rsidR="00D86600" w:rsidRPr="007B3EE0" w:rsidRDefault="00D86600" w:rsidP="00177C5F">
            <w:pPr>
              <w:tabs>
                <w:tab w:val="left" w:pos="0"/>
                <w:tab w:val="left" w:pos="1080"/>
                <w:tab w:val="left" w:pos="4191"/>
              </w:tabs>
              <w:rPr>
                <w:sz w:val="26"/>
                <w:szCs w:val="26"/>
              </w:rPr>
            </w:pPr>
          </w:p>
        </w:tc>
      </w:tr>
      <w:tr w:rsidR="00D86600" w14:paraId="2D2713AA" w14:textId="77777777" w:rsidTr="00177C5F">
        <w:trPr>
          <w:trHeight w:val="332"/>
        </w:trPr>
        <w:tc>
          <w:tcPr>
            <w:tcW w:w="1943" w:type="dxa"/>
          </w:tcPr>
          <w:p w14:paraId="271EABA7" w14:textId="77777777" w:rsidR="00D86600" w:rsidRDefault="00D86600" w:rsidP="00177C5F">
            <w:pPr>
              <w:pStyle w:val="ListParagraph"/>
              <w:tabs>
                <w:tab w:val="left" w:pos="0"/>
                <w:tab w:val="left" w:pos="1080"/>
                <w:tab w:val="left" w:pos="4191"/>
              </w:tabs>
              <w:ind w:left="0"/>
              <w:rPr>
                <w:sz w:val="26"/>
                <w:szCs w:val="26"/>
              </w:rPr>
            </w:pPr>
            <w:r>
              <w:rPr>
                <w:sz w:val="26"/>
                <w:szCs w:val="26"/>
              </w:rPr>
              <w:lastRenderedPageBreak/>
              <w:t xml:space="preserve">Button </w:t>
            </w:r>
            <w:r w:rsidR="00177C5F">
              <w:rPr>
                <w:sz w:val="26"/>
                <w:szCs w:val="26"/>
              </w:rPr>
              <w:t>Thêm giá trị</w:t>
            </w:r>
          </w:p>
        </w:tc>
        <w:tc>
          <w:tcPr>
            <w:tcW w:w="4627" w:type="dxa"/>
          </w:tcPr>
          <w:p w14:paraId="5EABFCF5" w14:textId="77777777" w:rsidR="00D86600" w:rsidRPr="00FC40CE" w:rsidRDefault="00D86600" w:rsidP="00177C5F">
            <w:pPr>
              <w:pStyle w:val="ListParagraph"/>
              <w:numPr>
                <w:ilvl w:val="0"/>
                <w:numId w:val="131"/>
              </w:numPr>
              <w:tabs>
                <w:tab w:val="left" w:pos="0"/>
                <w:tab w:val="left" w:pos="1080"/>
                <w:tab w:val="left" w:pos="4191"/>
              </w:tabs>
              <w:ind w:left="289"/>
              <w:rPr>
                <w:sz w:val="26"/>
                <w:szCs w:val="26"/>
              </w:rPr>
            </w:pPr>
            <w:r>
              <w:rPr>
                <w:sz w:val="26"/>
                <w:szCs w:val="26"/>
              </w:rPr>
              <w:t xml:space="preserve">Dạng </w:t>
            </w:r>
            <w:r w:rsidRPr="00FC40CE">
              <w:rPr>
                <w:b/>
                <w:sz w:val="26"/>
                <w:szCs w:val="26"/>
              </w:rPr>
              <w:t>button</w:t>
            </w:r>
          </w:p>
        </w:tc>
        <w:tc>
          <w:tcPr>
            <w:tcW w:w="2160" w:type="dxa"/>
          </w:tcPr>
          <w:p w14:paraId="0714344D" w14:textId="44D1C3C3" w:rsidR="00D86600" w:rsidRPr="0088362C" w:rsidRDefault="0025120D" w:rsidP="00646D7F">
            <w:pPr>
              <w:pStyle w:val="ListParagraph"/>
              <w:tabs>
                <w:tab w:val="left" w:pos="0"/>
                <w:tab w:val="left" w:pos="1080"/>
                <w:tab w:val="left" w:pos="4191"/>
              </w:tabs>
              <w:ind w:left="0"/>
              <w:rPr>
                <w:sz w:val="26"/>
                <w:szCs w:val="26"/>
              </w:rPr>
            </w:pPr>
            <w:ins w:id="551" w:author="Michael Nguyen" w:date="2015-05-14T06:49:00Z">
              <w:r>
                <w:rPr>
                  <w:sz w:val="26"/>
                  <w:szCs w:val="26"/>
                </w:rPr>
                <w:t>Hệ thống hiển thị các trường thông tin cho phps thêm mới giá trị KRI</w:t>
              </w:r>
            </w:ins>
            <w:del w:id="552" w:author="Michael Nguyen" w:date="2015-05-14T06:49:00Z">
              <w:r w:rsidR="00177C5F" w:rsidDel="0025120D">
                <w:rPr>
                  <w:sz w:val="26"/>
                  <w:szCs w:val="26"/>
                </w:rPr>
                <w:delText>Dẫn đến màn hình</w:delText>
              </w:r>
            </w:del>
            <w:del w:id="553" w:author="Michael Nguyen" w:date="2015-05-14T06:48:00Z">
              <w:r w:rsidR="00177C5F" w:rsidDel="0025120D">
                <w:rPr>
                  <w:sz w:val="26"/>
                  <w:szCs w:val="26"/>
                </w:rPr>
                <w:delText xml:space="preserve"> “Tạo mới KRI”</w:delText>
              </w:r>
            </w:del>
          </w:p>
        </w:tc>
      </w:tr>
      <w:tr w:rsidR="00883C55" w14:paraId="280116B1" w14:textId="77777777" w:rsidTr="00177C5F">
        <w:trPr>
          <w:trHeight w:val="332"/>
        </w:trPr>
        <w:tc>
          <w:tcPr>
            <w:tcW w:w="1943" w:type="dxa"/>
          </w:tcPr>
          <w:p w14:paraId="4F2A223F" w14:textId="77777777" w:rsidR="00883C55" w:rsidRDefault="00883C55" w:rsidP="00543FE8">
            <w:pPr>
              <w:pStyle w:val="ListParagraph"/>
              <w:tabs>
                <w:tab w:val="left" w:pos="0"/>
                <w:tab w:val="left" w:pos="1080"/>
                <w:tab w:val="left" w:pos="4191"/>
              </w:tabs>
              <w:ind w:left="0"/>
              <w:rPr>
                <w:sz w:val="26"/>
                <w:szCs w:val="26"/>
              </w:rPr>
            </w:pPr>
            <w:r>
              <w:rPr>
                <w:sz w:val="26"/>
                <w:szCs w:val="26"/>
              </w:rPr>
              <w:t xml:space="preserve">Button Xuất ra Excel </w:t>
            </w:r>
          </w:p>
        </w:tc>
        <w:tc>
          <w:tcPr>
            <w:tcW w:w="4627" w:type="dxa"/>
          </w:tcPr>
          <w:p w14:paraId="1E709B4A" w14:textId="00AE5D7E" w:rsidR="00883C55" w:rsidRDefault="00883C55" w:rsidP="00646D7F">
            <w:pPr>
              <w:pStyle w:val="ListParagraph"/>
              <w:numPr>
                <w:ilvl w:val="0"/>
                <w:numId w:val="131"/>
              </w:numPr>
              <w:tabs>
                <w:tab w:val="left" w:pos="0"/>
                <w:tab w:val="left" w:pos="1080"/>
                <w:tab w:val="left" w:pos="4191"/>
              </w:tabs>
              <w:ind w:left="289"/>
              <w:rPr>
                <w:sz w:val="26"/>
                <w:szCs w:val="26"/>
              </w:rPr>
            </w:pPr>
            <w:r>
              <w:rPr>
                <w:sz w:val="26"/>
                <w:szCs w:val="26"/>
              </w:rPr>
              <w:t xml:space="preserve">Xuất </w:t>
            </w:r>
            <w:del w:id="554" w:author="Michael Nguyen" w:date="2015-05-14T06:49:00Z">
              <w:r w:rsidDel="001530E4">
                <w:rPr>
                  <w:sz w:val="26"/>
                  <w:szCs w:val="26"/>
                </w:rPr>
                <w:delText>báo cáo</w:delText>
              </w:r>
            </w:del>
            <w:ins w:id="555" w:author="Michael Nguyen" w:date="2015-05-14T06:49:00Z">
              <w:r w:rsidR="001530E4">
                <w:rPr>
                  <w:sz w:val="26"/>
                  <w:szCs w:val="26"/>
                </w:rPr>
                <w:t>grid Giá trị KRI</w:t>
              </w:r>
            </w:ins>
            <w:r>
              <w:rPr>
                <w:sz w:val="26"/>
                <w:szCs w:val="26"/>
              </w:rPr>
              <w:t xml:space="preserve"> ra Excel</w:t>
            </w:r>
          </w:p>
        </w:tc>
        <w:tc>
          <w:tcPr>
            <w:tcW w:w="2160" w:type="dxa"/>
          </w:tcPr>
          <w:p w14:paraId="61021589" w14:textId="77777777" w:rsidR="00883C55" w:rsidRPr="0088362C" w:rsidRDefault="00883C55" w:rsidP="00543FE8">
            <w:pPr>
              <w:pStyle w:val="ListParagraph"/>
              <w:tabs>
                <w:tab w:val="left" w:pos="0"/>
                <w:tab w:val="left" w:pos="1080"/>
                <w:tab w:val="left" w:pos="4191"/>
              </w:tabs>
              <w:ind w:left="0"/>
              <w:rPr>
                <w:sz w:val="26"/>
                <w:szCs w:val="26"/>
              </w:rPr>
            </w:pPr>
            <w:r>
              <w:rPr>
                <w:sz w:val="26"/>
                <w:szCs w:val="26"/>
              </w:rPr>
              <w:t>Ký hiệu giống như trong phần mềm v3.3</w:t>
            </w:r>
          </w:p>
        </w:tc>
      </w:tr>
      <w:tr w:rsidR="00883C55" w14:paraId="6315AAF2" w14:textId="77777777" w:rsidTr="00177C5F">
        <w:trPr>
          <w:trHeight w:val="332"/>
        </w:trPr>
        <w:tc>
          <w:tcPr>
            <w:tcW w:w="1943" w:type="dxa"/>
          </w:tcPr>
          <w:p w14:paraId="4CD049AF" w14:textId="77777777" w:rsidR="00883C55" w:rsidRDefault="00883C55" w:rsidP="00840D45">
            <w:pPr>
              <w:pStyle w:val="ListParagraph"/>
              <w:tabs>
                <w:tab w:val="left" w:pos="0"/>
                <w:tab w:val="left" w:pos="1080"/>
                <w:tab w:val="left" w:pos="4191"/>
              </w:tabs>
              <w:ind w:left="0"/>
              <w:rPr>
                <w:sz w:val="26"/>
                <w:szCs w:val="26"/>
              </w:rPr>
            </w:pPr>
            <w:r>
              <w:rPr>
                <w:sz w:val="26"/>
                <w:szCs w:val="26"/>
              </w:rPr>
              <w:t xml:space="preserve">Button </w:t>
            </w:r>
            <w:r w:rsidR="00840D45">
              <w:rPr>
                <w:sz w:val="26"/>
                <w:szCs w:val="26"/>
              </w:rPr>
              <w:t>In</w:t>
            </w:r>
          </w:p>
        </w:tc>
        <w:tc>
          <w:tcPr>
            <w:tcW w:w="4627" w:type="dxa"/>
          </w:tcPr>
          <w:p w14:paraId="6DA7A00E" w14:textId="77777777" w:rsidR="00883C55" w:rsidRDefault="00883C55" w:rsidP="00840D45">
            <w:pPr>
              <w:pStyle w:val="ListParagraph"/>
              <w:tabs>
                <w:tab w:val="left" w:pos="0"/>
                <w:tab w:val="left" w:pos="1080"/>
                <w:tab w:val="left" w:pos="4191"/>
              </w:tabs>
              <w:ind w:left="289"/>
              <w:rPr>
                <w:sz w:val="26"/>
                <w:szCs w:val="26"/>
              </w:rPr>
            </w:pPr>
          </w:p>
        </w:tc>
        <w:tc>
          <w:tcPr>
            <w:tcW w:w="2160" w:type="dxa"/>
          </w:tcPr>
          <w:p w14:paraId="52B41EFD" w14:textId="77777777" w:rsidR="00883C55" w:rsidRPr="0088362C" w:rsidRDefault="00883C55" w:rsidP="00543FE8">
            <w:pPr>
              <w:pStyle w:val="ListParagraph"/>
              <w:tabs>
                <w:tab w:val="left" w:pos="0"/>
                <w:tab w:val="left" w:pos="1080"/>
                <w:tab w:val="left" w:pos="4191"/>
              </w:tabs>
              <w:ind w:left="0"/>
              <w:rPr>
                <w:sz w:val="26"/>
                <w:szCs w:val="26"/>
              </w:rPr>
            </w:pPr>
            <w:r>
              <w:rPr>
                <w:sz w:val="26"/>
                <w:szCs w:val="26"/>
              </w:rPr>
              <w:t>Ký hiệu giống như trong phần mềm v3.3</w:t>
            </w:r>
          </w:p>
        </w:tc>
      </w:tr>
      <w:tr w:rsidR="00883C55" w14:paraId="3E5D9A5A" w14:textId="77777777" w:rsidTr="00177C5F">
        <w:trPr>
          <w:trHeight w:val="332"/>
        </w:trPr>
        <w:tc>
          <w:tcPr>
            <w:tcW w:w="1943" w:type="dxa"/>
          </w:tcPr>
          <w:p w14:paraId="514BFA5A" w14:textId="77777777" w:rsidR="00883C55" w:rsidRPr="00840D45" w:rsidRDefault="00883C55" w:rsidP="00177C5F">
            <w:pPr>
              <w:pStyle w:val="ListParagraph"/>
              <w:tabs>
                <w:tab w:val="left" w:pos="0"/>
                <w:tab w:val="left" w:pos="1080"/>
                <w:tab w:val="left" w:pos="4191"/>
              </w:tabs>
              <w:ind w:left="0"/>
              <w:rPr>
                <w:sz w:val="26"/>
                <w:szCs w:val="26"/>
                <w:highlight w:val="yellow"/>
              </w:rPr>
            </w:pPr>
            <w:r w:rsidRPr="00840D45">
              <w:rPr>
                <w:sz w:val="26"/>
                <w:szCs w:val="26"/>
                <w:highlight w:val="yellow"/>
              </w:rPr>
              <w:t>Thời gian cập nhật</w:t>
            </w:r>
          </w:p>
        </w:tc>
        <w:tc>
          <w:tcPr>
            <w:tcW w:w="4627" w:type="dxa"/>
          </w:tcPr>
          <w:p w14:paraId="6AD032DF" w14:textId="77777777" w:rsidR="00883C55" w:rsidRPr="00840D45" w:rsidRDefault="00840D45" w:rsidP="00177C5F">
            <w:pPr>
              <w:pStyle w:val="ListParagraph"/>
              <w:numPr>
                <w:ilvl w:val="0"/>
                <w:numId w:val="131"/>
              </w:numPr>
              <w:tabs>
                <w:tab w:val="left" w:pos="0"/>
                <w:tab w:val="left" w:pos="1080"/>
                <w:tab w:val="left" w:pos="4191"/>
              </w:tabs>
              <w:ind w:left="289"/>
              <w:rPr>
                <w:sz w:val="26"/>
                <w:szCs w:val="26"/>
                <w:highlight w:val="yellow"/>
              </w:rPr>
            </w:pPr>
            <w:r w:rsidRPr="00840D45">
              <w:rPr>
                <w:sz w:val="26"/>
                <w:szCs w:val="26"/>
                <w:highlight w:val="yellow"/>
              </w:rPr>
              <w:t>Hiển thị thời gian thực tế người dùng nhập giá trị KRI</w:t>
            </w:r>
          </w:p>
        </w:tc>
        <w:tc>
          <w:tcPr>
            <w:tcW w:w="2160" w:type="dxa"/>
          </w:tcPr>
          <w:p w14:paraId="503C8F98" w14:textId="77777777" w:rsidR="00883C55" w:rsidRDefault="00883C55" w:rsidP="00177C5F">
            <w:pPr>
              <w:pStyle w:val="ListParagraph"/>
              <w:tabs>
                <w:tab w:val="left" w:pos="0"/>
                <w:tab w:val="left" w:pos="1080"/>
                <w:tab w:val="left" w:pos="4191"/>
              </w:tabs>
              <w:ind w:left="0"/>
              <w:rPr>
                <w:sz w:val="26"/>
                <w:szCs w:val="26"/>
              </w:rPr>
            </w:pPr>
          </w:p>
        </w:tc>
      </w:tr>
      <w:tr w:rsidR="00883C55" w14:paraId="0578FF1C" w14:textId="77777777" w:rsidTr="00177C5F">
        <w:trPr>
          <w:trHeight w:val="332"/>
        </w:trPr>
        <w:tc>
          <w:tcPr>
            <w:tcW w:w="1943" w:type="dxa"/>
          </w:tcPr>
          <w:p w14:paraId="27F74A42" w14:textId="77777777" w:rsidR="00883C55" w:rsidRDefault="00883C55" w:rsidP="00177C5F">
            <w:pPr>
              <w:pStyle w:val="ListParagraph"/>
              <w:tabs>
                <w:tab w:val="left" w:pos="0"/>
                <w:tab w:val="left" w:pos="1080"/>
                <w:tab w:val="left" w:pos="4191"/>
              </w:tabs>
              <w:ind w:left="0"/>
              <w:rPr>
                <w:sz w:val="26"/>
                <w:szCs w:val="26"/>
              </w:rPr>
            </w:pPr>
            <w:r>
              <w:rPr>
                <w:sz w:val="26"/>
                <w:szCs w:val="26"/>
              </w:rPr>
              <w:t>User nhập</w:t>
            </w:r>
          </w:p>
        </w:tc>
        <w:tc>
          <w:tcPr>
            <w:tcW w:w="4627" w:type="dxa"/>
          </w:tcPr>
          <w:p w14:paraId="54E89E77" w14:textId="77777777" w:rsidR="00883C55" w:rsidRDefault="00883C55" w:rsidP="00177C5F">
            <w:pPr>
              <w:pStyle w:val="ListParagraph"/>
              <w:numPr>
                <w:ilvl w:val="0"/>
                <w:numId w:val="131"/>
              </w:numPr>
              <w:tabs>
                <w:tab w:val="left" w:pos="0"/>
                <w:tab w:val="left" w:pos="1080"/>
                <w:tab w:val="left" w:pos="4191"/>
              </w:tabs>
              <w:ind w:left="289"/>
              <w:rPr>
                <w:sz w:val="26"/>
                <w:szCs w:val="26"/>
              </w:rPr>
            </w:pPr>
            <w:r>
              <w:rPr>
                <w:sz w:val="26"/>
                <w:szCs w:val="26"/>
              </w:rPr>
              <w:t>Text box</w:t>
            </w:r>
          </w:p>
          <w:p w14:paraId="7B1428EC" w14:textId="77777777" w:rsidR="00883C55" w:rsidRDefault="00883C55" w:rsidP="00177C5F">
            <w:pPr>
              <w:pStyle w:val="ListParagraph"/>
              <w:numPr>
                <w:ilvl w:val="0"/>
                <w:numId w:val="131"/>
              </w:numPr>
              <w:tabs>
                <w:tab w:val="left" w:pos="0"/>
                <w:tab w:val="left" w:pos="1080"/>
                <w:tab w:val="left" w:pos="4191"/>
              </w:tabs>
              <w:ind w:left="289"/>
              <w:rPr>
                <w:sz w:val="26"/>
                <w:szCs w:val="26"/>
              </w:rPr>
            </w:pPr>
            <w:r>
              <w:rPr>
                <w:sz w:val="26"/>
                <w:szCs w:val="26"/>
              </w:rPr>
              <w:t>Người dùng tự nhập dữ liệu vào</w:t>
            </w:r>
          </w:p>
        </w:tc>
        <w:tc>
          <w:tcPr>
            <w:tcW w:w="2160" w:type="dxa"/>
          </w:tcPr>
          <w:p w14:paraId="4F72E2F0" w14:textId="77777777" w:rsidR="00883C55" w:rsidRDefault="00883C55" w:rsidP="00177C5F">
            <w:pPr>
              <w:pStyle w:val="ListParagraph"/>
              <w:tabs>
                <w:tab w:val="left" w:pos="0"/>
                <w:tab w:val="left" w:pos="1080"/>
                <w:tab w:val="left" w:pos="4191"/>
              </w:tabs>
              <w:ind w:left="0"/>
              <w:rPr>
                <w:sz w:val="26"/>
                <w:szCs w:val="26"/>
              </w:rPr>
            </w:pPr>
          </w:p>
        </w:tc>
      </w:tr>
      <w:tr w:rsidR="00BF31AB" w14:paraId="0BB6B96A" w14:textId="77777777" w:rsidTr="00177C5F">
        <w:trPr>
          <w:trHeight w:val="332"/>
        </w:trPr>
        <w:tc>
          <w:tcPr>
            <w:tcW w:w="1943" w:type="dxa"/>
          </w:tcPr>
          <w:p w14:paraId="0DDF9A8F" w14:textId="77777777" w:rsidR="00BF31AB" w:rsidRDefault="00BF31AB" w:rsidP="00177C5F">
            <w:pPr>
              <w:pStyle w:val="ListParagraph"/>
              <w:tabs>
                <w:tab w:val="left" w:pos="0"/>
                <w:tab w:val="left" w:pos="1080"/>
                <w:tab w:val="left" w:pos="4191"/>
              </w:tabs>
              <w:ind w:left="0"/>
              <w:rPr>
                <w:sz w:val="26"/>
                <w:szCs w:val="26"/>
              </w:rPr>
            </w:pPr>
            <w:r>
              <w:rPr>
                <w:sz w:val="26"/>
                <w:szCs w:val="26"/>
              </w:rPr>
              <w:t>Ngày giá trị KRI</w:t>
            </w:r>
          </w:p>
        </w:tc>
        <w:tc>
          <w:tcPr>
            <w:tcW w:w="4627" w:type="dxa"/>
          </w:tcPr>
          <w:p w14:paraId="56391B11" w14:textId="77777777" w:rsidR="00BF31AB" w:rsidRDefault="00BF31AB" w:rsidP="00177C5F">
            <w:pPr>
              <w:pStyle w:val="ListParagraph"/>
              <w:numPr>
                <w:ilvl w:val="0"/>
                <w:numId w:val="131"/>
              </w:numPr>
              <w:tabs>
                <w:tab w:val="left" w:pos="0"/>
                <w:tab w:val="left" w:pos="1080"/>
                <w:tab w:val="left" w:pos="4191"/>
              </w:tabs>
              <w:ind w:left="289"/>
              <w:rPr>
                <w:sz w:val="26"/>
                <w:szCs w:val="26"/>
              </w:rPr>
            </w:pPr>
            <w:r>
              <w:rPr>
                <w:sz w:val="26"/>
                <w:szCs w:val="26"/>
              </w:rPr>
              <w:t>Dạng calendar</w:t>
            </w:r>
          </w:p>
          <w:p w14:paraId="67D04113" w14:textId="77777777" w:rsidR="00BF31AB" w:rsidRDefault="00BF31AB" w:rsidP="00177C5F">
            <w:pPr>
              <w:pStyle w:val="ListParagraph"/>
              <w:numPr>
                <w:ilvl w:val="0"/>
                <w:numId w:val="131"/>
              </w:numPr>
              <w:tabs>
                <w:tab w:val="left" w:pos="0"/>
                <w:tab w:val="left" w:pos="1080"/>
                <w:tab w:val="left" w:pos="4191"/>
              </w:tabs>
              <w:ind w:left="289"/>
              <w:rPr>
                <w:sz w:val="26"/>
                <w:szCs w:val="26"/>
              </w:rPr>
            </w:pPr>
            <w:r>
              <w:rPr>
                <w:sz w:val="26"/>
                <w:szCs w:val="26"/>
              </w:rPr>
              <w:t>Người dùng tự chọn</w:t>
            </w:r>
          </w:p>
        </w:tc>
        <w:tc>
          <w:tcPr>
            <w:tcW w:w="2160" w:type="dxa"/>
          </w:tcPr>
          <w:p w14:paraId="3B5D774E" w14:textId="77777777" w:rsidR="00BF31AB" w:rsidRDefault="00BF31AB" w:rsidP="00177C5F">
            <w:pPr>
              <w:pStyle w:val="ListParagraph"/>
              <w:tabs>
                <w:tab w:val="left" w:pos="0"/>
                <w:tab w:val="left" w:pos="1080"/>
                <w:tab w:val="left" w:pos="4191"/>
              </w:tabs>
              <w:ind w:left="0"/>
              <w:rPr>
                <w:sz w:val="26"/>
                <w:szCs w:val="26"/>
              </w:rPr>
            </w:pPr>
          </w:p>
        </w:tc>
      </w:tr>
      <w:tr w:rsidR="00883C55" w14:paraId="793C8380" w14:textId="77777777" w:rsidTr="00177C5F">
        <w:trPr>
          <w:trHeight w:val="332"/>
        </w:trPr>
        <w:tc>
          <w:tcPr>
            <w:tcW w:w="1943" w:type="dxa"/>
          </w:tcPr>
          <w:p w14:paraId="7BF3D552" w14:textId="77777777" w:rsidR="00883C55" w:rsidRDefault="00B51768" w:rsidP="00177C5F">
            <w:pPr>
              <w:pStyle w:val="ListParagraph"/>
              <w:tabs>
                <w:tab w:val="left" w:pos="0"/>
                <w:tab w:val="left" w:pos="1080"/>
                <w:tab w:val="left" w:pos="4191"/>
              </w:tabs>
              <w:ind w:left="0"/>
              <w:rPr>
                <w:sz w:val="26"/>
                <w:szCs w:val="26"/>
              </w:rPr>
            </w:pPr>
            <w:r>
              <w:rPr>
                <w:sz w:val="26"/>
                <w:szCs w:val="26"/>
              </w:rPr>
              <w:t>Giá trị</w:t>
            </w:r>
            <w:r w:rsidR="00883C55">
              <w:rPr>
                <w:sz w:val="26"/>
                <w:szCs w:val="26"/>
              </w:rPr>
              <w:t xml:space="preserve"> KRI</w:t>
            </w:r>
          </w:p>
        </w:tc>
        <w:tc>
          <w:tcPr>
            <w:tcW w:w="4627" w:type="dxa"/>
          </w:tcPr>
          <w:p w14:paraId="544BA55F" w14:textId="77777777" w:rsidR="00B51768" w:rsidRDefault="00B51768" w:rsidP="00B51768">
            <w:pPr>
              <w:pStyle w:val="ListParagraph"/>
              <w:numPr>
                <w:ilvl w:val="0"/>
                <w:numId w:val="131"/>
              </w:numPr>
              <w:tabs>
                <w:tab w:val="left" w:pos="0"/>
                <w:tab w:val="left" w:pos="1080"/>
                <w:tab w:val="left" w:pos="4191"/>
              </w:tabs>
              <w:ind w:left="289"/>
              <w:rPr>
                <w:sz w:val="26"/>
                <w:szCs w:val="26"/>
              </w:rPr>
            </w:pPr>
            <w:r>
              <w:rPr>
                <w:sz w:val="26"/>
                <w:szCs w:val="26"/>
              </w:rPr>
              <w:t>Text box</w:t>
            </w:r>
          </w:p>
          <w:p w14:paraId="75140DA4" w14:textId="77777777" w:rsidR="00883C55" w:rsidRDefault="00B51768" w:rsidP="00B51768">
            <w:pPr>
              <w:pStyle w:val="ListParagraph"/>
              <w:numPr>
                <w:ilvl w:val="0"/>
                <w:numId w:val="131"/>
              </w:numPr>
              <w:tabs>
                <w:tab w:val="left" w:pos="0"/>
                <w:tab w:val="left" w:pos="1080"/>
                <w:tab w:val="left" w:pos="4191"/>
              </w:tabs>
              <w:ind w:left="289"/>
              <w:rPr>
                <w:sz w:val="26"/>
                <w:szCs w:val="26"/>
              </w:rPr>
            </w:pPr>
            <w:r>
              <w:rPr>
                <w:sz w:val="26"/>
                <w:szCs w:val="26"/>
              </w:rPr>
              <w:t>Người dùng tự nhập dữ liệu vào</w:t>
            </w:r>
          </w:p>
        </w:tc>
        <w:tc>
          <w:tcPr>
            <w:tcW w:w="2160" w:type="dxa"/>
          </w:tcPr>
          <w:p w14:paraId="1D5C4E82" w14:textId="77777777" w:rsidR="00883C55" w:rsidRDefault="008D1994" w:rsidP="00177C5F">
            <w:pPr>
              <w:pStyle w:val="ListParagraph"/>
              <w:tabs>
                <w:tab w:val="left" w:pos="0"/>
                <w:tab w:val="left" w:pos="1080"/>
                <w:tab w:val="left" w:pos="4191"/>
              </w:tabs>
              <w:ind w:left="0"/>
              <w:rPr>
                <w:sz w:val="26"/>
                <w:szCs w:val="26"/>
              </w:rPr>
            </w:pPr>
            <w:commentRangeStart w:id="556"/>
            <w:r w:rsidRPr="008D1994">
              <w:rPr>
                <w:sz w:val="26"/>
                <w:szCs w:val="26"/>
                <w:highlight w:val="yellow"/>
              </w:rPr>
              <w:t>Tự động so sánh với 4 ngưỡng rồi đưa ra màu cảnh báo ở bảng dữ liệu phía trên</w:t>
            </w:r>
            <w:commentRangeEnd w:id="556"/>
            <w:r w:rsidR="001530E4">
              <w:rPr>
                <w:rStyle w:val="CommentReference"/>
              </w:rPr>
              <w:commentReference w:id="556"/>
            </w:r>
          </w:p>
        </w:tc>
      </w:tr>
      <w:tr w:rsidR="00BF31AB" w14:paraId="7263718C" w14:textId="77777777" w:rsidTr="00177C5F">
        <w:trPr>
          <w:trHeight w:val="332"/>
        </w:trPr>
        <w:tc>
          <w:tcPr>
            <w:tcW w:w="1943" w:type="dxa"/>
          </w:tcPr>
          <w:p w14:paraId="218DC122" w14:textId="77777777" w:rsidR="00BF31AB" w:rsidRDefault="00BF31AB" w:rsidP="00177C5F">
            <w:pPr>
              <w:pStyle w:val="ListParagraph"/>
              <w:tabs>
                <w:tab w:val="left" w:pos="0"/>
                <w:tab w:val="left" w:pos="1080"/>
                <w:tab w:val="left" w:pos="4191"/>
              </w:tabs>
              <w:ind w:left="0"/>
              <w:rPr>
                <w:sz w:val="26"/>
                <w:szCs w:val="26"/>
              </w:rPr>
            </w:pPr>
            <w:r>
              <w:rPr>
                <w:sz w:val="26"/>
                <w:szCs w:val="26"/>
              </w:rPr>
              <w:t>Ghi chú</w:t>
            </w:r>
          </w:p>
        </w:tc>
        <w:tc>
          <w:tcPr>
            <w:tcW w:w="4627" w:type="dxa"/>
          </w:tcPr>
          <w:p w14:paraId="5637041A" w14:textId="77777777" w:rsidR="00BF31AB" w:rsidRDefault="00BF31AB" w:rsidP="00177C5F">
            <w:pPr>
              <w:pStyle w:val="ListParagraph"/>
              <w:numPr>
                <w:ilvl w:val="0"/>
                <w:numId w:val="131"/>
              </w:numPr>
              <w:tabs>
                <w:tab w:val="left" w:pos="0"/>
                <w:tab w:val="left" w:pos="1080"/>
                <w:tab w:val="left" w:pos="4191"/>
              </w:tabs>
              <w:ind w:left="289"/>
              <w:rPr>
                <w:sz w:val="26"/>
                <w:szCs w:val="26"/>
              </w:rPr>
            </w:pPr>
            <w:r>
              <w:rPr>
                <w:sz w:val="26"/>
                <w:szCs w:val="26"/>
              </w:rPr>
              <w:t>Text area</w:t>
            </w:r>
          </w:p>
          <w:p w14:paraId="17A52F9E" w14:textId="77777777" w:rsidR="00BF31AB" w:rsidRDefault="00BF31AB" w:rsidP="00177C5F">
            <w:pPr>
              <w:pStyle w:val="ListParagraph"/>
              <w:numPr>
                <w:ilvl w:val="0"/>
                <w:numId w:val="131"/>
              </w:numPr>
              <w:tabs>
                <w:tab w:val="left" w:pos="0"/>
                <w:tab w:val="left" w:pos="1080"/>
                <w:tab w:val="left" w:pos="4191"/>
              </w:tabs>
              <w:ind w:left="289"/>
              <w:rPr>
                <w:sz w:val="26"/>
                <w:szCs w:val="26"/>
              </w:rPr>
            </w:pPr>
            <w:r>
              <w:rPr>
                <w:sz w:val="26"/>
                <w:szCs w:val="26"/>
              </w:rPr>
              <w:t>Người dùng tự nhập vào (có thể nhập nhiều dòng)</w:t>
            </w:r>
          </w:p>
        </w:tc>
        <w:tc>
          <w:tcPr>
            <w:tcW w:w="2160" w:type="dxa"/>
          </w:tcPr>
          <w:p w14:paraId="37206F87" w14:textId="77777777" w:rsidR="00BF31AB" w:rsidRDefault="00BF31AB" w:rsidP="00177C5F">
            <w:pPr>
              <w:pStyle w:val="ListParagraph"/>
              <w:tabs>
                <w:tab w:val="left" w:pos="0"/>
                <w:tab w:val="left" w:pos="1080"/>
                <w:tab w:val="left" w:pos="4191"/>
              </w:tabs>
              <w:ind w:left="0"/>
              <w:rPr>
                <w:sz w:val="26"/>
                <w:szCs w:val="26"/>
              </w:rPr>
            </w:pPr>
          </w:p>
        </w:tc>
      </w:tr>
      <w:tr w:rsidR="00883C55" w:rsidDel="001530E4" w14:paraId="64DDDC91" w14:textId="264170C6" w:rsidTr="00177C5F">
        <w:trPr>
          <w:trHeight w:val="332"/>
          <w:del w:id="557" w:author="Michael Nguyen" w:date="2015-05-14T06:52:00Z"/>
        </w:trPr>
        <w:tc>
          <w:tcPr>
            <w:tcW w:w="1943" w:type="dxa"/>
          </w:tcPr>
          <w:p w14:paraId="6C07EA17" w14:textId="0A9C9D16" w:rsidR="00883C55" w:rsidDel="001530E4" w:rsidRDefault="00B51768" w:rsidP="00177C5F">
            <w:pPr>
              <w:pStyle w:val="ListParagraph"/>
              <w:tabs>
                <w:tab w:val="left" w:pos="0"/>
                <w:tab w:val="left" w:pos="1080"/>
                <w:tab w:val="left" w:pos="4191"/>
              </w:tabs>
              <w:ind w:left="0"/>
              <w:rPr>
                <w:del w:id="558" w:author="Michael Nguyen" w:date="2015-05-14T06:52:00Z"/>
                <w:sz w:val="26"/>
                <w:szCs w:val="26"/>
              </w:rPr>
            </w:pPr>
            <w:del w:id="559" w:author="Michael Nguyen" w:date="2015-05-14T06:52:00Z">
              <w:r w:rsidDel="001530E4">
                <w:rPr>
                  <w:sz w:val="26"/>
                  <w:szCs w:val="26"/>
                </w:rPr>
                <w:delText>Button Thêm giá trị</w:delText>
              </w:r>
            </w:del>
          </w:p>
        </w:tc>
        <w:tc>
          <w:tcPr>
            <w:tcW w:w="4627" w:type="dxa"/>
          </w:tcPr>
          <w:p w14:paraId="06AC534B" w14:textId="6FA50346" w:rsidR="00883C55" w:rsidDel="001530E4" w:rsidRDefault="00B51768" w:rsidP="00177C5F">
            <w:pPr>
              <w:pStyle w:val="ListParagraph"/>
              <w:numPr>
                <w:ilvl w:val="0"/>
                <w:numId w:val="131"/>
              </w:numPr>
              <w:tabs>
                <w:tab w:val="left" w:pos="0"/>
                <w:tab w:val="left" w:pos="1080"/>
                <w:tab w:val="left" w:pos="4191"/>
              </w:tabs>
              <w:ind w:left="289"/>
              <w:rPr>
                <w:del w:id="560" w:author="Michael Nguyen" w:date="2015-05-14T06:52:00Z"/>
                <w:sz w:val="26"/>
                <w:szCs w:val="26"/>
              </w:rPr>
            </w:pPr>
            <w:del w:id="561" w:author="Michael Nguyen" w:date="2015-05-14T06:52:00Z">
              <w:r w:rsidDel="001530E4">
                <w:rPr>
                  <w:sz w:val="26"/>
                  <w:szCs w:val="26"/>
                </w:rPr>
                <w:delText>Add dữ liệu lên bảng giá trị ở trên và trên màn hình Danh sách KRIs</w:delText>
              </w:r>
            </w:del>
          </w:p>
        </w:tc>
        <w:tc>
          <w:tcPr>
            <w:tcW w:w="2160" w:type="dxa"/>
          </w:tcPr>
          <w:p w14:paraId="1C041D1F" w14:textId="287B88F2" w:rsidR="00883C55" w:rsidDel="001530E4" w:rsidRDefault="00883C55" w:rsidP="00177C5F">
            <w:pPr>
              <w:pStyle w:val="ListParagraph"/>
              <w:tabs>
                <w:tab w:val="left" w:pos="0"/>
                <w:tab w:val="left" w:pos="1080"/>
                <w:tab w:val="left" w:pos="4191"/>
              </w:tabs>
              <w:ind w:left="0"/>
              <w:rPr>
                <w:del w:id="562" w:author="Michael Nguyen" w:date="2015-05-14T06:52:00Z"/>
                <w:sz w:val="26"/>
                <w:szCs w:val="26"/>
              </w:rPr>
            </w:pPr>
          </w:p>
        </w:tc>
      </w:tr>
      <w:tr w:rsidR="00840D45" w14:paraId="1872B470" w14:textId="77777777" w:rsidTr="00177C5F">
        <w:trPr>
          <w:trHeight w:val="332"/>
        </w:trPr>
        <w:tc>
          <w:tcPr>
            <w:tcW w:w="1943" w:type="dxa"/>
          </w:tcPr>
          <w:p w14:paraId="2E638A42" w14:textId="77777777" w:rsidR="00840D45" w:rsidRDefault="00840D45" w:rsidP="00840D45">
            <w:pPr>
              <w:pStyle w:val="ListParagraph"/>
              <w:tabs>
                <w:tab w:val="left" w:pos="0"/>
                <w:tab w:val="left" w:pos="1080"/>
                <w:tab w:val="left" w:pos="4191"/>
              </w:tabs>
              <w:ind w:left="0"/>
              <w:rPr>
                <w:sz w:val="26"/>
                <w:szCs w:val="26"/>
              </w:rPr>
            </w:pPr>
            <w:r>
              <w:rPr>
                <w:sz w:val="26"/>
                <w:szCs w:val="26"/>
              </w:rPr>
              <w:t>Cột sửa</w:t>
            </w:r>
          </w:p>
        </w:tc>
        <w:tc>
          <w:tcPr>
            <w:tcW w:w="4627" w:type="dxa"/>
          </w:tcPr>
          <w:p w14:paraId="3BBBC8D0" w14:textId="77777777" w:rsidR="00840D45" w:rsidRDefault="00840D45" w:rsidP="00177C5F">
            <w:pPr>
              <w:pStyle w:val="ListParagraph"/>
              <w:numPr>
                <w:ilvl w:val="0"/>
                <w:numId w:val="131"/>
              </w:numPr>
              <w:tabs>
                <w:tab w:val="left" w:pos="0"/>
                <w:tab w:val="left" w:pos="1080"/>
                <w:tab w:val="left" w:pos="4191"/>
              </w:tabs>
              <w:ind w:left="289"/>
              <w:rPr>
                <w:sz w:val="26"/>
                <w:szCs w:val="26"/>
              </w:rPr>
            </w:pPr>
            <w:r>
              <w:rPr>
                <w:sz w:val="26"/>
                <w:szCs w:val="26"/>
              </w:rPr>
              <w:t>Có ký hiệu để sửa giá trị KRI</w:t>
            </w:r>
          </w:p>
          <w:p w14:paraId="2E13AE4D" w14:textId="77777777" w:rsidR="00840D45" w:rsidRPr="00840D45" w:rsidRDefault="00840D45" w:rsidP="00840D45">
            <w:pPr>
              <w:pStyle w:val="ListParagraph"/>
              <w:numPr>
                <w:ilvl w:val="0"/>
                <w:numId w:val="131"/>
              </w:numPr>
              <w:tabs>
                <w:tab w:val="left" w:pos="0"/>
                <w:tab w:val="left" w:pos="1080"/>
                <w:tab w:val="left" w:pos="4191"/>
              </w:tabs>
              <w:ind w:left="289"/>
              <w:rPr>
                <w:sz w:val="26"/>
                <w:szCs w:val="26"/>
              </w:rPr>
            </w:pPr>
            <w:r w:rsidRPr="00840D45">
              <w:rPr>
                <w:sz w:val="26"/>
                <w:szCs w:val="26"/>
                <w:highlight w:val="yellow"/>
              </w:rPr>
              <w:t>Khi người dùng ấn vào sẽ tự động chuyển xuống phần nhập giá trị KRI ở dưới, có sẵn dữ liệu đã điền.</w:t>
            </w:r>
          </w:p>
        </w:tc>
        <w:tc>
          <w:tcPr>
            <w:tcW w:w="2160" w:type="dxa"/>
          </w:tcPr>
          <w:p w14:paraId="4412988A" w14:textId="77777777" w:rsidR="00840D45" w:rsidRDefault="00840D45" w:rsidP="00177C5F">
            <w:pPr>
              <w:pStyle w:val="ListParagraph"/>
              <w:tabs>
                <w:tab w:val="left" w:pos="0"/>
                <w:tab w:val="left" w:pos="1080"/>
                <w:tab w:val="left" w:pos="4191"/>
              </w:tabs>
              <w:ind w:left="0"/>
              <w:rPr>
                <w:sz w:val="26"/>
                <w:szCs w:val="26"/>
              </w:rPr>
            </w:pPr>
          </w:p>
        </w:tc>
      </w:tr>
      <w:tr w:rsidR="00840D45" w14:paraId="181EA929" w14:textId="77777777" w:rsidTr="00177C5F">
        <w:trPr>
          <w:trHeight w:val="332"/>
        </w:trPr>
        <w:tc>
          <w:tcPr>
            <w:tcW w:w="1943" w:type="dxa"/>
          </w:tcPr>
          <w:p w14:paraId="0380D90D" w14:textId="77777777" w:rsidR="00840D45" w:rsidRDefault="00840D45" w:rsidP="00177C5F">
            <w:pPr>
              <w:pStyle w:val="ListParagraph"/>
              <w:tabs>
                <w:tab w:val="left" w:pos="0"/>
                <w:tab w:val="left" w:pos="1080"/>
                <w:tab w:val="left" w:pos="4191"/>
              </w:tabs>
              <w:ind w:left="0"/>
              <w:rPr>
                <w:sz w:val="26"/>
                <w:szCs w:val="26"/>
              </w:rPr>
            </w:pPr>
            <w:r>
              <w:rPr>
                <w:sz w:val="26"/>
                <w:szCs w:val="26"/>
              </w:rPr>
              <w:t>Cột xóa</w:t>
            </w:r>
          </w:p>
        </w:tc>
        <w:tc>
          <w:tcPr>
            <w:tcW w:w="4627" w:type="dxa"/>
          </w:tcPr>
          <w:p w14:paraId="01136938" w14:textId="77777777" w:rsidR="00840D45" w:rsidRPr="00840D45" w:rsidRDefault="00840D45" w:rsidP="00840D45">
            <w:pPr>
              <w:pStyle w:val="ListParagraph"/>
              <w:numPr>
                <w:ilvl w:val="0"/>
                <w:numId w:val="131"/>
              </w:numPr>
              <w:tabs>
                <w:tab w:val="left" w:pos="0"/>
                <w:tab w:val="left" w:pos="1080"/>
                <w:tab w:val="left" w:pos="4191"/>
              </w:tabs>
              <w:ind w:left="289"/>
              <w:rPr>
                <w:sz w:val="26"/>
                <w:szCs w:val="26"/>
              </w:rPr>
            </w:pPr>
            <w:r>
              <w:rPr>
                <w:sz w:val="26"/>
                <w:szCs w:val="26"/>
              </w:rPr>
              <w:t>Có ký hiệu để xóa giá trị KRI</w:t>
            </w:r>
          </w:p>
        </w:tc>
        <w:tc>
          <w:tcPr>
            <w:tcW w:w="2160" w:type="dxa"/>
          </w:tcPr>
          <w:p w14:paraId="60B8443C" w14:textId="77777777" w:rsidR="00840D45" w:rsidRDefault="00840D45" w:rsidP="00177C5F">
            <w:pPr>
              <w:pStyle w:val="ListParagraph"/>
              <w:tabs>
                <w:tab w:val="left" w:pos="0"/>
                <w:tab w:val="left" w:pos="1080"/>
                <w:tab w:val="left" w:pos="4191"/>
              </w:tabs>
              <w:ind w:left="0"/>
              <w:rPr>
                <w:sz w:val="26"/>
                <w:szCs w:val="26"/>
              </w:rPr>
            </w:pPr>
          </w:p>
        </w:tc>
      </w:tr>
    </w:tbl>
    <w:p w14:paraId="6B4C5665" w14:textId="77777777" w:rsidR="00D86600" w:rsidRDefault="00D86600" w:rsidP="00BF10D5">
      <w:pPr>
        <w:pStyle w:val="ListParagraph"/>
        <w:tabs>
          <w:tab w:val="left" w:pos="1080"/>
          <w:tab w:val="left" w:pos="4191"/>
        </w:tabs>
        <w:rPr>
          <w:sz w:val="26"/>
          <w:szCs w:val="26"/>
        </w:rPr>
      </w:pPr>
    </w:p>
    <w:p w14:paraId="6A9B4BFD" w14:textId="77777777" w:rsidR="00840D45" w:rsidRDefault="00840D45" w:rsidP="00BF10D5">
      <w:pPr>
        <w:pStyle w:val="ListParagraph"/>
        <w:tabs>
          <w:tab w:val="left" w:pos="1080"/>
          <w:tab w:val="left" w:pos="4191"/>
        </w:tabs>
        <w:rPr>
          <w:sz w:val="26"/>
          <w:szCs w:val="26"/>
        </w:rPr>
      </w:pPr>
    </w:p>
    <w:p w14:paraId="62BF06F2" w14:textId="77777777" w:rsidR="00840D45" w:rsidRDefault="00840D45" w:rsidP="00BF10D5">
      <w:pPr>
        <w:pStyle w:val="ListParagraph"/>
        <w:tabs>
          <w:tab w:val="left" w:pos="1080"/>
          <w:tab w:val="left" w:pos="4191"/>
        </w:tabs>
        <w:rPr>
          <w:sz w:val="26"/>
          <w:szCs w:val="26"/>
        </w:rPr>
      </w:pPr>
    </w:p>
    <w:p w14:paraId="557A4A2E" w14:textId="77777777" w:rsidR="00840D45" w:rsidRDefault="00840D45" w:rsidP="00BF10D5">
      <w:pPr>
        <w:pStyle w:val="ListParagraph"/>
        <w:tabs>
          <w:tab w:val="left" w:pos="1080"/>
          <w:tab w:val="left" w:pos="4191"/>
        </w:tabs>
        <w:rPr>
          <w:sz w:val="26"/>
          <w:szCs w:val="26"/>
        </w:rPr>
      </w:pPr>
    </w:p>
    <w:p w14:paraId="4F7C9F80" w14:textId="77777777" w:rsidR="00840D45" w:rsidRPr="00B9502D" w:rsidRDefault="00840D45" w:rsidP="00BF10D5">
      <w:pPr>
        <w:pStyle w:val="ListParagraph"/>
        <w:tabs>
          <w:tab w:val="left" w:pos="1080"/>
          <w:tab w:val="left" w:pos="4191"/>
        </w:tabs>
        <w:rPr>
          <w:sz w:val="26"/>
          <w:szCs w:val="26"/>
        </w:rPr>
      </w:pPr>
    </w:p>
    <w:p w14:paraId="7AFFD4B4" w14:textId="20D37D81" w:rsidR="00271846" w:rsidDel="00971CF9" w:rsidRDefault="00271846" w:rsidP="006C05DE">
      <w:pPr>
        <w:pStyle w:val="ListParagraph"/>
        <w:numPr>
          <w:ilvl w:val="2"/>
          <w:numId w:val="19"/>
        </w:numPr>
        <w:tabs>
          <w:tab w:val="left" w:pos="4191"/>
        </w:tabs>
        <w:spacing w:line="360" w:lineRule="auto"/>
        <w:rPr>
          <w:b/>
          <w:sz w:val="26"/>
          <w:szCs w:val="26"/>
        </w:rPr>
      </w:pPr>
      <w:moveFromRangeStart w:id="563" w:author="Michael Nguyen" w:date="2015-05-14T06:29:00Z" w:name="move419348312"/>
      <w:moveFrom w:id="564" w:author="Michael Nguyen" w:date="2015-05-14T06:29:00Z">
        <w:r w:rsidDel="00971CF9">
          <w:rPr>
            <w:b/>
            <w:sz w:val="26"/>
            <w:szCs w:val="26"/>
          </w:rPr>
          <w:t xml:space="preserve">Chức năng tạo mới </w:t>
        </w:r>
        <w:r w:rsidR="000129D7" w:rsidDel="00971CF9">
          <w:rPr>
            <w:b/>
            <w:sz w:val="26"/>
            <w:szCs w:val="26"/>
          </w:rPr>
          <w:t>“</w:t>
        </w:r>
        <w:r w:rsidDel="00971CF9">
          <w:rPr>
            <w:b/>
            <w:sz w:val="26"/>
            <w:szCs w:val="26"/>
          </w:rPr>
          <w:t>KRIs</w:t>
        </w:r>
        <w:r w:rsidR="000129D7" w:rsidDel="00971CF9">
          <w:rPr>
            <w:b/>
            <w:sz w:val="26"/>
            <w:szCs w:val="26"/>
          </w:rPr>
          <w:t>”</w:t>
        </w:r>
        <w:r w:rsidDel="00971CF9">
          <w:rPr>
            <w:b/>
            <w:sz w:val="26"/>
            <w:szCs w:val="26"/>
          </w:rPr>
          <w:t xml:space="preserve">: </w:t>
        </w:r>
      </w:moveFrom>
    </w:p>
    <w:p w14:paraId="438FEA1D" w14:textId="66110E0E" w:rsidR="00231C6E" w:rsidDel="00971CF9" w:rsidRDefault="00271846" w:rsidP="006C05DE">
      <w:pPr>
        <w:pStyle w:val="ListParagraph"/>
        <w:numPr>
          <w:ilvl w:val="3"/>
          <w:numId w:val="19"/>
        </w:numPr>
        <w:tabs>
          <w:tab w:val="left" w:pos="4191"/>
        </w:tabs>
        <w:spacing w:line="360" w:lineRule="auto"/>
        <w:ind w:left="1080" w:hanging="1080"/>
        <w:rPr>
          <w:i/>
          <w:sz w:val="26"/>
          <w:szCs w:val="26"/>
        </w:rPr>
      </w:pPr>
      <w:moveFrom w:id="565" w:author="Michael Nguyen" w:date="2015-05-14T06:29:00Z">
        <w:r w:rsidRPr="00271846" w:rsidDel="00971CF9">
          <w:rPr>
            <w:i/>
            <w:sz w:val="26"/>
            <w:szCs w:val="26"/>
          </w:rPr>
          <w:t>Yêu cầu nghiệp vụ</w:t>
        </w:r>
        <w:r w:rsidR="00231C6E" w:rsidDel="00971CF9">
          <w:rPr>
            <w:i/>
            <w:sz w:val="26"/>
            <w:szCs w:val="26"/>
          </w:rPr>
          <w:t>:</w:t>
        </w:r>
      </w:moveFrom>
    </w:p>
    <w:p w14:paraId="03152398" w14:textId="3FA0CBD1" w:rsidR="00E35BBC" w:rsidRPr="00231C6E" w:rsidDel="00971CF9" w:rsidRDefault="00E35BBC" w:rsidP="008B38F7">
      <w:pPr>
        <w:pStyle w:val="ListParagraph"/>
        <w:numPr>
          <w:ilvl w:val="0"/>
          <w:numId w:val="105"/>
        </w:numPr>
        <w:tabs>
          <w:tab w:val="left" w:pos="1080"/>
          <w:tab w:val="left" w:pos="4191"/>
        </w:tabs>
        <w:rPr>
          <w:i/>
          <w:sz w:val="26"/>
          <w:szCs w:val="26"/>
        </w:rPr>
      </w:pPr>
      <w:moveFrom w:id="566" w:author="Michael Nguyen" w:date="2015-05-14T06:29:00Z">
        <w:r w:rsidRPr="00231C6E" w:rsidDel="00971CF9">
          <w:rPr>
            <w:sz w:val="26"/>
            <w:szCs w:val="26"/>
          </w:rPr>
          <w:t>Màn hình [Tạo mới KRIs</w:t>
        </w:r>
        <w:r w:rsidR="00231C6E" w:rsidRPr="00231C6E" w:rsidDel="00971CF9">
          <w:rPr>
            <w:sz w:val="26"/>
            <w:szCs w:val="26"/>
          </w:rPr>
          <w:t>]</w:t>
        </w:r>
        <w:r w:rsidRPr="00231C6E" w:rsidDel="00971CF9">
          <w:rPr>
            <w:sz w:val="26"/>
            <w:szCs w:val="26"/>
          </w:rPr>
          <w:t xml:space="preserve"> được hiển thị trong trường hợp sau: user “qlrr_oprisk” hoặc các user cá nhân</w:t>
        </w:r>
        <w:r w:rsidR="00231C6E" w:rsidRPr="00231C6E" w:rsidDel="00971CF9">
          <w:rPr>
            <w:sz w:val="26"/>
            <w:szCs w:val="26"/>
          </w:rPr>
          <w:t xml:space="preserve">, chọn menu </w:t>
        </w:r>
        <w:r w:rsidR="00231C6E" w:rsidRPr="00231C6E" w:rsidDel="00971CF9">
          <w:rPr>
            <w:b/>
            <w:sz w:val="26"/>
            <w:szCs w:val="26"/>
          </w:rPr>
          <w:t>“KRIs”</w:t>
        </w:r>
        <w:r w:rsidR="00231C6E" w:rsidRPr="00231C6E" w:rsidDel="00971CF9">
          <w:rPr>
            <w:sz w:val="26"/>
            <w:szCs w:val="26"/>
          </w:rPr>
          <w:t xml:space="preserve"> </w:t>
        </w:r>
        <w:r w:rsidRPr="00231C6E" w:rsidDel="00971CF9">
          <w:rPr>
            <w:sz w:val="26"/>
            <w:szCs w:val="26"/>
          </w:rPr>
          <w:t xml:space="preserve"> ấn vào node </w:t>
        </w:r>
        <w:r w:rsidRPr="00231C6E" w:rsidDel="00971CF9">
          <w:rPr>
            <w:b/>
            <w:sz w:val="26"/>
            <w:szCs w:val="26"/>
          </w:rPr>
          <w:t>“T</w:t>
        </w:r>
        <w:r w:rsidR="007732F6" w:rsidDel="00971CF9">
          <w:rPr>
            <w:b/>
            <w:sz w:val="26"/>
            <w:szCs w:val="26"/>
          </w:rPr>
          <w:t>hêm</w:t>
        </w:r>
        <w:r w:rsidRPr="00231C6E" w:rsidDel="00971CF9">
          <w:rPr>
            <w:b/>
            <w:sz w:val="26"/>
            <w:szCs w:val="26"/>
          </w:rPr>
          <w:t xml:space="preserve"> mới KRIs”</w:t>
        </w:r>
        <w:r w:rsidRPr="00231C6E" w:rsidDel="00971CF9">
          <w:rPr>
            <w:sz w:val="26"/>
            <w:szCs w:val="26"/>
          </w:rPr>
          <w:t xml:space="preserve"> trên Menu.</w:t>
        </w:r>
      </w:moveFrom>
    </w:p>
    <w:p w14:paraId="5D033584" w14:textId="2A1C0D32" w:rsidR="00E35BBC" w:rsidDel="00971CF9" w:rsidRDefault="00231C6E" w:rsidP="008B38F7">
      <w:pPr>
        <w:pStyle w:val="ListParagraph"/>
        <w:numPr>
          <w:ilvl w:val="0"/>
          <w:numId w:val="105"/>
        </w:numPr>
        <w:tabs>
          <w:tab w:val="left" w:pos="1080"/>
          <w:tab w:val="left" w:pos="4191"/>
        </w:tabs>
        <w:rPr>
          <w:sz w:val="26"/>
          <w:szCs w:val="26"/>
        </w:rPr>
      </w:pPr>
      <w:moveFrom w:id="567" w:author="Michael Nguyen" w:date="2015-05-14T06:29:00Z">
        <w:r w:rsidDel="00971CF9">
          <w:rPr>
            <w:sz w:val="26"/>
            <w:szCs w:val="26"/>
          </w:rPr>
          <w:t>Chức năng “</w:t>
        </w:r>
        <w:r w:rsidR="007732F6" w:rsidDel="00971CF9">
          <w:rPr>
            <w:sz w:val="26"/>
            <w:szCs w:val="26"/>
          </w:rPr>
          <w:t>thêm</w:t>
        </w:r>
        <w:r w:rsidDel="00971CF9">
          <w:rPr>
            <w:sz w:val="26"/>
            <w:szCs w:val="26"/>
          </w:rPr>
          <w:t xml:space="preserve"> mới KRIs”: được sử dụng để </w:t>
        </w:r>
        <w:r w:rsidR="00C00231" w:rsidDel="00971CF9">
          <w:rPr>
            <w:sz w:val="26"/>
            <w:szCs w:val="26"/>
          </w:rPr>
          <w:t>thêm các rủi ro chính, có khả năng xảy ra cao tại các đơn vị. Từ đó, Phòng Quản lý Rủi ro Hoạt động và các trưởng đơn vị có thể đưa ra các đề xuất/ khuyến nghị giảm thiểu những rủi ro đó.</w:t>
        </w:r>
      </w:moveFrom>
    </w:p>
    <w:p w14:paraId="5F28E4BE" w14:textId="5802C980" w:rsidR="00B51768" w:rsidRPr="00840D45" w:rsidDel="00971CF9" w:rsidRDefault="00994FDB" w:rsidP="00DE3583">
      <w:pPr>
        <w:pStyle w:val="ListParagraph"/>
        <w:numPr>
          <w:ilvl w:val="0"/>
          <w:numId w:val="105"/>
        </w:numPr>
        <w:tabs>
          <w:tab w:val="left" w:pos="1080"/>
          <w:tab w:val="left" w:pos="4191"/>
        </w:tabs>
        <w:rPr>
          <w:sz w:val="26"/>
          <w:szCs w:val="26"/>
          <w:highlight w:val="yellow"/>
        </w:rPr>
      </w:pPr>
      <w:moveFrom w:id="568" w:author="Michael Nguyen" w:date="2015-05-14T06:29:00Z">
        <w:r w:rsidRPr="00840D45" w:rsidDel="00971CF9">
          <w:rPr>
            <w:sz w:val="26"/>
            <w:szCs w:val="26"/>
            <w:highlight w:val="yellow"/>
          </w:rPr>
          <w:t>Phân quyền: cả user “qlrr_oprisk” và các user cá nhân đều được tạo mớ</w:t>
        </w:r>
        <w:r w:rsidR="00177C5F" w:rsidRPr="00840D45" w:rsidDel="00971CF9">
          <w:rPr>
            <w:sz w:val="26"/>
            <w:szCs w:val="26"/>
            <w:highlight w:val="yellow"/>
          </w:rPr>
          <w:t>i.</w:t>
        </w:r>
      </w:moveFrom>
    </w:p>
    <w:p w14:paraId="3EDC2B0F" w14:textId="7DF91ECB" w:rsidR="00840D45" w:rsidRPr="00840D45" w:rsidDel="00971CF9" w:rsidRDefault="00840D45" w:rsidP="00840D45">
      <w:pPr>
        <w:pStyle w:val="ListParagraph"/>
        <w:tabs>
          <w:tab w:val="left" w:pos="1080"/>
          <w:tab w:val="left" w:pos="4191"/>
        </w:tabs>
        <w:ind w:left="360"/>
        <w:rPr>
          <w:sz w:val="26"/>
          <w:szCs w:val="26"/>
        </w:rPr>
      </w:pPr>
    </w:p>
    <w:p w14:paraId="1F6CB6B8" w14:textId="2210A298" w:rsidR="00C00231" w:rsidRPr="00177C5F" w:rsidDel="00971CF9" w:rsidRDefault="00C00231" w:rsidP="00177C5F">
      <w:pPr>
        <w:pStyle w:val="ListParagraph"/>
        <w:numPr>
          <w:ilvl w:val="3"/>
          <w:numId w:val="19"/>
        </w:numPr>
        <w:tabs>
          <w:tab w:val="left" w:pos="4191"/>
        </w:tabs>
        <w:ind w:left="1080" w:hanging="1080"/>
        <w:rPr>
          <w:i/>
          <w:sz w:val="26"/>
          <w:szCs w:val="26"/>
        </w:rPr>
      </w:pPr>
      <w:moveFrom w:id="569" w:author="Michael Nguyen" w:date="2015-05-14T06:29:00Z">
        <w:r w:rsidRPr="00C00231" w:rsidDel="00971CF9">
          <w:rPr>
            <w:i/>
            <w:sz w:val="26"/>
            <w:szCs w:val="26"/>
          </w:rPr>
          <w:t>Mô tả màn hình:</w:t>
        </w:r>
      </w:moveFrom>
    </w:p>
    <w:p w14:paraId="28AA6346" w14:textId="22B5A0F9" w:rsidR="00473AA2" w:rsidDel="00971CF9" w:rsidRDefault="00BF31AB" w:rsidP="006B356F">
      <w:pPr>
        <w:pStyle w:val="ListParagraph"/>
        <w:tabs>
          <w:tab w:val="left" w:pos="0"/>
          <w:tab w:val="left" w:pos="1080"/>
          <w:tab w:val="left" w:pos="4191"/>
        </w:tabs>
        <w:ind w:left="0"/>
        <w:rPr>
          <w:i/>
          <w:sz w:val="26"/>
          <w:szCs w:val="26"/>
        </w:rPr>
      </w:pPr>
      <w:moveFrom w:id="570" w:author="Michael Nguyen" w:date="2015-05-14T06:29:00Z">
        <w:r w:rsidDel="00971CF9">
          <w:rPr>
            <w:i/>
            <w:noProof/>
            <w:sz w:val="26"/>
            <w:szCs w:val="26"/>
          </w:rPr>
          <w:drawing>
            <wp:inline distT="0" distB="0" distL="0" distR="0" wp14:anchorId="765D17E8" wp14:editId="6C6B2420">
              <wp:extent cx="5709920" cy="5029200"/>
              <wp:effectExtent l="1905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srcRect/>
                      <a:stretch>
                        <a:fillRect/>
                      </a:stretch>
                    </pic:blipFill>
                    <pic:spPr bwMode="auto">
                      <a:xfrm>
                        <a:off x="0" y="0"/>
                        <a:ext cx="5709920" cy="5029200"/>
                      </a:xfrm>
                      <a:prstGeom prst="rect">
                        <a:avLst/>
                      </a:prstGeom>
                      <a:noFill/>
                      <a:ln w="9525">
                        <a:noFill/>
                        <a:miter lim="800000"/>
                        <a:headEnd/>
                        <a:tailEnd/>
                      </a:ln>
                    </pic:spPr>
                  </pic:pic>
                </a:graphicData>
              </a:graphic>
            </wp:inline>
          </w:drawing>
        </w:r>
      </w:moveFrom>
    </w:p>
    <w:p w14:paraId="2BAF3146" w14:textId="34B9957B" w:rsidR="00840D45" w:rsidDel="00971CF9" w:rsidRDefault="00840D45" w:rsidP="006B356F">
      <w:pPr>
        <w:pStyle w:val="ListParagraph"/>
        <w:tabs>
          <w:tab w:val="left" w:pos="0"/>
          <w:tab w:val="left" w:pos="1080"/>
          <w:tab w:val="left" w:pos="4191"/>
        </w:tabs>
        <w:ind w:left="0"/>
        <w:rPr>
          <w:i/>
          <w:sz w:val="26"/>
          <w:szCs w:val="26"/>
        </w:rPr>
      </w:pPr>
    </w:p>
    <w:p w14:paraId="7B0210C9" w14:textId="4EA8542B" w:rsidR="00840D45" w:rsidDel="00971CF9" w:rsidRDefault="00840D45" w:rsidP="006B356F">
      <w:pPr>
        <w:pStyle w:val="ListParagraph"/>
        <w:tabs>
          <w:tab w:val="left" w:pos="0"/>
          <w:tab w:val="left" w:pos="1080"/>
          <w:tab w:val="left" w:pos="4191"/>
        </w:tabs>
        <w:ind w:left="0"/>
        <w:rPr>
          <w:i/>
          <w:sz w:val="26"/>
          <w:szCs w:val="26"/>
        </w:rPr>
      </w:pPr>
    </w:p>
    <w:p w14:paraId="194ADE5E" w14:textId="2AB1D036" w:rsidR="00840D45" w:rsidRPr="006B356F" w:rsidDel="00971CF9" w:rsidRDefault="00840D45" w:rsidP="006B356F">
      <w:pPr>
        <w:pStyle w:val="ListParagraph"/>
        <w:tabs>
          <w:tab w:val="left" w:pos="0"/>
          <w:tab w:val="left" w:pos="1080"/>
          <w:tab w:val="left" w:pos="4191"/>
        </w:tabs>
        <w:ind w:left="0"/>
        <w:rPr>
          <w:i/>
          <w:sz w:val="26"/>
          <w:szCs w:val="26"/>
        </w:rPr>
      </w:pPr>
    </w:p>
    <w:p w14:paraId="68416CA0" w14:textId="1F84C790" w:rsidR="00C00231" w:rsidDel="00971CF9" w:rsidRDefault="00C00231" w:rsidP="006C05DE">
      <w:pPr>
        <w:pStyle w:val="ListParagraph"/>
        <w:numPr>
          <w:ilvl w:val="3"/>
          <w:numId w:val="19"/>
        </w:numPr>
        <w:tabs>
          <w:tab w:val="left" w:pos="1170"/>
          <w:tab w:val="left" w:pos="4191"/>
        </w:tabs>
        <w:ind w:left="1080" w:hanging="1080"/>
        <w:rPr>
          <w:i/>
          <w:sz w:val="26"/>
          <w:szCs w:val="26"/>
        </w:rPr>
      </w:pPr>
      <w:moveFrom w:id="571" w:author="Michael Nguyen" w:date="2015-05-14T06:29:00Z">
        <w:r w:rsidRPr="00C00231" w:rsidDel="00971CF9">
          <w:rPr>
            <w:i/>
            <w:sz w:val="26"/>
            <w:szCs w:val="26"/>
          </w:rPr>
          <w:t>Miêu tả chi tiết màn hình:</w:t>
        </w:r>
      </w:moveFrom>
    </w:p>
    <w:tbl>
      <w:tblPr>
        <w:tblStyle w:val="TableGrid"/>
        <w:tblW w:w="0" w:type="auto"/>
        <w:tblInd w:w="198" w:type="dxa"/>
        <w:tblLayout w:type="fixed"/>
        <w:tblLook w:val="04A0" w:firstRow="1" w:lastRow="0" w:firstColumn="1" w:lastColumn="0" w:noHBand="0" w:noVBand="1"/>
      </w:tblPr>
      <w:tblGrid>
        <w:gridCol w:w="1508"/>
        <w:gridCol w:w="1372"/>
        <w:gridCol w:w="990"/>
        <w:gridCol w:w="3060"/>
        <w:gridCol w:w="2448"/>
      </w:tblGrid>
      <w:tr w:rsidR="00994FDB" w:rsidDel="00971CF9" w14:paraId="47CDC890" w14:textId="26DC2B43" w:rsidTr="00994FDB">
        <w:trPr>
          <w:trHeight w:val="530"/>
        </w:trPr>
        <w:tc>
          <w:tcPr>
            <w:tcW w:w="1508" w:type="dxa"/>
            <w:shd w:val="clear" w:color="auto" w:fill="DA251C"/>
          </w:tcPr>
          <w:p w14:paraId="30F123F9" w14:textId="03DE6C4B" w:rsidR="00994FDB" w:rsidRPr="00CA10FE" w:rsidDel="00971CF9" w:rsidRDefault="00994FDB" w:rsidP="00752308">
            <w:pPr>
              <w:tabs>
                <w:tab w:val="left" w:pos="720"/>
              </w:tabs>
              <w:jc w:val="center"/>
              <w:rPr>
                <w:b/>
                <w:color w:val="FFFFFF" w:themeColor="background1"/>
                <w:sz w:val="26"/>
                <w:szCs w:val="26"/>
              </w:rPr>
            </w:pPr>
            <w:moveFrom w:id="572" w:author="Michael Nguyen" w:date="2015-05-14T06:29:00Z">
              <w:r w:rsidRPr="00CA10FE" w:rsidDel="00971CF9">
                <w:rPr>
                  <w:b/>
                  <w:color w:val="FFFFFF" w:themeColor="background1"/>
                  <w:sz w:val="26"/>
                  <w:szCs w:val="26"/>
                </w:rPr>
                <w:t>Tên trường dữ liệu</w:t>
              </w:r>
            </w:moveFrom>
          </w:p>
        </w:tc>
        <w:tc>
          <w:tcPr>
            <w:tcW w:w="1372" w:type="dxa"/>
            <w:shd w:val="clear" w:color="auto" w:fill="DA251C"/>
          </w:tcPr>
          <w:p w14:paraId="2DFDC5E0" w14:textId="18F42919" w:rsidR="00994FDB" w:rsidRPr="00997449" w:rsidDel="00971CF9" w:rsidRDefault="00994FDB" w:rsidP="00752308">
            <w:pPr>
              <w:pStyle w:val="ListParagraph"/>
              <w:tabs>
                <w:tab w:val="left" w:pos="0"/>
                <w:tab w:val="left" w:pos="1080"/>
                <w:tab w:val="left" w:pos="4191"/>
              </w:tabs>
              <w:ind w:left="0"/>
              <w:jc w:val="center"/>
              <w:rPr>
                <w:b/>
                <w:color w:val="FFFFFF" w:themeColor="background1"/>
                <w:sz w:val="26"/>
                <w:szCs w:val="26"/>
              </w:rPr>
            </w:pPr>
            <w:moveFrom w:id="573" w:author="Michael Nguyen" w:date="2015-05-14T06:29:00Z">
              <w:r w:rsidDel="00971CF9">
                <w:rPr>
                  <w:b/>
                  <w:color w:val="FFFFFF" w:themeColor="background1"/>
                  <w:sz w:val="26"/>
                  <w:szCs w:val="26"/>
                </w:rPr>
                <w:t>Kiểu dữ liệu</w:t>
              </w:r>
            </w:moveFrom>
          </w:p>
        </w:tc>
        <w:tc>
          <w:tcPr>
            <w:tcW w:w="990" w:type="dxa"/>
            <w:shd w:val="clear" w:color="auto" w:fill="DA251C"/>
          </w:tcPr>
          <w:p w14:paraId="7B9CE19C" w14:textId="08CAD694" w:rsidR="00994FDB" w:rsidRPr="00997449" w:rsidDel="00971CF9" w:rsidRDefault="00994FDB" w:rsidP="004929B1">
            <w:pPr>
              <w:pStyle w:val="ListParagraph"/>
              <w:tabs>
                <w:tab w:val="left" w:pos="0"/>
                <w:tab w:val="left" w:pos="1080"/>
                <w:tab w:val="left" w:pos="4191"/>
              </w:tabs>
              <w:ind w:left="0"/>
              <w:jc w:val="center"/>
              <w:rPr>
                <w:b/>
                <w:color w:val="FFFFFF" w:themeColor="background1"/>
                <w:sz w:val="26"/>
                <w:szCs w:val="26"/>
              </w:rPr>
            </w:pPr>
            <w:moveFrom w:id="574" w:author="Michael Nguyen" w:date="2015-05-14T06:29:00Z">
              <w:r w:rsidDel="00971CF9">
                <w:rPr>
                  <w:b/>
                  <w:color w:val="FFFFFF" w:themeColor="background1"/>
                  <w:sz w:val="26"/>
                  <w:szCs w:val="26"/>
                </w:rPr>
                <w:t>Bắt buộc</w:t>
              </w:r>
            </w:moveFrom>
          </w:p>
        </w:tc>
        <w:tc>
          <w:tcPr>
            <w:tcW w:w="3060" w:type="dxa"/>
            <w:shd w:val="clear" w:color="auto" w:fill="DA251C"/>
          </w:tcPr>
          <w:p w14:paraId="4C882990" w14:textId="45479355" w:rsidR="00994FDB" w:rsidRPr="00997449" w:rsidDel="00971CF9" w:rsidRDefault="00994FDB" w:rsidP="00752308">
            <w:pPr>
              <w:pStyle w:val="ListParagraph"/>
              <w:tabs>
                <w:tab w:val="left" w:pos="0"/>
                <w:tab w:val="left" w:pos="1080"/>
                <w:tab w:val="left" w:pos="4191"/>
              </w:tabs>
              <w:ind w:left="0"/>
              <w:jc w:val="center"/>
              <w:rPr>
                <w:b/>
                <w:color w:val="FFFFFF" w:themeColor="background1"/>
                <w:sz w:val="26"/>
                <w:szCs w:val="26"/>
              </w:rPr>
            </w:pPr>
            <w:moveFrom w:id="575" w:author="Michael Nguyen" w:date="2015-05-14T06:29:00Z">
              <w:r w:rsidRPr="00997449" w:rsidDel="00971CF9">
                <w:rPr>
                  <w:b/>
                  <w:color w:val="FFFFFF" w:themeColor="background1"/>
                  <w:sz w:val="26"/>
                  <w:szCs w:val="26"/>
                </w:rPr>
                <w:t>Mô tả chi tiết</w:t>
              </w:r>
            </w:moveFrom>
          </w:p>
        </w:tc>
        <w:tc>
          <w:tcPr>
            <w:tcW w:w="2448" w:type="dxa"/>
            <w:shd w:val="clear" w:color="auto" w:fill="DA251C"/>
          </w:tcPr>
          <w:p w14:paraId="1EAF57F3" w14:textId="65EBEC7C" w:rsidR="00994FDB" w:rsidRPr="00997449" w:rsidDel="00971CF9" w:rsidRDefault="00994FDB" w:rsidP="00752308">
            <w:pPr>
              <w:pStyle w:val="ListParagraph"/>
              <w:tabs>
                <w:tab w:val="left" w:pos="0"/>
                <w:tab w:val="left" w:pos="1080"/>
                <w:tab w:val="left" w:pos="4191"/>
              </w:tabs>
              <w:ind w:left="0"/>
              <w:jc w:val="center"/>
              <w:rPr>
                <w:b/>
                <w:color w:val="FFFFFF" w:themeColor="background1"/>
                <w:sz w:val="26"/>
                <w:szCs w:val="26"/>
              </w:rPr>
            </w:pPr>
            <w:moveFrom w:id="576" w:author="Michael Nguyen" w:date="2015-05-14T06:29:00Z">
              <w:r w:rsidRPr="00997449" w:rsidDel="00971CF9">
                <w:rPr>
                  <w:b/>
                  <w:color w:val="FFFFFF" w:themeColor="background1"/>
                  <w:sz w:val="26"/>
                  <w:szCs w:val="26"/>
                </w:rPr>
                <w:t>Ghi chú</w:t>
              </w:r>
            </w:moveFrom>
          </w:p>
        </w:tc>
      </w:tr>
      <w:tr w:rsidR="00994FDB" w:rsidDel="00971CF9" w14:paraId="7831B35C" w14:textId="7EF1BA61" w:rsidTr="00994FDB">
        <w:trPr>
          <w:trHeight w:val="791"/>
        </w:trPr>
        <w:tc>
          <w:tcPr>
            <w:tcW w:w="1508" w:type="dxa"/>
          </w:tcPr>
          <w:p w14:paraId="3C941A7F" w14:textId="7A18E18E" w:rsidR="00994FDB" w:rsidRPr="00CA10FE" w:rsidDel="00971CF9" w:rsidRDefault="00994FDB" w:rsidP="00177C5F">
            <w:pPr>
              <w:pStyle w:val="ListParagraph"/>
              <w:tabs>
                <w:tab w:val="left" w:pos="0"/>
                <w:tab w:val="left" w:pos="1080"/>
                <w:tab w:val="left" w:pos="4191"/>
              </w:tabs>
              <w:ind w:left="0"/>
              <w:rPr>
                <w:i/>
                <w:sz w:val="26"/>
                <w:szCs w:val="26"/>
              </w:rPr>
            </w:pPr>
            <w:moveFrom w:id="577" w:author="Michael Nguyen" w:date="2015-05-14T06:29:00Z">
              <w:r w:rsidRPr="00CA10FE" w:rsidDel="00971CF9">
                <w:rPr>
                  <w:sz w:val="26"/>
                  <w:szCs w:val="26"/>
                </w:rPr>
                <w:t>Mã KRI</w:t>
              </w:r>
            </w:moveFrom>
          </w:p>
        </w:tc>
        <w:tc>
          <w:tcPr>
            <w:tcW w:w="1372" w:type="dxa"/>
          </w:tcPr>
          <w:p w14:paraId="18C96057" w14:textId="2791FB0D" w:rsidR="00994FDB" w:rsidRPr="00994FDB" w:rsidDel="00971CF9" w:rsidRDefault="00994FDB" w:rsidP="00994FDB">
            <w:pPr>
              <w:tabs>
                <w:tab w:val="left" w:pos="342"/>
                <w:tab w:val="left" w:pos="4191"/>
              </w:tabs>
              <w:rPr>
                <w:sz w:val="26"/>
                <w:szCs w:val="26"/>
              </w:rPr>
            </w:pPr>
            <w:moveFrom w:id="578" w:author="Michael Nguyen" w:date="2015-05-14T06:29:00Z">
              <w:r w:rsidRPr="00994FDB" w:rsidDel="00971CF9">
                <w:rPr>
                  <w:sz w:val="26"/>
                  <w:szCs w:val="26"/>
                </w:rPr>
                <w:t>Text box</w:t>
              </w:r>
            </w:moveFrom>
          </w:p>
          <w:p w14:paraId="0081BA28" w14:textId="2658DBF2" w:rsidR="00994FDB" w:rsidRPr="00B268DF" w:rsidDel="00971CF9" w:rsidRDefault="00994FDB" w:rsidP="00994FDB">
            <w:pPr>
              <w:pStyle w:val="ListParagraph"/>
              <w:tabs>
                <w:tab w:val="left" w:pos="342"/>
                <w:tab w:val="left" w:pos="4191"/>
              </w:tabs>
              <w:ind w:left="342"/>
              <w:rPr>
                <w:sz w:val="26"/>
                <w:szCs w:val="26"/>
              </w:rPr>
            </w:pPr>
          </w:p>
        </w:tc>
        <w:tc>
          <w:tcPr>
            <w:tcW w:w="990" w:type="dxa"/>
          </w:tcPr>
          <w:p w14:paraId="0BCF4E20" w14:textId="5BC8D313" w:rsidR="00994FDB" w:rsidRPr="00B268DF" w:rsidDel="00971CF9" w:rsidRDefault="00994FDB" w:rsidP="004929B1">
            <w:pPr>
              <w:pStyle w:val="ListParagraph"/>
              <w:tabs>
                <w:tab w:val="left" w:pos="342"/>
                <w:tab w:val="left" w:pos="4191"/>
              </w:tabs>
              <w:ind w:left="342"/>
              <w:jc w:val="center"/>
              <w:rPr>
                <w:sz w:val="26"/>
                <w:szCs w:val="26"/>
              </w:rPr>
            </w:pPr>
            <w:moveFrom w:id="579" w:author="Michael Nguyen" w:date="2015-05-14T06:29:00Z">
              <w:r w:rsidDel="00971CF9">
                <w:rPr>
                  <w:sz w:val="26"/>
                  <w:szCs w:val="26"/>
                </w:rPr>
                <w:t>Có</w:t>
              </w:r>
            </w:moveFrom>
          </w:p>
        </w:tc>
        <w:tc>
          <w:tcPr>
            <w:tcW w:w="3060" w:type="dxa"/>
          </w:tcPr>
          <w:p w14:paraId="2AF4E0F1" w14:textId="36717A68" w:rsidR="00994FDB" w:rsidRPr="00997449" w:rsidDel="00971CF9" w:rsidRDefault="00994FDB" w:rsidP="006C05DE">
            <w:pPr>
              <w:pStyle w:val="ListParagraph"/>
              <w:numPr>
                <w:ilvl w:val="0"/>
                <w:numId w:val="11"/>
              </w:numPr>
              <w:tabs>
                <w:tab w:val="left" w:pos="342"/>
                <w:tab w:val="left" w:pos="4191"/>
              </w:tabs>
              <w:ind w:left="342"/>
              <w:rPr>
                <w:sz w:val="26"/>
                <w:szCs w:val="26"/>
              </w:rPr>
            </w:pPr>
            <w:moveFrom w:id="580" w:author="Michael Nguyen" w:date="2015-05-14T06:29:00Z">
              <w:r w:rsidDel="00971CF9">
                <w:rPr>
                  <w:sz w:val="26"/>
                  <w:szCs w:val="26"/>
                </w:rPr>
                <w:t>Người dùng tự nhập dữ liệu vào</w:t>
              </w:r>
            </w:moveFrom>
          </w:p>
        </w:tc>
        <w:tc>
          <w:tcPr>
            <w:tcW w:w="2448" w:type="dxa"/>
          </w:tcPr>
          <w:p w14:paraId="0F664F30" w14:textId="3A71BD0D" w:rsidR="00994FDB" w:rsidDel="00971CF9" w:rsidRDefault="00994FDB" w:rsidP="008C03B0">
            <w:pPr>
              <w:pStyle w:val="ListParagraph"/>
              <w:tabs>
                <w:tab w:val="left" w:pos="0"/>
                <w:tab w:val="left" w:pos="1080"/>
                <w:tab w:val="left" w:pos="4191"/>
              </w:tabs>
              <w:ind w:left="0"/>
              <w:rPr>
                <w:sz w:val="26"/>
                <w:szCs w:val="26"/>
              </w:rPr>
            </w:pPr>
          </w:p>
          <w:p w14:paraId="62F8A729" w14:textId="386E6A53" w:rsidR="00994FDB" w:rsidDel="00971CF9" w:rsidRDefault="00994FDB" w:rsidP="00752308">
            <w:pPr>
              <w:pStyle w:val="ListParagraph"/>
              <w:tabs>
                <w:tab w:val="left" w:pos="0"/>
                <w:tab w:val="left" w:pos="1080"/>
                <w:tab w:val="left" w:pos="4191"/>
              </w:tabs>
              <w:ind w:left="0"/>
              <w:rPr>
                <w:i/>
                <w:sz w:val="26"/>
                <w:szCs w:val="26"/>
              </w:rPr>
            </w:pPr>
          </w:p>
        </w:tc>
      </w:tr>
      <w:tr w:rsidR="00994FDB" w:rsidDel="00971CF9" w14:paraId="07F2A639" w14:textId="168CA1EB" w:rsidTr="00994FDB">
        <w:tc>
          <w:tcPr>
            <w:tcW w:w="1508" w:type="dxa"/>
          </w:tcPr>
          <w:p w14:paraId="25BAC251" w14:textId="342FC165" w:rsidR="00994FDB" w:rsidRPr="00CA10FE" w:rsidDel="00971CF9" w:rsidRDefault="00994FDB" w:rsidP="00752308">
            <w:pPr>
              <w:pStyle w:val="ListParagraph"/>
              <w:tabs>
                <w:tab w:val="left" w:pos="0"/>
                <w:tab w:val="left" w:pos="1080"/>
                <w:tab w:val="left" w:pos="4191"/>
              </w:tabs>
              <w:ind w:left="0"/>
              <w:rPr>
                <w:i/>
                <w:sz w:val="26"/>
                <w:szCs w:val="26"/>
              </w:rPr>
            </w:pPr>
            <w:moveFrom w:id="581" w:author="Michael Nguyen" w:date="2015-05-14T06:29:00Z">
              <w:r w:rsidRPr="00CA10FE" w:rsidDel="00971CF9">
                <w:rPr>
                  <w:sz w:val="26"/>
                  <w:szCs w:val="26"/>
                </w:rPr>
                <w:t>Tiêu đề KRI</w:t>
              </w:r>
            </w:moveFrom>
          </w:p>
        </w:tc>
        <w:tc>
          <w:tcPr>
            <w:tcW w:w="1372" w:type="dxa"/>
          </w:tcPr>
          <w:p w14:paraId="08BD5480" w14:textId="271AFC16" w:rsidR="00994FDB" w:rsidRPr="00994FDB" w:rsidDel="00971CF9" w:rsidRDefault="00994FDB" w:rsidP="00994FDB">
            <w:pPr>
              <w:tabs>
                <w:tab w:val="left" w:pos="342"/>
                <w:tab w:val="left" w:pos="4191"/>
              </w:tabs>
              <w:rPr>
                <w:sz w:val="26"/>
                <w:szCs w:val="26"/>
              </w:rPr>
            </w:pPr>
            <w:moveFrom w:id="582" w:author="Michael Nguyen" w:date="2015-05-14T06:29:00Z">
              <w:r w:rsidRPr="00994FDB" w:rsidDel="00971CF9">
                <w:rPr>
                  <w:sz w:val="26"/>
                  <w:szCs w:val="26"/>
                </w:rPr>
                <w:t>Text box</w:t>
              </w:r>
            </w:moveFrom>
          </w:p>
          <w:p w14:paraId="625F7961" w14:textId="51459AE7" w:rsidR="00994FDB" w:rsidRPr="00994FDB" w:rsidDel="00971CF9" w:rsidRDefault="00994FDB" w:rsidP="00994FDB">
            <w:pPr>
              <w:tabs>
                <w:tab w:val="left" w:pos="342"/>
                <w:tab w:val="left" w:pos="4191"/>
              </w:tabs>
              <w:ind w:left="360"/>
              <w:rPr>
                <w:sz w:val="26"/>
                <w:szCs w:val="26"/>
              </w:rPr>
            </w:pPr>
          </w:p>
        </w:tc>
        <w:tc>
          <w:tcPr>
            <w:tcW w:w="990" w:type="dxa"/>
          </w:tcPr>
          <w:p w14:paraId="03C07800" w14:textId="2097DB92" w:rsidR="00994FDB" w:rsidRPr="00B268DF" w:rsidDel="00971CF9" w:rsidRDefault="00994FDB" w:rsidP="004929B1">
            <w:pPr>
              <w:pStyle w:val="ListParagraph"/>
              <w:tabs>
                <w:tab w:val="left" w:pos="342"/>
                <w:tab w:val="left" w:pos="4191"/>
              </w:tabs>
              <w:ind w:left="342"/>
              <w:jc w:val="center"/>
              <w:rPr>
                <w:sz w:val="26"/>
                <w:szCs w:val="26"/>
              </w:rPr>
            </w:pPr>
            <w:moveFrom w:id="583" w:author="Michael Nguyen" w:date="2015-05-14T06:29:00Z">
              <w:r w:rsidDel="00971CF9">
                <w:rPr>
                  <w:sz w:val="26"/>
                  <w:szCs w:val="26"/>
                </w:rPr>
                <w:t>Có</w:t>
              </w:r>
            </w:moveFrom>
          </w:p>
        </w:tc>
        <w:tc>
          <w:tcPr>
            <w:tcW w:w="3060" w:type="dxa"/>
          </w:tcPr>
          <w:p w14:paraId="09C851D9" w14:textId="135FB9DE" w:rsidR="00994FDB" w:rsidRPr="00994FDB" w:rsidDel="00971CF9" w:rsidRDefault="00994FDB" w:rsidP="006C05DE">
            <w:pPr>
              <w:pStyle w:val="ListParagraph"/>
              <w:numPr>
                <w:ilvl w:val="0"/>
                <w:numId w:val="11"/>
              </w:numPr>
              <w:tabs>
                <w:tab w:val="left" w:pos="342"/>
                <w:tab w:val="left" w:pos="4191"/>
              </w:tabs>
              <w:ind w:left="342"/>
              <w:rPr>
                <w:sz w:val="26"/>
                <w:szCs w:val="26"/>
              </w:rPr>
            </w:pPr>
            <w:moveFrom w:id="584" w:author="Michael Nguyen" w:date="2015-05-14T06:29:00Z">
              <w:r w:rsidDel="00971CF9">
                <w:rPr>
                  <w:sz w:val="26"/>
                  <w:szCs w:val="26"/>
                </w:rPr>
                <w:t xml:space="preserve">Người dùng tự nhập dữ liệu vào </w:t>
              </w:r>
            </w:moveFrom>
          </w:p>
        </w:tc>
        <w:tc>
          <w:tcPr>
            <w:tcW w:w="2448" w:type="dxa"/>
          </w:tcPr>
          <w:p w14:paraId="64F8ADFF" w14:textId="5A6A410E" w:rsidR="00994FDB" w:rsidDel="00971CF9" w:rsidRDefault="00994FDB" w:rsidP="00994FDB">
            <w:pPr>
              <w:pStyle w:val="ListParagraph"/>
              <w:tabs>
                <w:tab w:val="left" w:pos="0"/>
                <w:tab w:val="left" w:pos="1080"/>
                <w:tab w:val="left" w:pos="4191"/>
              </w:tabs>
              <w:ind w:left="0"/>
              <w:rPr>
                <w:i/>
                <w:sz w:val="26"/>
                <w:szCs w:val="26"/>
              </w:rPr>
            </w:pPr>
          </w:p>
          <w:p w14:paraId="33380A5F" w14:textId="394E93E6" w:rsidR="00994FDB" w:rsidDel="00971CF9" w:rsidRDefault="00994FDB" w:rsidP="00994FDB">
            <w:pPr>
              <w:pStyle w:val="ListParagraph"/>
              <w:tabs>
                <w:tab w:val="left" w:pos="0"/>
                <w:tab w:val="left" w:pos="1080"/>
                <w:tab w:val="left" w:pos="4191"/>
              </w:tabs>
              <w:ind w:left="0"/>
              <w:rPr>
                <w:i/>
                <w:sz w:val="26"/>
                <w:szCs w:val="26"/>
              </w:rPr>
            </w:pPr>
          </w:p>
        </w:tc>
      </w:tr>
      <w:tr w:rsidR="00994FDB" w:rsidDel="00971CF9" w14:paraId="7E6FC9A5" w14:textId="24C82587" w:rsidTr="00994FDB">
        <w:tc>
          <w:tcPr>
            <w:tcW w:w="1508" w:type="dxa"/>
          </w:tcPr>
          <w:p w14:paraId="02DF85AB" w14:textId="418AEBC6" w:rsidR="00994FDB" w:rsidRPr="00CA10FE" w:rsidDel="00971CF9" w:rsidRDefault="007E7A14" w:rsidP="00752308">
            <w:pPr>
              <w:pStyle w:val="ListParagraph"/>
              <w:tabs>
                <w:tab w:val="left" w:pos="0"/>
                <w:tab w:val="left" w:pos="1080"/>
                <w:tab w:val="left" w:pos="4191"/>
              </w:tabs>
              <w:ind w:left="0"/>
              <w:rPr>
                <w:i/>
                <w:sz w:val="26"/>
                <w:szCs w:val="26"/>
              </w:rPr>
            </w:pPr>
            <w:moveFrom w:id="585" w:author="Michael Nguyen" w:date="2015-05-14T06:29:00Z">
              <w:r w:rsidDel="00971CF9">
                <w:rPr>
                  <w:sz w:val="26"/>
                  <w:szCs w:val="26"/>
                </w:rPr>
                <w:t xml:space="preserve">Mã/ </w:t>
              </w:r>
              <w:r w:rsidR="00994FDB" w:rsidDel="00971CF9">
                <w:rPr>
                  <w:sz w:val="26"/>
                  <w:szCs w:val="26"/>
                </w:rPr>
                <w:t>Tên</w:t>
              </w:r>
              <w:r w:rsidR="00994FDB" w:rsidRPr="00CA10FE" w:rsidDel="00971CF9">
                <w:rPr>
                  <w:sz w:val="26"/>
                  <w:szCs w:val="26"/>
                </w:rPr>
                <w:t xml:space="preserve"> rủi ro</w:t>
              </w:r>
            </w:moveFrom>
          </w:p>
        </w:tc>
        <w:tc>
          <w:tcPr>
            <w:tcW w:w="1372" w:type="dxa"/>
          </w:tcPr>
          <w:p w14:paraId="5417A3FF" w14:textId="0983D3C3" w:rsidR="00994FDB" w:rsidRPr="00994FDB" w:rsidDel="00971CF9" w:rsidRDefault="00994FDB" w:rsidP="00994FDB">
            <w:pPr>
              <w:tabs>
                <w:tab w:val="left" w:pos="342"/>
                <w:tab w:val="left" w:pos="4191"/>
              </w:tabs>
              <w:rPr>
                <w:sz w:val="26"/>
                <w:szCs w:val="26"/>
              </w:rPr>
            </w:pPr>
            <w:moveFrom w:id="586" w:author="Michael Nguyen" w:date="2015-05-14T06:29:00Z">
              <w:r w:rsidRPr="00994FDB" w:rsidDel="00971CF9">
                <w:rPr>
                  <w:sz w:val="26"/>
                  <w:szCs w:val="26"/>
                </w:rPr>
                <w:t>Text box</w:t>
              </w:r>
            </w:moveFrom>
          </w:p>
          <w:p w14:paraId="29FB544B" w14:textId="215FA899" w:rsidR="00994FDB" w:rsidRPr="00B268DF" w:rsidDel="00971CF9" w:rsidRDefault="00994FDB" w:rsidP="00994FDB">
            <w:pPr>
              <w:pStyle w:val="ListParagraph"/>
              <w:tabs>
                <w:tab w:val="left" w:pos="342"/>
                <w:tab w:val="left" w:pos="4191"/>
              </w:tabs>
              <w:ind w:left="342"/>
              <w:rPr>
                <w:sz w:val="26"/>
                <w:szCs w:val="26"/>
              </w:rPr>
            </w:pPr>
          </w:p>
        </w:tc>
        <w:tc>
          <w:tcPr>
            <w:tcW w:w="990" w:type="dxa"/>
          </w:tcPr>
          <w:p w14:paraId="29DD85E2" w14:textId="6DD3B75E" w:rsidR="00994FDB" w:rsidRPr="00994FDB" w:rsidDel="00971CF9" w:rsidRDefault="00994FDB" w:rsidP="004929B1">
            <w:pPr>
              <w:tabs>
                <w:tab w:val="left" w:pos="342"/>
                <w:tab w:val="left" w:pos="4191"/>
              </w:tabs>
              <w:jc w:val="center"/>
              <w:rPr>
                <w:sz w:val="26"/>
                <w:szCs w:val="26"/>
              </w:rPr>
            </w:pPr>
            <w:moveFrom w:id="587" w:author="Michael Nguyen" w:date="2015-05-14T06:29:00Z">
              <w:r w:rsidRPr="00994FDB" w:rsidDel="00971CF9">
                <w:rPr>
                  <w:sz w:val="26"/>
                  <w:szCs w:val="26"/>
                </w:rPr>
                <w:t>Không</w:t>
              </w:r>
            </w:moveFrom>
          </w:p>
        </w:tc>
        <w:tc>
          <w:tcPr>
            <w:tcW w:w="3060" w:type="dxa"/>
          </w:tcPr>
          <w:p w14:paraId="3265F144" w14:textId="31540A73" w:rsidR="00994FDB" w:rsidDel="00971CF9" w:rsidRDefault="00994FDB" w:rsidP="006C05DE">
            <w:pPr>
              <w:pStyle w:val="ListParagraph"/>
              <w:numPr>
                <w:ilvl w:val="0"/>
                <w:numId w:val="11"/>
              </w:numPr>
              <w:tabs>
                <w:tab w:val="left" w:pos="0"/>
                <w:tab w:val="left" w:pos="1080"/>
                <w:tab w:val="left" w:pos="4191"/>
              </w:tabs>
              <w:ind w:left="342"/>
              <w:rPr>
                <w:i/>
                <w:sz w:val="26"/>
                <w:szCs w:val="26"/>
              </w:rPr>
            </w:pPr>
            <w:moveFrom w:id="588" w:author="Michael Nguyen" w:date="2015-05-14T06:29:00Z">
              <w:r w:rsidDel="00971CF9">
                <w:rPr>
                  <w:sz w:val="26"/>
                  <w:szCs w:val="26"/>
                </w:rPr>
                <w:t>Người dùng tự nhập dữ liệu vào</w:t>
              </w:r>
            </w:moveFrom>
          </w:p>
        </w:tc>
        <w:tc>
          <w:tcPr>
            <w:tcW w:w="2448" w:type="dxa"/>
          </w:tcPr>
          <w:p w14:paraId="0BE58018" w14:textId="00219E72" w:rsidR="00994FDB" w:rsidDel="00971CF9" w:rsidRDefault="00994FDB" w:rsidP="00994FDB">
            <w:pPr>
              <w:pStyle w:val="ListParagraph"/>
              <w:tabs>
                <w:tab w:val="left" w:pos="0"/>
                <w:tab w:val="left" w:pos="1080"/>
                <w:tab w:val="left" w:pos="4191"/>
              </w:tabs>
              <w:ind w:left="0"/>
              <w:rPr>
                <w:i/>
                <w:sz w:val="26"/>
                <w:szCs w:val="26"/>
              </w:rPr>
            </w:pPr>
          </w:p>
        </w:tc>
      </w:tr>
      <w:tr w:rsidR="00994FDB" w:rsidDel="00971CF9" w14:paraId="166D50AC" w14:textId="0357ADFE" w:rsidTr="00994FDB">
        <w:tc>
          <w:tcPr>
            <w:tcW w:w="1508" w:type="dxa"/>
          </w:tcPr>
          <w:p w14:paraId="2197B03C" w14:textId="2E8903E1" w:rsidR="00994FDB" w:rsidRPr="00CA10FE" w:rsidDel="00971CF9" w:rsidRDefault="00994FDB" w:rsidP="00752308">
            <w:pPr>
              <w:pStyle w:val="ListParagraph"/>
              <w:tabs>
                <w:tab w:val="left" w:pos="0"/>
                <w:tab w:val="left" w:pos="1080"/>
                <w:tab w:val="left" w:pos="4191"/>
              </w:tabs>
              <w:ind w:left="0"/>
              <w:rPr>
                <w:sz w:val="26"/>
                <w:szCs w:val="26"/>
              </w:rPr>
            </w:pPr>
            <w:moveFrom w:id="589" w:author="Michael Nguyen" w:date="2015-05-14T06:29:00Z">
              <w:r w:rsidRPr="00CA10FE" w:rsidDel="00971CF9">
                <w:rPr>
                  <w:sz w:val="26"/>
                  <w:szCs w:val="26"/>
                </w:rPr>
                <w:t>Loại KRI</w:t>
              </w:r>
            </w:moveFrom>
          </w:p>
        </w:tc>
        <w:tc>
          <w:tcPr>
            <w:tcW w:w="1372" w:type="dxa"/>
          </w:tcPr>
          <w:p w14:paraId="5350B9D9" w14:textId="4F6449B5" w:rsidR="00994FDB" w:rsidRPr="00994FDB" w:rsidDel="00971CF9" w:rsidRDefault="00994FDB" w:rsidP="00994FDB">
            <w:pPr>
              <w:tabs>
                <w:tab w:val="left" w:pos="-18"/>
                <w:tab w:val="left" w:pos="4191"/>
              </w:tabs>
              <w:jc w:val="center"/>
              <w:rPr>
                <w:sz w:val="26"/>
                <w:szCs w:val="26"/>
              </w:rPr>
            </w:pPr>
            <w:moveFrom w:id="590" w:author="Michael Nguyen" w:date="2015-05-14T06:29:00Z">
              <w:r w:rsidRPr="00994FDB" w:rsidDel="00971CF9">
                <w:rPr>
                  <w:sz w:val="26"/>
                  <w:szCs w:val="26"/>
                </w:rPr>
                <w:t>Combobox</w:t>
              </w:r>
            </w:moveFrom>
          </w:p>
        </w:tc>
        <w:tc>
          <w:tcPr>
            <w:tcW w:w="990" w:type="dxa"/>
          </w:tcPr>
          <w:p w14:paraId="5AF6A1AE" w14:textId="556C900D" w:rsidR="00994FDB" w:rsidDel="00971CF9" w:rsidRDefault="00994FDB" w:rsidP="004929B1">
            <w:pPr>
              <w:pStyle w:val="ListParagraph"/>
              <w:tabs>
                <w:tab w:val="left" w:pos="-18"/>
                <w:tab w:val="left" w:pos="4191"/>
              </w:tabs>
              <w:ind w:left="342"/>
              <w:jc w:val="center"/>
              <w:rPr>
                <w:sz w:val="26"/>
                <w:szCs w:val="26"/>
              </w:rPr>
            </w:pPr>
            <w:moveFrom w:id="591" w:author="Michael Nguyen" w:date="2015-05-14T06:29:00Z">
              <w:r w:rsidDel="00971CF9">
                <w:rPr>
                  <w:sz w:val="26"/>
                  <w:szCs w:val="26"/>
                </w:rPr>
                <w:t>Có</w:t>
              </w:r>
            </w:moveFrom>
          </w:p>
        </w:tc>
        <w:tc>
          <w:tcPr>
            <w:tcW w:w="3060" w:type="dxa"/>
          </w:tcPr>
          <w:p w14:paraId="42A586F9" w14:textId="4C2EBAD4" w:rsidR="00994FDB" w:rsidDel="00971CF9" w:rsidRDefault="00994FDB" w:rsidP="00003201">
            <w:pPr>
              <w:pStyle w:val="ListParagraph"/>
              <w:numPr>
                <w:ilvl w:val="0"/>
                <w:numId w:val="112"/>
              </w:numPr>
              <w:tabs>
                <w:tab w:val="left" w:pos="-18"/>
                <w:tab w:val="left" w:pos="4191"/>
              </w:tabs>
              <w:spacing w:line="276" w:lineRule="auto"/>
              <w:rPr>
                <w:sz w:val="26"/>
                <w:szCs w:val="26"/>
              </w:rPr>
            </w:pPr>
            <w:moveFrom w:id="592" w:author="Michael Nguyen" w:date="2015-05-14T06:29:00Z">
              <w:r w:rsidDel="00971CF9">
                <w:rPr>
                  <w:sz w:val="26"/>
                  <w:szCs w:val="26"/>
                </w:rPr>
                <w:t>Với các lựa chọn như sau:</w:t>
              </w:r>
            </w:moveFrom>
          </w:p>
          <w:p w14:paraId="6337D479" w14:textId="37C232CE" w:rsidR="00994FDB" w:rsidDel="00971CF9" w:rsidRDefault="00994FDB" w:rsidP="006C05DE">
            <w:pPr>
              <w:pStyle w:val="ListParagraph"/>
              <w:numPr>
                <w:ilvl w:val="0"/>
                <w:numId w:val="9"/>
              </w:numPr>
              <w:tabs>
                <w:tab w:val="left" w:pos="720"/>
                <w:tab w:val="left" w:pos="4191"/>
              </w:tabs>
              <w:spacing w:line="276" w:lineRule="auto"/>
              <w:ind w:left="612"/>
              <w:rPr>
                <w:sz w:val="26"/>
                <w:szCs w:val="26"/>
              </w:rPr>
            </w:pPr>
            <w:moveFrom w:id="593" w:author="Michael Nguyen" w:date="2015-05-14T06:29:00Z">
              <w:r w:rsidDel="00971CF9">
                <w:rPr>
                  <w:sz w:val="26"/>
                  <w:szCs w:val="26"/>
                </w:rPr>
                <w:t>Toàn hàng</w:t>
              </w:r>
            </w:moveFrom>
          </w:p>
          <w:p w14:paraId="6FDF13E0" w14:textId="4B5E4D25" w:rsidR="00994FDB" w:rsidRPr="00D90ECA" w:rsidDel="00971CF9" w:rsidRDefault="00994FDB" w:rsidP="006C05DE">
            <w:pPr>
              <w:pStyle w:val="ListParagraph"/>
              <w:numPr>
                <w:ilvl w:val="0"/>
                <w:numId w:val="9"/>
              </w:numPr>
              <w:tabs>
                <w:tab w:val="left" w:pos="720"/>
                <w:tab w:val="left" w:pos="4191"/>
              </w:tabs>
              <w:spacing w:line="276" w:lineRule="auto"/>
              <w:ind w:left="612"/>
              <w:rPr>
                <w:sz w:val="26"/>
                <w:szCs w:val="26"/>
              </w:rPr>
            </w:pPr>
            <w:moveFrom w:id="594" w:author="Michael Nguyen" w:date="2015-05-14T06:29:00Z">
              <w:r w:rsidDel="00971CF9">
                <w:rPr>
                  <w:sz w:val="26"/>
                  <w:szCs w:val="26"/>
                </w:rPr>
                <w:t xml:space="preserve">Cụ thể </w:t>
              </w:r>
            </w:moveFrom>
          </w:p>
        </w:tc>
        <w:tc>
          <w:tcPr>
            <w:tcW w:w="2448" w:type="dxa"/>
          </w:tcPr>
          <w:p w14:paraId="5C0A641F" w14:textId="65EF5ADD" w:rsidR="00994FDB" w:rsidRPr="00994FDB" w:rsidDel="00971CF9" w:rsidRDefault="00994FDB" w:rsidP="00994FDB">
            <w:pPr>
              <w:tabs>
                <w:tab w:val="left" w:pos="0"/>
                <w:tab w:val="left" w:pos="1080"/>
                <w:tab w:val="left" w:pos="4191"/>
              </w:tabs>
              <w:rPr>
                <w:i/>
                <w:sz w:val="26"/>
                <w:szCs w:val="26"/>
              </w:rPr>
            </w:pPr>
            <w:moveFrom w:id="595" w:author="Michael Nguyen" w:date="2015-05-14T06:29:00Z">
              <w:r w:rsidDel="00971CF9">
                <w:rPr>
                  <w:sz w:val="26"/>
                  <w:szCs w:val="26"/>
                </w:rPr>
                <w:t>-</w:t>
              </w:r>
              <w:r w:rsidRPr="00994FDB" w:rsidDel="00971CF9">
                <w:rPr>
                  <w:sz w:val="26"/>
                  <w:szCs w:val="26"/>
                </w:rPr>
                <w:t>Nếu chọn “Toàn hàng” thì 3 trường “NHCD/ Khối, CN/TT/Phòng, PGD/ Phòng ban/ Tổ/ Nhóm bị mờ đi, ko nhập được</w:t>
              </w:r>
            </w:moveFrom>
          </w:p>
          <w:p w14:paraId="15AFDAE5" w14:textId="45204DDB" w:rsidR="00994FDB" w:rsidRPr="00994FDB" w:rsidDel="00971CF9" w:rsidRDefault="00994FDB" w:rsidP="00994FDB">
            <w:pPr>
              <w:tabs>
                <w:tab w:val="left" w:pos="0"/>
                <w:tab w:val="left" w:pos="1080"/>
                <w:tab w:val="left" w:pos="4191"/>
              </w:tabs>
              <w:rPr>
                <w:i/>
                <w:sz w:val="26"/>
                <w:szCs w:val="26"/>
              </w:rPr>
            </w:pPr>
            <w:moveFrom w:id="596" w:author="Michael Nguyen" w:date="2015-05-14T06:29:00Z">
              <w:r w:rsidDel="00971CF9">
                <w:rPr>
                  <w:sz w:val="26"/>
                  <w:szCs w:val="26"/>
                </w:rPr>
                <w:t>-</w:t>
              </w:r>
              <w:r w:rsidRPr="00994FDB" w:rsidDel="00971CF9">
                <w:rPr>
                  <w:sz w:val="26"/>
                  <w:szCs w:val="26"/>
                </w:rPr>
                <w:t xml:space="preserve">Nếu </w:t>
              </w:r>
              <w:r w:rsidDel="00971CF9">
                <w:rPr>
                  <w:sz w:val="26"/>
                  <w:szCs w:val="26"/>
                </w:rPr>
                <w:t>chọn cụ thể thì “NHCD/ Khối” bắt buộc phải nhập, 2 trường kia ko bắt buộc</w:t>
              </w:r>
            </w:moveFrom>
          </w:p>
        </w:tc>
      </w:tr>
      <w:tr w:rsidR="00994FDB" w:rsidDel="00971CF9" w14:paraId="5B83D2C0" w14:textId="4D26C3CC" w:rsidTr="00994FDB">
        <w:tc>
          <w:tcPr>
            <w:tcW w:w="1508" w:type="dxa"/>
          </w:tcPr>
          <w:p w14:paraId="7ABC82EA" w14:textId="3E323F34" w:rsidR="00994FDB" w:rsidRPr="00CA10FE" w:rsidDel="00971CF9" w:rsidRDefault="00994FDB" w:rsidP="00645B1C">
            <w:pPr>
              <w:pStyle w:val="ListParagraph"/>
              <w:tabs>
                <w:tab w:val="left" w:pos="0"/>
                <w:tab w:val="left" w:pos="1080"/>
                <w:tab w:val="left" w:pos="4191"/>
              </w:tabs>
              <w:spacing w:line="276" w:lineRule="auto"/>
              <w:ind w:left="0"/>
              <w:rPr>
                <w:sz w:val="26"/>
                <w:szCs w:val="26"/>
              </w:rPr>
            </w:pPr>
            <w:moveFrom w:id="597" w:author="Michael Nguyen" w:date="2015-05-14T06:29:00Z">
              <w:r w:rsidRPr="00CA10FE" w:rsidDel="00971CF9">
                <w:rPr>
                  <w:sz w:val="26"/>
                  <w:szCs w:val="26"/>
                </w:rPr>
                <w:t>Mô tả</w:t>
              </w:r>
              <w:r w:rsidR="007E7A14" w:rsidDel="00971CF9">
                <w:rPr>
                  <w:sz w:val="26"/>
                  <w:szCs w:val="26"/>
                </w:rPr>
                <w:t xml:space="preserve"> KRI</w:t>
              </w:r>
            </w:moveFrom>
          </w:p>
        </w:tc>
        <w:tc>
          <w:tcPr>
            <w:tcW w:w="1372" w:type="dxa"/>
          </w:tcPr>
          <w:p w14:paraId="2CF74032" w14:textId="3CB299EE" w:rsidR="00994FDB" w:rsidRPr="00994FDB" w:rsidDel="00971CF9" w:rsidRDefault="00994FDB" w:rsidP="00994FDB">
            <w:pPr>
              <w:tabs>
                <w:tab w:val="left" w:pos="342"/>
                <w:tab w:val="left" w:pos="4191"/>
              </w:tabs>
              <w:rPr>
                <w:sz w:val="26"/>
                <w:szCs w:val="26"/>
              </w:rPr>
            </w:pPr>
            <w:moveFrom w:id="598" w:author="Michael Nguyen" w:date="2015-05-14T06:29:00Z">
              <w:r w:rsidDel="00971CF9">
                <w:rPr>
                  <w:sz w:val="26"/>
                  <w:szCs w:val="26"/>
                </w:rPr>
                <w:t>Text area</w:t>
              </w:r>
            </w:moveFrom>
          </w:p>
        </w:tc>
        <w:tc>
          <w:tcPr>
            <w:tcW w:w="990" w:type="dxa"/>
          </w:tcPr>
          <w:p w14:paraId="24669B4D" w14:textId="5A4E6755" w:rsidR="00994FDB" w:rsidRPr="00994FDB" w:rsidDel="00971CF9" w:rsidRDefault="00994FDB" w:rsidP="004929B1">
            <w:pPr>
              <w:tabs>
                <w:tab w:val="left" w:pos="342"/>
                <w:tab w:val="left" w:pos="4191"/>
              </w:tabs>
              <w:jc w:val="center"/>
              <w:rPr>
                <w:sz w:val="26"/>
                <w:szCs w:val="26"/>
              </w:rPr>
            </w:pPr>
            <w:moveFrom w:id="599" w:author="Michael Nguyen" w:date="2015-05-14T06:29:00Z">
              <w:r w:rsidDel="00971CF9">
                <w:rPr>
                  <w:sz w:val="26"/>
                  <w:szCs w:val="26"/>
                </w:rPr>
                <w:t>Có</w:t>
              </w:r>
            </w:moveFrom>
          </w:p>
        </w:tc>
        <w:tc>
          <w:tcPr>
            <w:tcW w:w="3060" w:type="dxa"/>
          </w:tcPr>
          <w:p w14:paraId="0F60AA59" w14:textId="00AE1B14" w:rsidR="00994FDB" w:rsidDel="00971CF9" w:rsidRDefault="00994FDB" w:rsidP="00C16CAF">
            <w:pPr>
              <w:pStyle w:val="ListParagraph"/>
              <w:numPr>
                <w:ilvl w:val="0"/>
                <w:numId w:val="106"/>
              </w:numPr>
              <w:tabs>
                <w:tab w:val="left" w:pos="-108"/>
                <w:tab w:val="left" w:pos="4191"/>
              </w:tabs>
              <w:rPr>
                <w:sz w:val="26"/>
                <w:szCs w:val="26"/>
              </w:rPr>
            </w:pPr>
            <w:moveFrom w:id="600" w:author="Michael Nguyen" w:date="2015-05-14T06:29:00Z">
              <w:r w:rsidDel="00971CF9">
                <w:rPr>
                  <w:sz w:val="26"/>
                  <w:szCs w:val="26"/>
                </w:rPr>
                <w:t>Người dùng tự nhập vào</w:t>
              </w:r>
            </w:moveFrom>
          </w:p>
          <w:p w14:paraId="0A73D5DA" w14:textId="301C99C5" w:rsidR="00994FDB" w:rsidDel="00971CF9" w:rsidRDefault="00994FDB" w:rsidP="00C16CAF">
            <w:pPr>
              <w:pStyle w:val="ListParagraph"/>
              <w:numPr>
                <w:ilvl w:val="0"/>
                <w:numId w:val="106"/>
              </w:numPr>
              <w:tabs>
                <w:tab w:val="left" w:pos="-108"/>
                <w:tab w:val="left" w:pos="4191"/>
              </w:tabs>
              <w:rPr>
                <w:sz w:val="26"/>
                <w:szCs w:val="26"/>
              </w:rPr>
            </w:pPr>
            <w:moveFrom w:id="601" w:author="Michael Nguyen" w:date="2015-05-14T06:29:00Z">
              <w:r w:rsidDel="00971CF9">
                <w:rPr>
                  <w:sz w:val="26"/>
                  <w:szCs w:val="26"/>
                </w:rPr>
                <w:t>Có thể nhập nhiều dòng</w:t>
              </w:r>
            </w:moveFrom>
          </w:p>
        </w:tc>
        <w:tc>
          <w:tcPr>
            <w:tcW w:w="2448" w:type="dxa"/>
          </w:tcPr>
          <w:p w14:paraId="18DFC48B" w14:textId="5443EEA3" w:rsidR="00994FDB" w:rsidDel="00971CF9" w:rsidRDefault="00994FDB" w:rsidP="00752308">
            <w:pPr>
              <w:pStyle w:val="ListParagraph"/>
              <w:tabs>
                <w:tab w:val="left" w:pos="0"/>
                <w:tab w:val="left" w:pos="1080"/>
                <w:tab w:val="left" w:pos="4191"/>
              </w:tabs>
              <w:ind w:left="0"/>
              <w:rPr>
                <w:i/>
                <w:sz w:val="26"/>
                <w:szCs w:val="26"/>
              </w:rPr>
            </w:pPr>
          </w:p>
        </w:tc>
      </w:tr>
      <w:tr w:rsidR="00003201" w:rsidDel="00971CF9" w14:paraId="28B71E01" w14:textId="2240BB4D" w:rsidTr="00994FDB">
        <w:tc>
          <w:tcPr>
            <w:tcW w:w="1508" w:type="dxa"/>
          </w:tcPr>
          <w:p w14:paraId="6B38E9D0" w14:textId="3E86C88C" w:rsidR="00003201" w:rsidRPr="00CA10FE" w:rsidDel="00971CF9" w:rsidRDefault="00003201" w:rsidP="002736B1">
            <w:pPr>
              <w:pStyle w:val="ListParagraph"/>
              <w:tabs>
                <w:tab w:val="left" w:pos="0"/>
                <w:tab w:val="left" w:pos="1080"/>
                <w:tab w:val="left" w:pos="4191"/>
              </w:tabs>
              <w:spacing w:line="276" w:lineRule="auto"/>
              <w:ind w:left="0"/>
              <w:rPr>
                <w:sz w:val="26"/>
                <w:szCs w:val="26"/>
              </w:rPr>
            </w:pPr>
            <w:moveFrom w:id="602" w:author="Michael Nguyen" w:date="2015-05-14T06:29:00Z">
              <w:r w:rsidRPr="00CA10FE" w:rsidDel="00971CF9">
                <w:rPr>
                  <w:sz w:val="26"/>
                  <w:szCs w:val="26"/>
                </w:rPr>
                <w:t xml:space="preserve">NH chuyên doanh/ khối, CN Trung tâm/ Phòng, PGD/ phòng ban/ tổ nhóm </w:t>
              </w:r>
            </w:moveFrom>
          </w:p>
        </w:tc>
        <w:tc>
          <w:tcPr>
            <w:tcW w:w="1372" w:type="dxa"/>
          </w:tcPr>
          <w:p w14:paraId="016EB725" w14:textId="4AF7DB05" w:rsidR="00003201" w:rsidRPr="003410EE" w:rsidDel="00971CF9" w:rsidRDefault="00003201" w:rsidP="002736B1">
            <w:pPr>
              <w:tabs>
                <w:tab w:val="left" w:pos="342"/>
                <w:tab w:val="left" w:pos="4191"/>
              </w:tabs>
              <w:rPr>
                <w:sz w:val="26"/>
                <w:szCs w:val="26"/>
              </w:rPr>
            </w:pPr>
            <w:moveFrom w:id="603" w:author="Michael Nguyen" w:date="2015-05-14T06:29:00Z">
              <w:r w:rsidDel="00971CF9">
                <w:rPr>
                  <w:sz w:val="26"/>
                  <w:szCs w:val="26"/>
                </w:rPr>
                <w:t>Combobox</w:t>
              </w:r>
            </w:moveFrom>
          </w:p>
        </w:tc>
        <w:tc>
          <w:tcPr>
            <w:tcW w:w="990" w:type="dxa"/>
          </w:tcPr>
          <w:p w14:paraId="0F74AD2F" w14:textId="219A2B35" w:rsidR="00003201" w:rsidRPr="00BF10D5" w:rsidDel="00971CF9" w:rsidRDefault="00003201" w:rsidP="00BF10D5">
            <w:pPr>
              <w:tabs>
                <w:tab w:val="left" w:pos="342"/>
                <w:tab w:val="left" w:pos="4191"/>
              </w:tabs>
              <w:jc w:val="center"/>
              <w:rPr>
                <w:sz w:val="26"/>
                <w:szCs w:val="26"/>
              </w:rPr>
            </w:pPr>
            <w:moveFrom w:id="604" w:author="Michael Nguyen" w:date="2015-05-14T06:29:00Z">
              <w:r w:rsidRPr="00BF10D5" w:rsidDel="00971CF9">
                <w:rPr>
                  <w:sz w:val="26"/>
                  <w:szCs w:val="26"/>
                </w:rPr>
                <w:t>Có</w:t>
              </w:r>
            </w:moveFrom>
          </w:p>
        </w:tc>
        <w:tc>
          <w:tcPr>
            <w:tcW w:w="3060" w:type="dxa"/>
          </w:tcPr>
          <w:p w14:paraId="0A249408" w14:textId="1C6DD437" w:rsidR="00003201" w:rsidDel="00971CF9" w:rsidRDefault="00003201" w:rsidP="00003201">
            <w:pPr>
              <w:pStyle w:val="ListParagraph"/>
              <w:numPr>
                <w:ilvl w:val="0"/>
                <w:numId w:val="113"/>
              </w:numPr>
              <w:tabs>
                <w:tab w:val="left" w:pos="-108"/>
                <w:tab w:val="left" w:pos="4191"/>
              </w:tabs>
              <w:rPr>
                <w:sz w:val="26"/>
                <w:szCs w:val="26"/>
              </w:rPr>
            </w:pPr>
            <w:moveFrom w:id="605" w:author="Michael Nguyen" w:date="2015-05-14T06:29:00Z">
              <w:r w:rsidDel="00971CF9">
                <w:rPr>
                  <w:sz w:val="26"/>
                  <w:szCs w:val="26"/>
                </w:rPr>
                <w:t>Lấy dữ liệu trong menu “</w:t>
              </w:r>
              <w:r w:rsidRPr="003410EE" w:rsidDel="00971CF9">
                <w:rPr>
                  <w:sz w:val="26"/>
                  <w:szCs w:val="26"/>
                  <w:highlight w:val="yellow"/>
                </w:rPr>
                <w:t>Quản lý người dùng” của module “Báo cáo lỗi”</w:t>
              </w:r>
              <w:r w:rsidDel="00971CF9">
                <w:rPr>
                  <w:sz w:val="26"/>
                  <w:szCs w:val="26"/>
                </w:rPr>
                <w:t xml:space="preserve"> </w:t>
              </w:r>
            </w:moveFrom>
          </w:p>
          <w:p w14:paraId="384FBF7A" w14:textId="3C72F9F4" w:rsidR="00003201" w:rsidRPr="00B541CF" w:rsidDel="00971CF9" w:rsidRDefault="00003201" w:rsidP="002736B1">
            <w:pPr>
              <w:pStyle w:val="ListParagraph"/>
              <w:tabs>
                <w:tab w:val="left" w:pos="0"/>
                <w:tab w:val="left" w:pos="1080"/>
                <w:tab w:val="left" w:pos="4191"/>
              </w:tabs>
              <w:ind w:left="342"/>
              <w:rPr>
                <w:sz w:val="26"/>
                <w:szCs w:val="26"/>
              </w:rPr>
            </w:pPr>
          </w:p>
        </w:tc>
        <w:tc>
          <w:tcPr>
            <w:tcW w:w="2448" w:type="dxa"/>
          </w:tcPr>
          <w:p w14:paraId="66716EDE" w14:textId="5748E331" w:rsidR="00003201" w:rsidRPr="00003201" w:rsidDel="00971CF9" w:rsidRDefault="00003201" w:rsidP="00003201">
            <w:pPr>
              <w:tabs>
                <w:tab w:val="left" w:pos="0"/>
                <w:tab w:val="left" w:pos="1080"/>
                <w:tab w:val="left" w:pos="4191"/>
              </w:tabs>
              <w:rPr>
                <w:sz w:val="26"/>
                <w:szCs w:val="26"/>
              </w:rPr>
            </w:pPr>
            <w:moveFrom w:id="606" w:author="Michael Nguyen" w:date="2015-05-14T06:29:00Z">
              <w:r w:rsidRPr="006B356F" w:rsidDel="00971CF9">
                <w:rPr>
                  <w:sz w:val="26"/>
                  <w:szCs w:val="26"/>
                  <w:highlight w:val="yellow"/>
                </w:rPr>
                <w:t>Lấy theo user của người nhập</w:t>
              </w:r>
            </w:moveFrom>
          </w:p>
        </w:tc>
      </w:tr>
      <w:tr w:rsidR="00994FDB" w:rsidDel="00971CF9" w14:paraId="3695EC12" w14:textId="07D392BE" w:rsidTr="00994FDB">
        <w:tc>
          <w:tcPr>
            <w:tcW w:w="1508" w:type="dxa"/>
          </w:tcPr>
          <w:p w14:paraId="1406E0A9" w14:textId="118BA6B9" w:rsidR="00994FDB" w:rsidRPr="00CA10FE" w:rsidDel="00971CF9" w:rsidRDefault="00994FDB" w:rsidP="00994FDB">
            <w:pPr>
              <w:pStyle w:val="ListParagraph"/>
              <w:tabs>
                <w:tab w:val="left" w:pos="0"/>
                <w:tab w:val="left" w:pos="1080"/>
                <w:tab w:val="left" w:pos="4191"/>
              </w:tabs>
              <w:ind w:left="0"/>
              <w:rPr>
                <w:sz w:val="26"/>
                <w:szCs w:val="26"/>
              </w:rPr>
            </w:pPr>
            <w:moveFrom w:id="607" w:author="Michael Nguyen" w:date="2015-05-14T06:29:00Z">
              <w:r w:rsidRPr="00CA10FE" w:rsidDel="00971CF9">
                <w:rPr>
                  <w:sz w:val="26"/>
                  <w:szCs w:val="26"/>
                </w:rPr>
                <w:t>Tần s</w:t>
              </w:r>
              <w:r w:rsidDel="00971CF9">
                <w:rPr>
                  <w:sz w:val="26"/>
                  <w:szCs w:val="26"/>
                </w:rPr>
                <w:t>ố theo dõi</w:t>
              </w:r>
            </w:moveFrom>
          </w:p>
        </w:tc>
        <w:tc>
          <w:tcPr>
            <w:tcW w:w="1372" w:type="dxa"/>
          </w:tcPr>
          <w:p w14:paraId="66E57421" w14:textId="6AA7EF21" w:rsidR="00994FDB" w:rsidRPr="00994FDB" w:rsidDel="00971CF9" w:rsidRDefault="00994FDB" w:rsidP="00994FDB">
            <w:pPr>
              <w:tabs>
                <w:tab w:val="left" w:pos="342"/>
                <w:tab w:val="left" w:pos="4191"/>
              </w:tabs>
              <w:rPr>
                <w:sz w:val="26"/>
                <w:szCs w:val="26"/>
              </w:rPr>
            </w:pPr>
            <w:moveFrom w:id="608" w:author="Michael Nguyen" w:date="2015-05-14T06:29:00Z">
              <w:r w:rsidDel="00971CF9">
                <w:rPr>
                  <w:sz w:val="26"/>
                  <w:szCs w:val="26"/>
                </w:rPr>
                <w:t>Text box</w:t>
              </w:r>
            </w:moveFrom>
          </w:p>
        </w:tc>
        <w:tc>
          <w:tcPr>
            <w:tcW w:w="990" w:type="dxa"/>
          </w:tcPr>
          <w:p w14:paraId="0BA513CC" w14:textId="2257770E" w:rsidR="00994FDB" w:rsidRPr="00994FDB" w:rsidDel="00971CF9" w:rsidRDefault="00994FDB" w:rsidP="004929B1">
            <w:pPr>
              <w:tabs>
                <w:tab w:val="left" w:pos="342"/>
                <w:tab w:val="left" w:pos="4191"/>
              </w:tabs>
              <w:jc w:val="center"/>
              <w:rPr>
                <w:sz w:val="26"/>
                <w:szCs w:val="26"/>
              </w:rPr>
            </w:pPr>
            <w:moveFrom w:id="609" w:author="Michael Nguyen" w:date="2015-05-14T06:29:00Z">
              <w:r w:rsidDel="00971CF9">
                <w:rPr>
                  <w:sz w:val="26"/>
                  <w:szCs w:val="26"/>
                </w:rPr>
                <w:t>Có</w:t>
              </w:r>
            </w:moveFrom>
          </w:p>
        </w:tc>
        <w:tc>
          <w:tcPr>
            <w:tcW w:w="3060" w:type="dxa"/>
          </w:tcPr>
          <w:p w14:paraId="56F52B9C" w14:textId="009C221B" w:rsidR="00994FDB" w:rsidDel="00971CF9" w:rsidRDefault="003410EE" w:rsidP="00C16CAF">
            <w:pPr>
              <w:pStyle w:val="ListParagraph"/>
              <w:numPr>
                <w:ilvl w:val="0"/>
                <w:numId w:val="107"/>
              </w:numPr>
              <w:tabs>
                <w:tab w:val="left" w:pos="-108"/>
                <w:tab w:val="left" w:pos="4191"/>
              </w:tabs>
              <w:rPr>
                <w:sz w:val="26"/>
                <w:szCs w:val="26"/>
              </w:rPr>
            </w:pPr>
            <w:moveFrom w:id="610" w:author="Michael Nguyen" w:date="2015-05-14T06:29:00Z">
              <w:r w:rsidDel="00971CF9">
                <w:rPr>
                  <w:sz w:val="26"/>
                  <w:szCs w:val="26"/>
                </w:rPr>
                <w:t>Người dùng tự nhập dữ liệu vào</w:t>
              </w:r>
            </w:moveFrom>
          </w:p>
        </w:tc>
        <w:tc>
          <w:tcPr>
            <w:tcW w:w="2448" w:type="dxa"/>
          </w:tcPr>
          <w:p w14:paraId="1696E9D9" w14:textId="00D50954" w:rsidR="00994FDB" w:rsidDel="00971CF9" w:rsidRDefault="00994FDB" w:rsidP="003410EE">
            <w:pPr>
              <w:pStyle w:val="ListParagraph"/>
              <w:tabs>
                <w:tab w:val="left" w:pos="0"/>
                <w:tab w:val="left" w:pos="1080"/>
                <w:tab w:val="left" w:pos="4191"/>
              </w:tabs>
              <w:ind w:left="0"/>
              <w:rPr>
                <w:sz w:val="26"/>
                <w:szCs w:val="26"/>
              </w:rPr>
            </w:pPr>
          </w:p>
        </w:tc>
      </w:tr>
      <w:tr w:rsidR="003410EE" w:rsidDel="00971CF9" w14:paraId="6948B363" w14:textId="117AAB73" w:rsidTr="00994FDB">
        <w:tc>
          <w:tcPr>
            <w:tcW w:w="1508" w:type="dxa"/>
          </w:tcPr>
          <w:p w14:paraId="308E37E5" w14:textId="16874F87" w:rsidR="003410EE" w:rsidRPr="00CA10FE" w:rsidDel="00971CF9" w:rsidRDefault="003410EE" w:rsidP="00B541CF">
            <w:pPr>
              <w:pStyle w:val="ListParagraph"/>
              <w:tabs>
                <w:tab w:val="left" w:pos="0"/>
                <w:tab w:val="left" w:pos="1080"/>
                <w:tab w:val="left" w:pos="4191"/>
              </w:tabs>
              <w:ind w:left="0"/>
              <w:rPr>
                <w:sz w:val="26"/>
                <w:szCs w:val="26"/>
              </w:rPr>
            </w:pPr>
            <w:moveFrom w:id="611" w:author="Michael Nguyen" w:date="2015-05-14T06:29:00Z">
              <w:r w:rsidDel="00971CF9">
                <w:rPr>
                  <w:sz w:val="26"/>
                  <w:szCs w:val="26"/>
                </w:rPr>
                <w:t>Đơn vị đo lường</w:t>
              </w:r>
            </w:moveFrom>
          </w:p>
        </w:tc>
        <w:tc>
          <w:tcPr>
            <w:tcW w:w="1372" w:type="dxa"/>
          </w:tcPr>
          <w:p w14:paraId="5B031F5C" w14:textId="6002B945" w:rsidR="003410EE" w:rsidRPr="003410EE" w:rsidDel="00971CF9" w:rsidRDefault="003410EE" w:rsidP="003410EE">
            <w:pPr>
              <w:tabs>
                <w:tab w:val="left" w:pos="342"/>
                <w:tab w:val="left" w:pos="4191"/>
              </w:tabs>
              <w:rPr>
                <w:sz w:val="26"/>
                <w:szCs w:val="26"/>
              </w:rPr>
            </w:pPr>
            <w:moveFrom w:id="612" w:author="Michael Nguyen" w:date="2015-05-14T06:29:00Z">
              <w:r w:rsidRPr="003410EE" w:rsidDel="00971CF9">
                <w:rPr>
                  <w:sz w:val="26"/>
                  <w:szCs w:val="26"/>
                </w:rPr>
                <w:t>Text box</w:t>
              </w:r>
            </w:moveFrom>
          </w:p>
        </w:tc>
        <w:tc>
          <w:tcPr>
            <w:tcW w:w="990" w:type="dxa"/>
          </w:tcPr>
          <w:p w14:paraId="21D6FE17" w14:textId="5190AEA4" w:rsidR="003410EE" w:rsidRPr="00994FDB" w:rsidDel="00971CF9" w:rsidRDefault="003410EE" w:rsidP="004929B1">
            <w:pPr>
              <w:tabs>
                <w:tab w:val="left" w:pos="342"/>
                <w:tab w:val="left" w:pos="4191"/>
              </w:tabs>
              <w:jc w:val="center"/>
              <w:rPr>
                <w:sz w:val="26"/>
                <w:szCs w:val="26"/>
              </w:rPr>
            </w:pPr>
            <w:moveFrom w:id="613" w:author="Michael Nguyen" w:date="2015-05-14T06:29:00Z">
              <w:r w:rsidDel="00971CF9">
                <w:rPr>
                  <w:sz w:val="26"/>
                  <w:szCs w:val="26"/>
                </w:rPr>
                <w:t>Có</w:t>
              </w:r>
            </w:moveFrom>
          </w:p>
        </w:tc>
        <w:tc>
          <w:tcPr>
            <w:tcW w:w="3060" w:type="dxa"/>
          </w:tcPr>
          <w:p w14:paraId="4FDE80E3" w14:textId="7F784AFA" w:rsidR="003410EE" w:rsidRPr="00C16CAF" w:rsidDel="00971CF9" w:rsidRDefault="003410EE" w:rsidP="00C16CAF">
            <w:pPr>
              <w:pStyle w:val="ListParagraph"/>
              <w:numPr>
                <w:ilvl w:val="0"/>
                <w:numId w:val="108"/>
              </w:numPr>
              <w:tabs>
                <w:tab w:val="left" w:pos="-108"/>
                <w:tab w:val="left" w:pos="4191"/>
              </w:tabs>
              <w:ind w:left="342"/>
              <w:rPr>
                <w:sz w:val="26"/>
                <w:szCs w:val="26"/>
              </w:rPr>
            </w:pPr>
            <w:moveFrom w:id="614" w:author="Michael Nguyen" w:date="2015-05-14T06:29:00Z">
              <w:r w:rsidRPr="00C16CAF" w:rsidDel="00971CF9">
                <w:rPr>
                  <w:sz w:val="26"/>
                  <w:szCs w:val="26"/>
                </w:rPr>
                <w:t>Người dùng tự nhập dữ liệu vào</w:t>
              </w:r>
            </w:moveFrom>
          </w:p>
        </w:tc>
        <w:tc>
          <w:tcPr>
            <w:tcW w:w="2448" w:type="dxa"/>
          </w:tcPr>
          <w:p w14:paraId="260357B6" w14:textId="44E14757" w:rsidR="003410EE" w:rsidDel="00971CF9" w:rsidRDefault="003410EE" w:rsidP="00752308">
            <w:pPr>
              <w:pStyle w:val="ListParagraph"/>
              <w:tabs>
                <w:tab w:val="left" w:pos="0"/>
                <w:tab w:val="left" w:pos="1080"/>
                <w:tab w:val="left" w:pos="4191"/>
              </w:tabs>
              <w:ind w:left="0"/>
              <w:rPr>
                <w:sz w:val="26"/>
                <w:szCs w:val="26"/>
              </w:rPr>
            </w:pPr>
          </w:p>
        </w:tc>
      </w:tr>
      <w:tr w:rsidR="003410EE" w:rsidDel="00971CF9" w14:paraId="4836D455" w14:textId="7296FD49" w:rsidTr="00994FDB">
        <w:tc>
          <w:tcPr>
            <w:tcW w:w="1508" w:type="dxa"/>
          </w:tcPr>
          <w:p w14:paraId="2516C7BD" w14:textId="4C86AB59" w:rsidR="003410EE" w:rsidRPr="00CA10FE" w:rsidDel="00971CF9" w:rsidRDefault="003410EE" w:rsidP="00B541CF">
            <w:pPr>
              <w:pStyle w:val="ListParagraph"/>
              <w:tabs>
                <w:tab w:val="left" w:pos="0"/>
                <w:tab w:val="left" w:pos="1080"/>
                <w:tab w:val="left" w:pos="4191"/>
              </w:tabs>
              <w:ind w:left="0"/>
              <w:rPr>
                <w:sz w:val="26"/>
                <w:szCs w:val="26"/>
              </w:rPr>
            </w:pPr>
            <w:moveFrom w:id="615" w:author="Michael Nguyen" w:date="2015-05-14T06:29:00Z">
              <w:r w:rsidDel="00971CF9">
                <w:rPr>
                  <w:sz w:val="26"/>
                  <w:szCs w:val="26"/>
                </w:rPr>
                <w:t xml:space="preserve">Công thức đo lường </w:t>
              </w:r>
            </w:moveFrom>
          </w:p>
        </w:tc>
        <w:tc>
          <w:tcPr>
            <w:tcW w:w="1372" w:type="dxa"/>
          </w:tcPr>
          <w:p w14:paraId="75F97147" w14:textId="65686593" w:rsidR="003410EE" w:rsidRPr="003410EE" w:rsidDel="00971CF9" w:rsidRDefault="003410EE" w:rsidP="003410EE">
            <w:pPr>
              <w:tabs>
                <w:tab w:val="left" w:pos="342"/>
                <w:tab w:val="left" w:pos="4191"/>
              </w:tabs>
              <w:rPr>
                <w:sz w:val="26"/>
                <w:szCs w:val="26"/>
              </w:rPr>
            </w:pPr>
            <w:moveFrom w:id="616" w:author="Michael Nguyen" w:date="2015-05-14T06:29:00Z">
              <w:r w:rsidRPr="003410EE" w:rsidDel="00971CF9">
                <w:rPr>
                  <w:sz w:val="26"/>
                  <w:szCs w:val="26"/>
                </w:rPr>
                <w:t>Text box</w:t>
              </w:r>
            </w:moveFrom>
          </w:p>
        </w:tc>
        <w:tc>
          <w:tcPr>
            <w:tcW w:w="990" w:type="dxa"/>
          </w:tcPr>
          <w:p w14:paraId="7D7BA5E7" w14:textId="313FDFBB" w:rsidR="003410EE" w:rsidRPr="00994FDB" w:rsidDel="00971CF9" w:rsidRDefault="003410EE" w:rsidP="004929B1">
            <w:pPr>
              <w:tabs>
                <w:tab w:val="left" w:pos="342"/>
                <w:tab w:val="left" w:pos="4191"/>
              </w:tabs>
              <w:jc w:val="center"/>
              <w:rPr>
                <w:sz w:val="26"/>
                <w:szCs w:val="26"/>
              </w:rPr>
            </w:pPr>
            <w:moveFrom w:id="617" w:author="Michael Nguyen" w:date="2015-05-14T06:29:00Z">
              <w:r w:rsidDel="00971CF9">
                <w:rPr>
                  <w:sz w:val="26"/>
                  <w:szCs w:val="26"/>
                </w:rPr>
                <w:t>Có</w:t>
              </w:r>
            </w:moveFrom>
          </w:p>
        </w:tc>
        <w:tc>
          <w:tcPr>
            <w:tcW w:w="3060" w:type="dxa"/>
          </w:tcPr>
          <w:p w14:paraId="0B988B87" w14:textId="4DA1E670" w:rsidR="003410EE" w:rsidDel="00971CF9" w:rsidRDefault="003410EE" w:rsidP="00C16CAF">
            <w:pPr>
              <w:pStyle w:val="ListParagraph"/>
              <w:numPr>
                <w:ilvl w:val="0"/>
                <w:numId w:val="109"/>
              </w:numPr>
              <w:tabs>
                <w:tab w:val="left" w:pos="-108"/>
                <w:tab w:val="left" w:pos="4191"/>
              </w:tabs>
              <w:rPr>
                <w:sz w:val="26"/>
                <w:szCs w:val="26"/>
              </w:rPr>
            </w:pPr>
            <w:moveFrom w:id="618" w:author="Michael Nguyen" w:date="2015-05-14T06:29:00Z">
              <w:r w:rsidDel="00971CF9">
                <w:rPr>
                  <w:sz w:val="26"/>
                  <w:szCs w:val="26"/>
                </w:rPr>
                <w:t>Người dùng tự nhập dữ liệu vào</w:t>
              </w:r>
            </w:moveFrom>
          </w:p>
        </w:tc>
        <w:tc>
          <w:tcPr>
            <w:tcW w:w="2448" w:type="dxa"/>
          </w:tcPr>
          <w:p w14:paraId="762D7037" w14:textId="571242BC" w:rsidR="003410EE" w:rsidDel="00971CF9" w:rsidRDefault="003410EE" w:rsidP="00752308">
            <w:pPr>
              <w:pStyle w:val="ListParagraph"/>
              <w:tabs>
                <w:tab w:val="left" w:pos="0"/>
                <w:tab w:val="left" w:pos="1080"/>
                <w:tab w:val="left" w:pos="4191"/>
              </w:tabs>
              <w:ind w:left="0"/>
              <w:rPr>
                <w:sz w:val="26"/>
                <w:szCs w:val="26"/>
              </w:rPr>
            </w:pPr>
          </w:p>
        </w:tc>
      </w:tr>
      <w:tr w:rsidR="003410EE" w:rsidDel="00971CF9" w14:paraId="458FABC4" w14:textId="498876E9" w:rsidTr="00994FDB">
        <w:tc>
          <w:tcPr>
            <w:tcW w:w="1508" w:type="dxa"/>
          </w:tcPr>
          <w:p w14:paraId="7A7C9F83" w14:textId="618A5233" w:rsidR="003410EE" w:rsidDel="00971CF9" w:rsidRDefault="003410EE" w:rsidP="00B541CF">
            <w:pPr>
              <w:pStyle w:val="ListParagraph"/>
              <w:tabs>
                <w:tab w:val="left" w:pos="0"/>
                <w:tab w:val="left" w:pos="1080"/>
                <w:tab w:val="left" w:pos="4191"/>
              </w:tabs>
              <w:ind w:left="0"/>
              <w:rPr>
                <w:sz w:val="26"/>
                <w:szCs w:val="26"/>
              </w:rPr>
            </w:pPr>
            <w:moveFrom w:id="619" w:author="Michael Nguyen" w:date="2015-05-14T06:29:00Z">
              <w:r w:rsidDel="00971CF9">
                <w:rPr>
                  <w:sz w:val="26"/>
                  <w:szCs w:val="26"/>
                </w:rPr>
                <w:t>Nguồn số liệu</w:t>
              </w:r>
            </w:moveFrom>
          </w:p>
        </w:tc>
        <w:tc>
          <w:tcPr>
            <w:tcW w:w="1372" w:type="dxa"/>
          </w:tcPr>
          <w:p w14:paraId="1A004E3E" w14:textId="1280461F" w:rsidR="003410EE" w:rsidRPr="003410EE" w:rsidDel="00971CF9" w:rsidRDefault="003410EE" w:rsidP="003410EE">
            <w:pPr>
              <w:tabs>
                <w:tab w:val="left" w:pos="342"/>
                <w:tab w:val="left" w:pos="4191"/>
              </w:tabs>
              <w:rPr>
                <w:sz w:val="26"/>
                <w:szCs w:val="26"/>
              </w:rPr>
            </w:pPr>
            <w:moveFrom w:id="620" w:author="Michael Nguyen" w:date="2015-05-14T06:29:00Z">
              <w:r w:rsidRPr="003410EE" w:rsidDel="00971CF9">
                <w:rPr>
                  <w:sz w:val="26"/>
                  <w:szCs w:val="26"/>
                </w:rPr>
                <w:t>Text box</w:t>
              </w:r>
            </w:moveFrom>
          </w:p>
        </w:tc>
        <w:tc>
          <w:tcPr>
            <w:tcW w:w="990" w:type="dxa"/>
          </w:tcPr>
          <w:p w14:paraId="18C6587F" w14:textId="79DC5BF5" w:rsidR="003410EE" w:rsidRPr="00994FDB" w:rsidDel="00971CF9" w:rsidRDefault="003410EE" w:rsidP="004929B1">
            <w:pPr>
              <w:tabs>
                <w:tab w:val="left" w:pos="342"/>
                <w:tab w:val="left" w:pos="4191"/>
              </w:tabs>
              <w:jc w:val="center"/>
              <w:rPr>
                <w:sz w:val="26"/>
                <w:szCs w:val="26"/>
              </w:rPr>
            </w:pPr>
            <w:moveFrom w:id="621" w:author="Michael Nguyen" w:date="2015-05-14T06:29:00Z">
              <w:r w:rsidDel="00971CF9">
                <w:rPr>
                  <w:sz w:val="26"/>
                  <w:szCs w:val="26"/>
                </w:rPr>
                <w:t>Có</w:t>
              </w:r>
            </w:moveFrom>
          </w:p>
        </w:tc>
        <w:tc>
          <w:tcPr>
            <w:tcW w:w="3060" w:type="dxa"/>
          </w:tcPr>
          <w:p w14:paraId="0C3DCDEA" w14:textId="717C4B05" w:rsidR="003410EE" w:rsidDel="00971CF9" w:rsidRDefault="003410EE" w:rsidP="00C16CAF">
            <w:pPr>
              <w:pStyle w:val="ListParagraph"/>
              <w:numPr>
                <w:ilvl w:val="0"/>
                <w:numId w:val="110"/>
              </w:numPr>
              <w:tabs>
                <w:tab w:val="left" w:pos="-108"/>
                <w:tab w:val="left" w:pos="4191"/>
              </w:tabs>
              <w:rPr>
                <w:sz w:val="26"/>
                <w:szCs w:val="26"/>
              </w:rPr>
            </w:pPr>
            <w:moveFrom w:id="622" w:author="Michael Nguyen" w:date="2015-05-14T06:29:00Z">
              <w:r w:rsidDel="00971CF9">
                <w:rPr>
                  <w:sz w:val="26"/>
                  <w:szCs w:val="26"/>
                </w:rPr>
                <w:t>Người dùng tự nhập dữ liệu vào</w:t>
              </w:r>
            </w:moveFrom>
          </w:p>
        </w:tc>
        <w:tc>
          <w:tcPr>
            <w:tcW w:w="2448" w:type="dxa"/>
          </w:tcPr>
          <w:p w14:paraId="3A115250" w14:textId="4856EB2A" w:rsidR="003410EE" w:rsidDel="00971CF9" w:rsidRDefault="003410EE" w:rsidP="00752308">
            <w:pPr>
              <w:pStyle w:val="ListParagraph"/>
              <w:tabs>
                <w:tab w:val="left" w:pos="0"/>
                <w:tab w:val="left" w:pos="1080"/>
                <w:tab w:val="left" w:pos="4191"/>
              </w:tabs>
              <w:ind w:left="0"/>
              <w:rPr>
                <w:sz w:val="26"/>
                <w:szCs w:val="26"/>
              </w:rPr>
            </w:pPr>
          </w:p>
        </w:tc>
      </w:tr>
      <w:tr w:rsidR="003410EE" w:rsidDel="00971CF9" w14:paraId="0FCBBD80" w14:textId="43D45E6B" w:rsidTr="00994FDB">
        <w:tc>
          <w:tcPr>
            <w:tcW w:w="1508" w:type="dxa"/>
          </w:tcPr>
          <w:p w14:paraId="33BD5CD7" w14:textId="5484B9B1" w:rsidR="003410EE" w:rsidDel="00971CF9" w:rsidRDefault="003410EE" w:rsidP="00B541CF">
            <w:pPr>
              <w:pStyle w:val="ListParagraph"/>
              <w:tabs>
                <w:tab w:val="left" w:pos="0"/>
                <w:tab w:val="left" w:pos="1080"/>
                <w:tab w:val="left" w:pos="4191"/>
              </w:tabs>
              <w:ind w:left="0"/>
              <w:rPr>
                <w:sz w:val="26"/>
                <w:szCs w:val="26"/>
              </w:rPr>
            </w:pPr>
            <w:moveFrom w:id="623" w:author="Michael Nguyen" w:date="2015-05-14T06:29:00Z">
              <w:r w:rsidDel="00971CF9">
                <w:rPr>
                  <w:sz w:val="26"/>
                  <w:szCs w:val="26"/>
                </w:rPr>
                <w:t>Đơn vị cung cấp số liệu</w:t>
              </w:r>
            </w:moveFrom>
          </w:p>
        </w:tc>
        <w:tc>
          <w:tcPr>
            <w:tcW w:w="1372" w:type="dxa"/>
          </w:tcPr>
          <w:p w14:paraId="029F6765" w14:textId="2FE61DB3" w:rsidR="003410EE" w:rsidRPr="003410EE" w:rsidDel="00971CF9" w:rsidRDefault="003410EE" w:rsidP="003410EE">
            <w:pPr>
              <w:tabs>
                <w:tab w:val="left" w:pos="342"/>
                <w:tab w:val="left" w:pos="4191"/>
              </w:tabs>
              <w:rPr>
                <w:sz w:val="26"/>
                <w:szCs w:val="26"/>
              </w:rPr>
            </w:pPr>
            <w:moveFrom w:id="624" w:author="Michael Nguyen" w:date="2015-05-14T06:29:00Z">
              <w:r w:rsidRPr="003410EE" w:rsidDel="00971CF9">
                <w:rPr>
                  <w:sz w:val="26"/>
                  <w:szCs w:val="26"/>
                </w:rPr>
                <w:t>Text box</w:t>
              </w:r>
            </w:moveFrom>
          </w:p>
        </w:tc>
        <w:tc>
          <w:tcPr>
            <w:tcW w:w="990" w:type="dxa"/>
          </w:tcPr>
          <w:p w14:paraId="384E4584" w14:textId="7DCDF2FA" w:rsidR="003410EE" w:rsidRPr="00994FDB" w:rsidDel="00971CF9" w:rsidRDefault="003410EE" w:rsidP="004929B1">
            <w:pPr>
              <w:tabs>
                <w:tab w:val="left" w:pos="342"/>
                <w:tab w:val="left" w:pos="4191"/>
              </w:tabs>
              <w:jc w:val="center"/>
              <w:rPr>
                <w:sz w:val="26"/>
                <w:szCs w:val="26"/>
              </w:rPr>
            </w:pPr>
            <w:moveFrom w:id="625" w:author="Michael Nguyen" w:date="2015-05-14T06:29:00Z">
              <w:r w:rsidDel="00971CF9">
                <w:rPr>
                  <w:sz w:val="26"/>
                  <w:szCs w:val="26"/>
                </w:rPr>
                <w:t>Có</w:t>
              </w:r>
            </w:moveFrom>
          </w:p>
        </w:tc>
        <w:tc>
          <w:tcPr>
            <w:tcW w:w="3060" w:type="dxa"/>
          </w:tcPr>
          <w:p w14:paraId="2DCD98CC" w14:textId="615DFC19" w:rsidR="003410EE" w:rsidDel="00971CF9" w:rsidRDefault="003410EE" w:rsidP="00C16CAF">
            <w:pPr>
              <w:pStyle w:val="ListParagraph"/>
              <w:numPr>
                <w:ilvl w:val="0"/>
                <w:numId w:val="111"/>
              </w:numPr>
              <w:tabs>
                <w:tab w:val="left" w:pos="-108"/>
                <w:tab w:val="left" w:pos="4191"/>
              </w:tabs>
              <w:rPr>
                <w:sz w:val="26"/>
                <w:szCs w:val="26"/>
              </w:rPr>
            </w:pPr>
            <w:moveFrom w:id="626" w:author="Michael Nguyen" w:date="2015-05-14T06:29:00Z">
              <w:r w:rsidDel="00971CF9">
                <w:rPr>
                  <w:sz w:val="26"/>
                  <w:szCs w:val="26"/>
                </w:rPr>
                <w:t>Người dùng tự nhập dữ liệu vào</w:t>
              </w:r>
            </w:moveFrom>
          </w:p>
        </w:tc>
        <w:tc>
          <w:tcPr>
            <w:tcW w:w="2448" w:type="dxa"/>
          </w:tcPr>
          <w:p w14:paraId="436B8B4C" w14:textId="6D9D3A59" w:rsidR="003410EE" w:rsidDel="00971CF9" w:rsidRDefault="003410EE" w:rsidP="00752308">
            <w:pPr>
              <w:pStyle w:val="ListParagraph"/>
              <w:tabs>
                <w:tab w:val="left" w:pos="0"/>
                <w:tab w:val="left" w:pos="1080"/>
                <w:tab w:val="left" w:pos="4191"/>
              </w:tabs>
              <w:ind w:left="0"/>
              <w:rPr>
                <w:sz w:val="26"/>
                <w:szCs w:val="26"/>
              </w:rPr>
            </w:pPr>
          </w:p>
        </w:tc>
      </w:tr>
      <w:tr w:rsidR="003410EE" w:rsidDel="00971CF9" w14:paraId="442994C3" w14:textId="765E5606" w:rsidTr="00994FDB">
        <w:tc>
          <w:tcPr>
            <w:tcW w:w="1508" w:type="dxa"/>
          </w:tcPr>
          <w:p w14:paraId="163197A4" w14:textId="5CF93544" w:rsidR="003410EE" w:rsidDel="00971CF9" w:rsidRDefault="003410EE" w:rsidP="00B541CF">
            <w:pPr>
              <w:pStyle w:val="ListParagraph"/>
              <w:tabs>
                <w:tab w:val="left" w:pos="0"/>
                <w:tab w:val="left" w:pos="1080"/>
                <w:tab w:val="left" w:pos="4191"/>
              </w:tabs>
              <w:ind w:left="0"/>
              <w:rPr>
                <w:sz w:val="26"/>
                <w:szCs w:val="26"/>
              </w:rPr>
            </w:pPr>
            <w:moveFrom w:id="627" w:author="Michael Nguyen" w:date="2015-05-14T06:29:00Z">
              <w:r w:rsidDel="00971CF9">
                <w:rPr>
                  <w:sz w:val="26"/>
                  <w:szCs w:val="26"/>
                </w:rPr>
                <w:t>Phân loại theo sự kiện RRHĐ cấp 1</w:t>
              </w:r>
              <w:r w:rsidR="00003201" w:rsidDel="00971CF9">
                <w:rPr>
                  <w:sz w:val="26"/>
                  <w:szCs w:val="26"/>
                </w:rPr>
                <w:t>,2</w:t>
              </w:r>
            </w:moveFrom>
          </w:p>
        </w:tc>
        <w:tc>
          <w:tcPr>
            <w:tcW w:w="1372" w:type="dxa"/>
          </w:tcPr>
          <w:p w14:paraId="079334A4" w14:textId="68F5350E" w:rsidR="003410EE" w:rsidRPr="003410EE" w:rsidDel="00971CF9" w:rsidRDefault="007E7A14" w:rsidP="003410EE">
            <w:pPr>
              <w:tabs>
                <w:tab w:val="left" w:pos="342"/>
                <w:tab w:val="left" w:pos="4191"/>
              </w:tabs>
              <w:rPr>
                <w:sz w:val="26"/>
                <w:szCs w:val="26"/>
              </w:rPr>
            </w:pPr>
            <w:moveFrom w:id="628" w:author="Michael Nguyen" w:date="2015-05-14T06:29:00Z">
              <w:r w:rsidDel="00971CF9">
                <w:rPr>
                  <w:sz w:val="26"/>
                  <w:szCs w:val="26"/>
                </w:rPr>
                <w:t>Combobox</w:t>
              </w:r>
            </w:moveFrom>
          </w:p>
        </w:tc>
        <w:tc>
          <w:tcPr>
            <w:tcW w:w="990" w:type="dxa"/>
          </w:tcPr>
          <w:p w14:paraId="355724B0" w14:textId="2919D8BF" w:rsidR="003410EE" w:rsidRPr="00994FDB" w:rsidDel="00971CF9" w:rsidRDefault="003410EE" w:rsidP="004929B1">
            <w:pPr>
              <w:tabs>
                <w:tab w:val="left" w:pos="342"/>
                <w:tab w:val="left" w:pos="4191"/>
              </w:tabs>
              <w:jc w:val="center"/>
              <w:rPr>
                <w:sz w:val="26"/>
                <w:szCs w:val="26"/>
              </w:rPr>
            </w:pPr>
            <w:moveFrom w:id="629" w:author="Michael Nguyen" w:date="2015-05-14T06:29:00Z">
              <w:r w:rsidDel="00971CF9">
                <w:rPr>
                  <w:sz w:val="26"/>
                  <w:szCs w:val="26"/>
                </w:rPr>
                <w:t>Có</w:t>
              </w:r>
            </w:moveFrom>
          </w:p>
        </w:tc>
        <w:tc>
          <w:tcPr>
            <w:tcW w:w="3060" w:type="dxa"/>
          </w:tcPr>
          <w:p w14:paraId="6B2734C0" w14:textId="4D6424B3" w:rsidR="003410EE" w:rsidDel="00971CF9" w:rsidRDefault="003410EE" w:rsidP="007E7A14">
            <w:pPr>
              <w:pStyle w:val="ListParagraph"/>
              <w:numPr>
                <w:ilvl w:val="0"/>
                <w:numId w:val="114"/>
              </w:numPr>
              <w:tabs>
                <w:tab w:val="left" w:pos="-108"/>
                <w:tab w:val="left" w:pos="4191"/>
              </w:tabs>
              <w:rPr>
                <w:sz w:val="26"/>
                <w:szCs w:val="26"/>
              </w:rPr>
            </w:pPr>
            <w:moveFrom w:id="630" w:author="Michael Nguyen" w:date="2015-05-14T06:29:00Z">
              <w:r w:rsidDel="00971CF9">
                <w:rPr>
                  <w:sz w:val="26"/>
                  <w:szCs w:val="26"/>
                </w:rPr>
                <w:t xml:space="preserve">Người dùng tự </w:t>
              </w:r>
              <w:r w:rsidR="007E7A14" w:rsidDel="00971CF9">
                <w:rPr>
                  <w:sz w:val="26"/>
                  <w:szCs w:val="26"/>
                </w:rPr>
                <w:t>chọn</w:t>
              </w:r>
              <w:r w:rsidDel="00971CF9">
                <w:rPr>
                  <w:sz w:val="26"/>
                  <w:szCs w:val="26"/>
                </w:rPr>
                <w:t xml:space="preserve"> dữ liệu </w:t>
              </w:r>
            </w:moveFrom>
          </w:p>
          <w:p w14:paraId="5A1F8829" w14:textId="55F7ECF5" w:rsidR="007E7A14" w:rsidRPr="007E7A14" w:rsidDel="00971CF9" w:rsidRDefault="007E7A14" w:rsidP="007E7A14">
            <w:pPr>
              <w:pStyle w:val="ListParagraph"/>
              <w:numPr>
                <w:ilvl w:val="0"/>
                <w:numId w:val="113"/>
              </w:numPr>
              <w:tabs>
                <w:tab w:val="left" w:pos="-108"/>
                <w:tab w:val="left" w:pos="4191"/>
              </w:tabs>
              <w:rPr>
                <w:sz w:val="26"/>
                <w:szCs w:val="26"/>
              </w:rPr>
            </w:pPr>
            <w:moveFrom w:id="631" w:author="Michael Nguyen" w:date="2015-05-14T06:29:00Z">
              <w:r w:rsidDel="00971CF9">
                <w:rPr>
                  <w:sz w:val="26"/>
                  <w:szCs w:val="26"/>
                </w:rPr>
                <w:t>Lấy dữ liệu trong menu “</w:t>
              </w:r>
              <w:r w:rsidRPr="003410EE" w:rsidDel="00971CF9">
                <w:rPr>
                  <w:sz w:val="26"/>
                  <w:szCs w:val="26"/>
                  <w:highlight w:val="yellow"/>
                </w:rPr>
                <w:t xml:space="preserve">Quản lý </w:t>
              </w:r>
              <w:r w:rsidDel="00971CF9">
                <w:rPr>
                  <w:sz w:val="26"/>
                  <w:szCs w:val="26"/>
                  <w:highlight w:val="yellow"/>
                </w:rPr>
                <w:t>sự kiện</w:t>
              </w:r>
              <w:r w:rsidRPr="003410EE" w:rsidDel="00971CF9">
                <w:rPr>
                  <w:sz w:val="26"/>
                  <w:szCs w:val="26"/>
                  <w:highlight w:val="yellow"/>
                </w:rPr>
                <w:t>” của module “Báo cáo lỗi”</w:t>
              </w:r>
              <w:r w:rsidDel="00971CF9">
                <w:rPr>
                  <w:sz w:val="26"/>
                  <w:szCs w:val="26"/>
                </w:rPr>
                <w:t xml:space="preserve"> </w:t>
              </w:r>
            </w:moveFrom>
          </w:p>
        </w:tc>
        <w:tc>
          <w:tcPr>
            <w:tcW w:w="2448" w:type="dxa"/>
          </w:tcPr>
          <w:p w14:paraId="06B761A4" w14:textId="234A59A8" w:rsidR="003410EE" w:rsidDel="00971CF9" w:rsidRDefault="003410EE" w:rsidP="00752308">
            <w:pPr>
              <w:pStyle w:val="ListParagraph"/>
              <w:tabs>
                <w:tab w:val="left" w:pos="0"/>
                <w:tab w:val="left" w:pos="1080"/>
                <w:tab w:val="left" w:pos="4191"/>
              </w:tabs>
              <w:ind w:left="0"/>
              <w:rPr>
                <w:sz w:val="26"/>
                <w:szCs w:val="26"/>
              </w:rPr>
            </w:pPr>
          </w:p>
        </w:tc>
      </w:tr>
      <w:tr w:rsidR="007E7A14" w:rsidDel="00971CF9" w14:paraId="098B6FCD" w14:textId="7F851816" w:rsidTr="00994FDB">
        <w:tc>
          <w:tcPr>
            <w:tcW w:w="1508" w:type="dxa"/>
          </w:tcPr>
          <w:p w14:paraId="0A3CE1EC" w14:textId="149A4B8F" w:rsidR="007E7A14" w:rsidDel="00971CF9" w:rsidRDefault="007E7A14" w:rsidP="007E7A14">
            <w:pPr>
              <w:pStyle w:val="ListParagraph"/>
              <w:tabs>
                <w:tab w:val="left" w:pos="0"/>
                <w:tab w:val="left" w:pos="1080"/>
                <w:tab w:val="left" w:pos="4191"/>
              </w:tabs>
              <w:ind w:left="0"/>
              <w:rPr>
                <w:sz w:val="26"/>
                <w:szCs w:val="26"/>
              </w:rPr>
            </w:pPr>
            <w:moveFrom w:id="632" w:author="Michael Nguyen" w:date="2015-05-14T06:29:00Z">
              <w:r w:rsidDel="00971CF9">
                <w:rPr>
                  <w:sz w:val="26"/>
                  <w:szCs w:val="26"/>
                </w:rPr>
                <w:t>Phân loại theo sự kiện RRHĐ cấp 3</w:t>
              </w:r>
            </w:moveFrom>
          </w:p>
        </w:tc>
        <w:tc>
          <w:tcPr>
            <w:tcW w:w="1372" w:type="dxa"/>
          </w:tcPr>
          <w:p w14:paraId="5CB3CF7C" w14:textId="7E5167B1" w:rsidR="007E7A14" w:rsidRPr="003410EE" w:rsidDel="00971CF9" w:rsidRDefault="007E7A14" w:rsidP="00177C5F">
            <w:pPr>
              <w:tabs>
                <w:tab w:val="left" w:pos="342"/>
                <w:tab w:val="left" w:pos="4191"/>
              </w:tabs>
              <w:rPr>
                <w:sz w:val="26"/>
                <w:szCs w:val="26"/>
              </w:rPr>
            </w:pPr>
            <w:moveFrom w:id="633" w:author="Michael Nguyen" w:date="2015-05-14T06:29:00Z">
              <w:r w:rsidRPr="003410EE" w:rsidDel="00971CF9">
                <w:rPr>
                  <w:sz w:val="26"/>
                  <w:szCs w:val="26"/>
                </w:rPr>
                <w:t>Text box</w:t>
              </w:r>
            </w:moveFrom>
          </w:p>
        </w:tc>
        <w:tc>
          <w:tcPr>
            <w:tcW w:w="990" w:type="dxa"/>
          </w:tcPr>
          <w:p w14:paraId="792B9D16" w14:textId="765D534B" w:rsidR="007E7A14" w:rsidRPr="00994FDB" w:rsidDel="00971CF9" w:rsidRDefault="007E7A14" w:rsidP="00177C5F">
            <w:pPr>
              <w:tabs>
                <w:tab w:val="left" w:pos="342"/>
                <w:tab w:val="left" w:pos="4191"/>
              </w:tabs>
              <w:jc w:val="center"/>
              <w:rPr>
                <w:sz w:val="26"/>
                <w:szCs w:val="26"/>
              </w:rPr>
            </w:pPr>
            <w:moveFrom w:id="634" w:author="Michael Nguyen" w:date="2015-05-14T06:29:00Z">
              <w:r w:rsidDel="00971CF9">
                <w:rPr>
                  <w:sz w:val="26"/>
                  <w:szCs w:val="26"/>
                </w:rPr>
                <w:t>Không</w:t>
              </w:r>
            </w:moveFrom>
          </w:p>
        </w:tc>
        <w:tc>
          <w:tcPr>
            <w:tcW w:w="3060" w:type="dxa"/>
          </w:tcPr>
          <w:p w14:paraId="19365B6B" w14:textId="70B4735F" w:rsidR="007E7A14" w:rsidDel="00971CF9" w:rsidRDefault="007E7A14" w:rsidP="00177C5F">
            <w:pPr>
              <w:pStyle w:val="ListParagraph"/>
              <w:numPr>
                <w:ilvl w:val="0"/>
                <w:numId w:val="114"/>
              </w:numPr>
              <w:tabs>
                <w:tab w:val="left" w:pos="-108"/>
                <w:tab w:val="left" w:pos="4191"/>
              </w:tabs>
              <w:rPr>
                <w:sz w:val="26"/>
                <w:szCs w:val="26"/>
              </w:rPr>
            </w:pPr>
            <w:moveFrom w:id="635" w:author="Michael Nguyen" w:date="2015-05-14T06:29:00Z">
              <w:r w:rsidDel="00971CF9">
                <w:rPr>
                  <w:sz w:val="26"/>
                  <w:szCs w:val="26"/>
                </w:rPr>
                <w:t>Người dùng tự nhập dữ liệu vào</w:t>
              </w:r>
            </w:moveFrom>
          </w:p>
        </w:tc>
        <w:tc>
          <w:tcPr>
            <w:tcW w:w="2448" w:type="dxa"/>
          </w:tcPr>
          <w:p w14:paraId="555DC640" w14:textId="55BAEF8F" w:rsidR="007E7A14" w:rsidDel="00971CF9" w:rsidRDefault="007E7A14" w:rsidP="00752308">
            <w:pPr>
              <w:pStyle w:val="ListParagraph"/>
              <w:tabs>
                <w:tab w:val="left" w:pos="0"/>
                <w:tab w:val="left" w:pos="1080"/>
                <w:tab w:val="left" w:pos="4191"/>
              </w:tabs>
              <w:ind w:left="0"/>
              <w:rPr>
                <w:sz w:val="26"/>
                <w:szCs w:val="26"/>
              </w:rPr>
            </w:pPr>
          </w:p>
        </w:tc>
      </w:tr>
      <w:tr w:rsidR="003410EE" w:rsidDel="00971CF9" w14:paraId="49B863EF" w14:textId="0EC2015D" w:rsidTr="00994FDB">
        <w:tc>
          <w:tcPr>
            <w:tcW w:w="1508" w:type="dxa"/>
          </w:tcPr>
          <w:p w14:paraId="454CCA30" w14:textId="40DB6A56" w:rsidR="003410EE" w:rsidDel="00971CF9" w:rsidRDefault="003410EE" w:rsidP="00B541CF">
            <w:pPr>
              <w:pStyle w:val="ListParagraph"/>
              <w:tabs>
                <w:tab w:val="left" w:pos="0"/>
                <w:tab w:val="left" w:pos="1080"/>
                <w:tab w:val="left" w:pos="4191"/>
              </w:tabs>
              <w:ind w:left="0"/>
              <w:rPr>
                <w:sz w:val="26"/>
                <w:szCs w:val="26"/>
              </w:rPr>
            </w:pPr>
            <w:moveFrom w:id="636" w:author="Michael Nguyen" w:date="2015-05-14T06:29:00Z">
              <w:r w:rsidDel="00971CF9">
                <w:rPr>
                  <w:sz w:val="26"/>
                  <w:szCs w:val="26"/>
                </w:rPr>
                <w:t xml:space="preserve">Ngưỡng 1,2,3 </w:t>
              </w:r>
              <w:r w:rsidR="00003201" w:rsidDel="00971CF9">
                <w:rPr>
                  <w:sz w:val="26"/>
                  <w:szCs w:val="26"/>
                </w:rPr>
                <w:t>và giới hạn</w:t>
              </w:r>
            </w:moveFrom>
          </w:p>
        </w:tc>
        <w:tc>
          <w:tcPr>
            <w:tcW w:w="1372" w:type="dxa"/>
          </w:tcPr>
          <w:p w14:paraId="2DF56E8D" w14:textId="3C8B497F" w:rsidR="003410EE" w:rsidRPr="003410EE" w:rsidDel="00971CF9" w:rsidRDefault="003410EE" w:rsidP="003410EE">
            <w:pPr>
              <w:tabs>
                <w:tab w:val="left" w:pos="342"/>
                <w:tab w:val="left" w:pos="4191"/>
              </w:tabs>
              <w:rPr>
                <w:sz w:val="26"/>
                <w:szCs w:val="26"/>
              </w:rPr>
            </w:pPr>
            <w:moveFrom w:id="637" w:author="Michael Nguyen" w:date="2015-05-14T06:29:00Z">
              <w:r w:rsidRPr="003410EE" w:rsidDel="00971CF9">
                <w:rPr>
                  <w:sz w:val="26"/>
                  <w:szCs w:val="26"/>
                </w:rPr>
                <w:t>Text box</w:t>
              </w:r>
            </w:moveFrom>
          </w:p>
        </w:tc>
        <w:tc>
          <w:tcPr>
            <w:tcW w:w="990" w:type="dxa"/>
          </w:tcPr>
          <w:p w14:paraId="3B9EEC44" w14:textId="06A2142B" w:rsidR="003410EE" w:rsidRPr="00994FDB" w:rsidDel="00971CF9" w:rsidRDefault="003410EE" w:rsidP="004929B1">
            <w:pPr>
              <w:tabs>
                <w:tab w:val="left" w:pos="342"/>
                <w:tab w:val="left" w:pos="4191"/>
              </w:tabs>
              <w:jc w:val="center"/>
              <w:rPr>
                <w:sz w:val="26"/>
                <w:szCs w:val="26"/>
              </w:rPr>
            </w:pPr>
            <w:moveFrom w:id="638" w:author="Michael Nguyen" w:date="2015-05-14T06:29:00Z">
              <w:r w:rsidDel="00971CF9">
                <w:rPr>
                  <w:sz w:val="26"/>
                  <w:szCs w:val="26"/>
                </w:rPr>
                <w:t>Có</w:t>
              </w:r>
            </w:moveFrom>
          </w:p>
        </w:tc>
        <w:tc>
          <w:tcPr>
            <w:tcW w:w="3060" w:type="dxa"/>
          </w:tcPr>
          <w:p w14:paraId="5ADACCC3" w14:textId="24148C01" w:rsidR="003410EE" w:rsidDel="00971CF9" w:rsidRDefault="003410EE" w:rsidP="00003201">
            <w:pPr>
              <w:pStyle w:val="ListParagraph"/>
              <w:numPr>
                <w:ilvl w:val="0"/>
                <w:numId w:val="115"/>
              </w:numPr>
              <w:tabs>
                <w:tab w:val="left" w:pos="-108"/>
                <w:tab w:val="left" w:pos="4191"/>
              </w:tabs>
              <w:rPr>
                <w:sz w:val="26"/>
                <w:szCs w:val="26"/>
              </w:rPr>
            </w:pPr>
            <w:moveFrom w:id="639" w:author="Michael Nguyen" w:date="2015-05-14T06:29:00Z">
              <w:r w:rsidDel="00971CF9">
                <w:rPr>
                  <w:sz w:val="26"/>
                  <w:szCs w:val="26"/>
                </w:rPr>
                <w:t>Người dùng tự nhập dữ liệu vào</w:t>
              </w:r>
            </w:moveFrom>
          </w:p>
        </w:tc>
        <w:tc>
          <w:tcPr>
            <w:tcW w:w="2448" w:type="dxa"/>
          </w:tcPr>
          <w:p w14:paraId="16EE2970" w14:textId="3EE5BE4A" w:rsidR="00003201" w:rsidRPr="00AC7868" w:rsidDel="00971CF9" w:rsidRDefault="00AC7868" w:rsidP="00003201">
            <w:pPr>
              <w:tabs>
                <w:tab w:val="left" w:pos="0"/>
                <w:tab w:val="left" w:pos="1080"/>
                <w:tab w:val="left" w:pos="4191"/>
              </w:tabs>
              <w:rPr>
                <w:sz w:val="26"/>
                <w:szCs w:val="26"/>
              </w:rPr>
            </w:pPr>
            <w:moveFrom w:id="640" w:author="Michael Nguyen" w:date="2015-05-14T06:29:00Z">
              <w:r w:rsidDel="00971CF9">
                <w:rPr>
                  <w:sz w:val="26"/>
                  <w:szCs w:val="26"/>
                </w:rPr>
                <w:t xml:space="preserve">-Đến </w:t>
              </w:r>
              <w:r w:rsidR="00003201" w:rsidDel="00971CF9">
                <w:rPr>
                  <w:sz w:val="26"/>
                  <w:szCs w:val="26"/>
                </w:rPr>
                <w:t>mỗi ngưỡng đều gửi email đến những user được gắn</w:t>
              </w:r>
            </w:moveFrom>
          </w:p>
        </w:tc>
      </w:tr>
      <w:tr w:rsidR="003410EE" w:rsidDel="00971CF9" w14:paraId="74501A01" w14:textId="1E4B350F" w:rsidTr="00994FDB">
        <w:tc>
          <w:tcPr>
            <w:tcW w:w="1508" w:type="dxa"/>
          </w:tcPr>
          <w:p w14:paraId="41DEB525" w14:textId="03453290" w:rsidR="003410EE" w:rsidDel="00971CF9" w:rsidRDefault="003410EE" w:rsidP="00B541CF">
            <w:pPr>
              <w:pStyle w:val="ListParagraph"/>
              <w:tabs>
                <w:tab w:val="left" w:pos="0"/>
                <w:tab w:val="left" w:pos="1080"/>
                <w:tab w:val="left" w:pos="4191"/>
              </w:tabs>
              <w:ind w:left="0"/>
              <w:rPr>
                <w:sz w:val="26"/>
                <w:szCs w:val="26"/>
              </w:rPr>
            </w:pPr>
            <w:moveFrom w:id="641" w:author="Michael Nguyen" w:date="2015-05-14T06:29:00Z">
              <w:r w:rsidDel="00971CF9">
                <w:rPr>
                  <w:sz w:val="26"/>
                  <w:szCs w:val="26"/>
                </w:rPr>
                <w:t>Email nhận cảnh báo ngưỡng 1,2,3</w:t>
              </w:r>
              <w:r w:rsidR="00003201" w:rsidDel="00971CF9">
                <w:rPr>
                  <w:sz w:val="26"/>
                  <w:szCs w:val="26"/>
                </w:rPr>
                <w:t>, giới hạn</w:t>
              </w:r>
            </w:moveFrom>
          </w:p>
        </w:tc>
        <w:tc>
          <w:tcPr>
            <w:tcW w:w="1372" w:type="dxa"/>
          </w:tcPr>
          <w:p w14:paraId="17D826CF" w14:textId="10B166B4" w:rsidR="003410EE" w:rsidRPr="003410EE" w:rsidDel="00971CF9" w:rsidRDefault="003410EE" w:rsidP="003410EE">
            <w:pPr>
              <w:tabs>
                <w:tab w:val="left" w:pos="342"/>
                <w:tab w:val="left" w:pos="4191"/>
              </w:tabs>
              <w:rPr>
                <w:sz w:val="26"/>
                <w:szCs w:val="26"/>
              </w:rPr>
            </w:pPr>
            <w:moveFrom w:id="642" w:author="Michael Nguyen" w:date="2015-05-14T06:29:00Z">
              <w:r w:rsidRPr="003410EE" w:rsidDel="00971CF9">
                <w:rPr>
                  <w:sz w:val="26"/>
                  <w:szCs w:val="26"/>
                </w:rPr>
                <w:t>Text box</w:t>
              </w:r>
            </w:moveFrom>
          </w:p>
        </w:tc>
        <w:tc>
          <w:tcPr>
            <w:tcW w:w="990" w:type="dxa"/>
          </w:tcPr>
          <w:p w14:paraId="5A5588EC" w14:textId="0929E5AA" w:rsidR="003410EE" w:rsidRPr="00994FDB" w:rsidDel="00971CF9" w:rsidRDefault="003410EE" w:rsidP="004929B1">
            <w:pPr>
              <w:tabs>
                <w:tab w:val="left" w:pos="342"/>
                <w:tab w:val="left" w:pos="4191"/>
              </w:tabs>
              <w:jc w:val="center"/>
              <w:rPr>
                <w:sz w:val="26"/>
                <w:szCs w:val="26"/>
              </w:rPr>
            </w:pPr>
            <w:moveFrom w:id="643" w:author="Michael Nguyen" w:date="2015-05-14T06:29:00Z">
              <w:r w:rsidDel="00971CF9">
                <w:rPr>
                  <w:sz w:val="26"/>
                  <w:szCs w:val="26"/>
                </w:rPr>
                <w:t>Có</w:t>
              </w:r>
            </w:moveFrom>
          </w:p>
        </w:tc>
        <w:tc>
          <w:tcPr>
            <w:tcW w:w="3060" w:type="dxa"/>
          </w:tcPr>
          <w:p w14:paraId="1E72A8A4" w14:textId="53C0EE35" w:rsidR="003410EE" w:rsidDel="00971CF9" w:rsidRDefault="003410EE" w:rsidP="00003201">
            <w:pPr>
              <w:pStyle w:val="ListParagraph"/>
              <w:numPr>
                <w:ilvl w:val="0"/>
                <w:numId w:val="116"/>
              </w:numPr>
              <w:tabs>
                <w:tab w:val="left" w:pos="-108"/>
                <w:tab w:val="left" w:pos="4191"/>
              </w:tabs>
              <w:rPr>
                <w:sz w:val="26"/>
                <w:szCs w:val="26"/>
              </w:rPr>
            </w:pPr>
            <w:moveFrom w:id="644" w:author="Michael Nguyen" w:date="2015-05-14T06:29:00Z">
              <w:r w:rsidDel="00971CF9">
                <w:rPr>
                  <w:sz w:val="26"/>
                  <w:szCs w:val="26"/>
                </w:rPr>
                <w:t>Người dùng tự nhập dữ liệu vào</w:t>
              </w:r>
            </w:moveFrom>
          </w:p>
          <w:p w14:paraId="2FBC6C6D" w14:textId="2B7F3901" w:rsidR="003410EE" w:rsidDel="00971CF9" w:rsidRDefault="003410EE" w:rsidP="003410EE">
            <w:pPr>
              <w:pStyle w:val="ListParagraph"/>
              <w:tabs>
                <w:tab w:val="left" w:pos="-108"/>
                <w:tab w:val="left" w:pos="4191"/>
              </w:tabs>
              <w:ind w:left="342"/>
              <w:rPr>
                <w:sz w:val="26"/>
                <w:szCs w:val="26"/>
              </w:rPr>
            </w:pPr>
          </w:p>
        </w:tc>
        <w:tc>
          <w:tcPr>
            <w:tcW w:w="2448" w:type="dxa"/>
          </w:tcPr>
          <w:p w14:paraId="6A986B0F" w14:textId="128F4B5F" w:rsidR="003410EE" w:rsidDel="00971CF9" w:rsidRDefault="003410EE" w:rsidP="00752308">
            <w:pPr>
              <w:pStyle w:val="ListParagraph"/>
              <w:tabs>
                <w:tab w:val="left" w:pos="0"/>
                <w:tab w:val="left" w:pos="1080"/>
                <w:tab w:val="left" w:pos="4191"/>
              </w:tabs>
              <w:ind w:left="0"/>
              <w:rPr>
                <w:sz w:val="26"/>
                <w:szCs w:val="26"/>
              </w:rPr>
            </w:pPr>
            <w:moveFrom w:id="645" w:author="Michael Nguyen" w:date="2015-05-14T06:29:00Z">
              <w:r w:rsidDel="00971CF9">
                <w:rPr>
                  <w:sz w:val="26"/>
                  <w:szCs w:val="26"/>
                </w:rPr>
                <w:t>-Hệ thống gắn email cảnh báo tự động mỗi khi đến ngưỡng tương tự</w:t>
              </w:r>
            </w:moveFrom>
          </w:p>
        </w:tc>
      </w:tr>
      <w:tr w:rsidR="003410EE" w:rsidDel="00971CF9" w14:paraId="3BE943C6" w14:textId="4F8AE11A" w:rsidTr="003410EE">
        <w:tc>
          <w:tcPr>
            <w:tcW w:w="9378" w:type="dxa"/>
            <w:gridSpan w:val="5"/>
          </w:tcPr>
          <w:p w14:paraId="4002865C" w14:textId="0CE530B9" w:rsidR="003410EE" w:rsidRPr="00003201" w:rsidDel="00971CF9" w:rsidRDefault="003410EE" w:rsidP="00003201">
            <w:pPr>
              <w:pStyle w:val="ListParagraph"/>
              <w:tabs>
                <w:tab w:val="left" w:pos="0"/>
                <w:tab w:val="left" w:pos="1080"/>
                <w:tab w:val="left" w:pos="4191"/>
              </w:tabs>
              <w:ind w:left="0"/>
              <w:rPr>
                <w:b/>
                <w:sz w:val="26"/>
                <w:szCs w:val="26"/>
              </w:rPr>
            </w:pPr>
            <w:moveFrom w:id="646" w:author="Michael Nguyen" w:date="2015-05-14T06:29:00Z">
              <w:r w:rsidRPr="00003201" w:rsidDel="00971CF9">
                <w:rPr>
                  <w:b/>
                  <w:sz w:val="26"/>
                  <w:szCs w:val="26"/>
                </w:rPr>
                <w:t>Người chịu trách nhiệm quản lý KRI</w:t>
              </w:r>
            </w:moveFrom>
          </w:p>
        </w:tc>
      </w:tr>
      <w:tr w:rsidR="003410EE" w:rsidDel="00971CF9" w14:paraId="6042C643" w14:textId="0335BA46" w:rsidTr="00994FDB">
        <w:tc>
          <w:tcPr>
            <w:tcW w:w="1508" w:type="dxa"/>
          </w:tcPr>
          <w:p w14:paraId="7ED9E049" w14:textId="4A946CD3" w:rsidR="003410EE" w:rsidDel="00971CF9" w:rsidRDefault="003410EE" w:rsidP="00B541CF">
            <w:pPr>
              <w:pStyle w:val="ListParagraph"/>
              <w:tabs>
                <w:tab w:val="left" w:pos="0"/>
                <w:tab w:val="left" w:pos="1080"/>
                <w:tab w:val="left" w:pos="4191"/>
              </w:tabs>
              <w:ind w:left="0"/>
              <w:rPr>
                <w:sz w:val="26"/>
                <w:szCs w:val="26"/>
              </w:rPr>
            </w:pPr>
            <w:moveFrom w:id="647" w:author="Michael Nguyen" w:date="2015-05-14T06:29:00Z">
              <w:r w:rsidRPr="00CA10FE" w:rsidDel="00971CF9">
                <w:rPr>
                  <w:sz w:val="26"/>
                  <w:szCs w:val="26"/>
                </w:rPr>
                <w:t>User outlook</w:t>
              </w:r>
            </w:moveFrom>
          </w:p>
        </w:tc>
        <w:tc>
          <w:tcPr>
            <w:tcW w:w="1372" w:type="dxa"/>
          </w:tcPr>
          <w:p w14:paraId="077E5D2A" w14:textId="3B1FBEFB" w:rsidR="003410EE" w:rsidRPr="003410EE" w:rsidDel="00971CF9" w:rsidRDefault="003410EE" w:rsidP="003410EE">
            <w:pPr>
              <w:tabs>
                <w:tab w:val="left" w:pos="342"/>
                <w:tab w:val="left" w:pos="4191"/>
              </w:tabs>
              <w:rPr>
                <w:sz w:val="26"/>
                <w:szCs w:val="26"/>
              </w:rPr>
            </w:pPr>
            <w:moveFrom w:id="648" w:author="Michael Nguyen" w:date="2015-05-14T06:29:00Z">
              <w:r w:rsidRPr="003410EE" w:rsidDel="00971CF9">
                <w:rPr>
                  <w:sz w:val="26"/>
                  <w:szCs w:val="26"/>
                </w:rPr>
                <w:t>Text box</w:t>
              </w:r>
            </w:moveFrom>
          </w:p>
        </w:tc>
        <w:tc>
          <w:tcPr>
            <w:tcW w:w="990" w:type="dxa"/>
          </w:tcPr>
          <w:p w14:paraId="15C8C57D" w14:textId="187E3280" w:rsidR="003410EE" w:rsidRPr="00994FDB" w:rsidDel="00971CF9" w:rsidRDefault="003410EE" w:rsidP="004929B1">
            <w:pPr>
              <w:tabs>
                <w:tab w:val="left" w:pos="342"/>
                <w:tab w:val="left" w:pos="4191"/>
              </w:tabs>
              <w:jc w:val="center"/>
              <w:rPr>
                <w:sz w:val="26"/>
                <w:szCs w:val="26"/>
              </w:rPr>
            </w:pPr>
            <w:moveFrom w:id="649" w:author="Michael Nguyen" w:date="2015-05-14T06:29:00Z">
              <w:r w:rsidDel="00971CF9">
                <w:rPr>
                  <w:sz w:val="26"/>
                  <w:szCs w:val="26"/>
                </w:rPr>
                <w:t>Có</w:t>
              </w:r>
            </w:moveFrom>
          </w:p>
        </w:tc>
        <w:tc>
          <w:tcPr>
            <w:tcW w:w="3060" w:type="dxa"/>
          </w:tcPr>
          <w:p w14:paraId="524D0CD9" w14:textId="7FB9D2F2" w:rsidR="003410EE" w:rsidDel="00971CF9" w:rsidRDefault="003410EE" w:rsidP="00003201">
            <w:pPr>
              <w:pStyle w:val="ListParagraph"/>
              <w:numPr>
                <w:ilvl w:val="0"/>
                <w:numId w:val="117"/>
              </w:numPr>
              <w:tabs>
                <w:tab w:val="left" w:pos="-108"/>
                <w:tab w:val="left" w:pos="4191"/>
              </w:tabs>
              <w:rPr>
                <w:sz w:val="26"/>
                <w:szCs w:val="26"/>
              </w:rPr>
            </w:pPr>
            <w:moveFrom w:id="650" w:author="Michael Nguyen" w:date="2015-05-14T06:29:00Z">
              <w:r w:rsidDel="00971CF9">
                <w:rPr>
                  <w:sz w:val="26"/>
                  <w:szCs w:val="26"/>
                </w:rPr>
                <w:t>Người dùng tự nhập dữ liệu vào</w:t>
              </w:r>
            </w:moveFrom>
          </w:p>
          <w:p w14:paraId="70F2C2C3" w14:textId="16DE7ADD" w:rsidR="003410EE" w:rsidDel="00971CF9" w:rsidRDefault="003410EE" w:rsidP="003410EE">
            <w:pPr>
              <w:pStyle w:val="ListParagraph"/>
              <w:tabs>
                <w:tab w:val="left" w:pos="-108"/>
                <w:tab w:val="left" w:pos="4191"/>
              </w:tabs>
              <w:ind w:left="342"/>
              <w:rPr>
                <w:sz w:val="26"/>
                <w:szCs w:val="26"/>
              </w:rPr>
            </w:pPr>
          </w:p>
        </w:tc>
        <w:tc>
          <w:tcPr>
            <w:tcW w:w="2448" w:type="dxa"/>
          </w:tcPr>
          <w:p w14:paraId="2C269C31" w14:textId="701C27F4" w:rsidR="003410EE" w:rsidDel="00971CF9" w:rsidRDefault="003410EE" w:rsidP="00752308">
            <w:pPr>
              <w:pStyle w:val="ListParagraph"/>
              <w:tabs>
                <w:tab w:val="left" w:pos="0"/>
                <w:tab w:val="left" w:pos="1080"/>
                <w:tab w:val="left" w:pos="4191"/>
              </w:tabs>
              <w:ind w:left="0"/>
              <w:rPr>
                <w:sz w:val="26"/>
                <w:szCs w:val="26"/>
              </w:rPr>
            </w:pPr>
          </w:p>
        </w:tc>
      </w:tr>
      <w:tr w:rsidR="003410EE" w:rsidDel="00971CF9" w14:paraId="06A45F6D" w14:textId="38AE8694" w:rsidTr="00994FDB">
        <w:tc>
          <w:tcPr>
            <w:tcW w:w="1508" w:type="dxa"/>
          </w:tcPr>
          <w:p w14:paraId="7CBCD699" w14:textId="4889B107" w:rsidR="003410EE" w:rsidRPr="00CA10FE" w:rsidDel="00971CF9" w:rsidRDefault="003410EE" w:rsidP="00B541CF">
            <w:pPr>
              <w:pStyle w:val="ListParagraph"/>
              <w:tabs>
                <w:tab w:val="left" w:pos="0"/>
                <w:tab w:val="left" w:pos="1080"/>
                <w:tab w:val="left" w:pos="4191"/>
              </w:tabs>
              <w:ind w:left="0"/>
              <w:rPr>
                <w:sz w:val="26"/>
                <w:szCs w:val="26"/>
              </w:rPr>
            </w:pPr>
            <w:moveFrom w:id="651" w:author="Michael Nguyen" w:date="2015-05-14T06:29:00Z">
              <w:r w:rsidDel="00971CF9">
                <w:rPr>
                  <w:sz w:val="26"/>
                  <w:szCs w:val="26"/>
                </w:rPr>
                <w:t>Họ tên, Chức danh</w:t>
              </w:r>
            </w:moveFrom>
          </w:p>
        </w:tc>
        <w:tc>
          <w:tcPr>
            <w:tcW w:w="1372" w:type="dxa"/>
          </w:tcPr>
          <w:p w14:paraId="738198C0" w14:textId="65593F38" w:rsidR="003410EE" w:rsidRPr="003410EE" w:rsidDel="00971CF9" w:rsidRDefault="003410EE" w:rsidP="003410EE">
            <w:pPr>
              <w:tabs>
                <w:tab w:val="left" w:pos="342"/>
                <w:tab w:val="left" w:pos="4191"/>
              </w:tabs>
              <w:rPr>
                <w:sz w:val="26"/>
                <w:szCs w:val="26"/>
              </w:rPr>
            </w:pPr>
          </w:p>
        </w:tc>
        <w:tc>
          <w:tcPr>
            <w:tcW w:w="990" w:type="dxa"/>
          </w:tcPr>
          <w:p w14:paraId="4DCDF09D" w14:textId="2BDB33D7" w:rsidR="003410EE" w:rsidRPr="00994FDB" w:rsidDel="00971CF9" w:rsidRDefault="003410EE" w:rsidP="004929B1">
            <w:pPr>
              <w:tabs>
                <w:tab w:val="left" w:pos="342"/>
                <w:tab w:val="left" w:pos="4191"/>
              </w:tabs>
              <w:jc w:val="center"/>
              <w:rPr>
                <w:sz w:val="26"/>
                <w:szCs w:val="26"/>
              </w:rPr>
            </w:pPr>
          </w:p>
        </w:tc>
        <w:tc>
          <w:tcPr>
            <w:tcW w:w="3060" w:type="dxa"/>
          </w:tcPr>
          <w:p w14:paraId="7094A268" w14:textId="1F98DFA7" w:rsidR="003410EE" w:rsidDel="00971CF9" w:rsidRDefault="003410EE" w:rsidP="00003201">
            <w:pPr>
              <w:pStyle w:val="ListParagraph"/>
              <w:numPr>
                <w:ilvl w:val="0"/>
                <w:numId w:val="118"/>
              </w:numPr>
              <w:tabs>
                <w:tab w:val="left" w:pos="-108"/>
                <w:tab w:val="left" w:pos="4191"/>
              </w:tabs>
              <w:rPr>
                <w:sz w:val="26"/>
                <w:szCs w:val="26"/>
              </w:rPr>
            </w:pPr>
            <w:moveFrom w:id="652" w:author="Michael Nguyen" w:date="2015-05-14T06:29:00Z">
              <w:r w:rsidDel="00971CF9">
                <w:rPr>
                  <w:sz w:val="26"/>
                  <w:szCs w:val="26"/>
                </w:rPr>
                <w:t>Lấy dữ liệu trong menu “</w:t>
              </w:r>
              <w:r w:rsidRPr="003410EE" w:rsidDel="00971CF9">
                <w:rPr>
                  <w:sz w:val="26"/>
                  <w:szCs w:val="26"/>
                  <w:highlight w:val="yellow"/>
                </w:rPr>
                <w:t>Quản lý người dùng” của module “Báo cáo lỗi”</w:t>
              </w:r>
              <w:r w:rsidDel="00971CF9">
                <w:rPr>
                  <w:sz w:val="26"/>
                  <w:szCs w:val="26"/>
                </w:rPr>
                <w:t xml:space="preserve"> </w:t>
              </w:r>
            </w:moveFrom>
          </w:p>
          <w:p w14:paraId="112754CA" w14:textId="46C8C709" w:rsidR="003410EE" w:rsidDel="00971CF9" w:rsidRDefault="003410EE" w:rsidP="003410EE">
            <w:pPr>
              <w:pStyle w:val="ListParagraph"/>
              <w:tabs>
                <w:tab w:val="left" w:pos="-108"/>
                <w:tab w:val="left" w:pos="4191"/>
              </w:tabs>
              <w:ind w:left="342"/>
              <w:rPr>
                <w:sz w:val="26"/>
                <w:szCs w:val="26"/>
              </w:rPr>
            </w:pPr>
          </w:p>
        </w:tc>
        <w:tc>
          <w:tcPr>
            <w:tcW w:w="2448" w:type="dxa"/>
          </w:tcPr>
          <w:p w14:paraId="2CEC772A" w14:textId="67F4E2D2" w:rsidR="003410EE" w:rsidDel="00971CF9" w:rsidRDefault="00BF10D5" w:rsidP="00752308">
            <w:pPr>
              <w:pStyle w:val="ListParagraph"/>
              <w:tabs>
                <w:tab w:val="left" w:pos="0"/>
                <w:tab w:val="left" w:pos="1080"/>
                <w:tab w:val="left" w:pos="4191"/>
              </w:tabs>
              <w:ind w:left="0"/>
              <w:rPr>
                <w:sz w:val="26"/>
                <w:szCs w:val="26"/>
              </w:rPr>
            </w:pPr>
            <w:moveFrom w:id="653" w:author="Michael Nguyen" w:date="2015-05-14T06:29:00Z">
              <w:r w:rsidDel="00971CF9">
                <w:rPr>
                  <w:sz w:val="26"/>
                  <w:szCs w:val="26"/>
                </w:rPr>
                <w:t>Khi gõ user outlook, sẽ tự hiện ra 2 trường này</w:t>
              </w:r>
            </w:moveFrom>
          </w:p>
        </w:tc>
      </w:tr>
      <w:tr w:rsidR="00994FDB" w:rsidDel="00971CF9" w14:paraId="0906B227" w14:textId="18882F8F" w:rsidTr="00994FDB">
        <w:tc>
          <w:tcPr>
            <w:tcW w:w="1508" w:type="dxa"/>
          </w:tcPr>
          <w:p w14:paraId="6AED91EA" w14:textId="22B16D7A" w:rsidR="00994FDB" w:rsidRPr="00CA10FE" w:rsidDel="00971CF9" w:rsidRDefault="00994FDB" w:rsidP="00B541CF">
            <w:pPr>
              <w:pStyle w:val="ListParagraph"/>
              <w:tabs>
                <w:tab w:val="left" w:pos="0"/>
                <w:tab w:val="left" w:pos="1080"/>
                <w:tab w:val="left" w:pos="4191"/>
              </w:tabs>
              <w:spacing w:line="276" w:lineRule="auto"/>
              <w:ind w:left="0"/>
              <w:rPr>
                <w:sz w:val="26"/>
                <w:szCs w:val="26"/>
              </w:rPr>
            </w:pPr>
            <w:moveFrom w:id="654" w:author="Michael Nguyen" w:date="2015-05-14T06:29:00Z">
              <w:r w:rsidRPr="00CA10FE" w:rsidDel="00971CF9">
                <w:rPr>
                  <w:sz w:val="26"/>
                  <w:szCs w:val="26"/>
                </w:rPr>
                <w:t xml:space="preserve"> NH chuyên doanh/ khối, CN Trung tâm/ Phòng, PGD/ phòng ban/ tổ nhóm </w:t>
              </w:r>
            </w:moveFrom>
          </w:p>
        </w:tc>
        <w:tc>
          <w:tcPr>
            <w:tcW w:w="1372" w:type="dxa"/>
          </w:tcPr>
          <w:p w14:paraId="3703BC7D" w14:textId="1F4D6710" w:rsidR="00994FDB" w:rsidRPr="003410EE" w:rsidDel="00971CF9" w:rsidRDefault="003410EE" w:rsidP="003410EE">
            <w:pPr>
              <w:tabs>
                <w:tab w:val="left" w:pos="342"/>
                <w:tab w:val="left" w:pos="4191"/>
              </w:tabs>
              <w:rPr>
                <w:sz w:val="26"/>
                <w:szCs w:val="26"/>
              </w:rPr>
            </w:pPr>
            <w:moveFrom w:id="655" w:author="Michael Nguyen" w:date="2015-05-14T06:29:00Z">
              <w:r w:rsidDel="00971CF9">
                <w:rPr>
                  <w:sz w:val="26"/>
                  <w:szCs w:val="26"/>
                </w:rPr>
                <w:t>Combobox</w:t>
              </w:r>
            </w:moveFrom>
          </w:p>
        </w:tc>
        <w:tc>
          <w:tcPr>
            <w:tcW w:w="990" w:type="dxa"/>
          </w:tcPr>
          <w:p w14:paraId="2562D244" w14:textId="43C3C6E2" w:rsidR="00994FDB" w:rsidRPr="00B268DF" w:rsidDel="00971CF9" w:rsidRDefault="003410EE" w:rsidP="004929B1">
            <w:pPr>
              <w:pStyle w:val="ListParagraph"/>
              <w:tabs>
                <w:tab w:val="left" w:pos="342"/>
                <w:tab w:val="left" w:pos="4191"/>
              </w:tabs>
              <w:ind w:left="342"/>
              <w:jc w:val="center"/>
              <w:rPr>
                <w:sz w:val="26"/>
                <w:szCs w:val="26"/>
              </w:rPr>
            </w:pPr>
            <w:moveFrom w:id="656" w:author="Michael Nguyen" w:date="2015-05-14T06:29:00Z">
              <w:r w:rsidDel="00971CF9">
                <w:rPr>
                  <w:sz w:val="26"/>
                  <w:szCs w:val="26"/>
                </w:rPr>
                <w:t>Có</w:t>
              </w:r>
            </w:moveFrom>
          </w:p>
        </w:tc>
        <w:tc>
          <w:tcPr>
            <w:tcW w:w="3060" w:type="dxa"/>
          </w:tcPr>
          <w:p w14:paraId="5B293FC9" w14:textId="1FDC7F4B" w:rsidR="003410EE" w:rsidDel="00971CF9" w:rsidRDefault="003410EE" w:rsidP="00003201">
            <w:pPr>
              <w:pStyle w:val="ListParagraph"/>
              <w:numPr>
                <w:ilvl w:val="0"/>
                <w:numId w:val="119"/>
              </w:numPr>
              <w:tabs>
                <w:tab w:val="left" w:pos="-108"/>
                <w:tab w:val="left" w:pos="4191"/>
              </w:tabs>
              <w:rPr>
                <w:sz w:val="26"/>
                <w:szCs w:val="26"/>
              </w:rPr>
            </w:pPr>
            <w:moveFrom w:id="657" w:author="Michael Nguyen" w:date="2015-05-14T06:29:00Z">
              <w:r w:rsidDel="00971CF9">
                <w:rPr>
                  <w:sz w:val="26"/>
                  <w:szCs w:val="26"/>
                </w:rPr>
                <w:t>Lấy dữ liệu trong menu “</w:t>
              </w:r>
              <w:r w:rsidRPr="003410EE" w:rsidDel="00971CF9">
                <w:rPr>
                  <w:sz w:val="26"/>
                  <w:szCs w:val="26"/>
                  <w:highlight w:val="yellow"/>
                </w:rPr>
                <w:t>Quản lý người dùng” của module “Báo cáo lỗi”</w:t>
              </w:r>
              <w:r w:rsidDel="00971CF9">
                <w:rPr>
                  <w:sz w:val="26"/>
                  <w:szCs w:val="26"/>
                </w:rPr>
                <w:t xml:space="preserve"> </w:t>
              </w:r>
            </w:moveFrom>
          </w:p>
          <w:p w14:paraId="5880EDFD" w14:textId="690C1C56" w:rsidR="00994FDB" w:rsidRPr="00B541CF" w:rsidDel="00971CF9" w:rsidRDefault="00994FDB" w:rsidP="003410EE">
            <w:pPr>
              <w:pStyle w:val="ListParagraph"/>
              <w:tabs>
                <w:tab w:val="left" w:pos="0"/>
                <w:tab w:val="left" w:pos="1080"/>
                <w:tab w:val="left" w:pos="4191"/>
              </w:tabs>
              <w:ind w:left="342"/>
              <w:rPr>
                <w:sz w:val="26"/>
                <w:szCs w:val="26"/>
              </w:rPr>
            </w:pPr>
          </w:p>
        </w:tc>
        <w:tc>
          <w:tcPr>
            <w:tcW w:w="2448" w:type="dxa"/>
          </w:tcPr>
          <w:p w14:paraId="6536F94B" w14:textId="10A80302" w:rsidR="00994FDB" w:rsidDel="00971CF9" w:rsidRDefault="00994FDB" w:rsidP="00752308">
            <w:pPr>
              <w:pStyle w:val="ListParagraph"/>
              <w:tabs>
                <w:tab w:val="left" w:pos="0"/>
                <w:tab w:val="left" w:pos="1080"/>
                <w:tab w:val="left" w:pos="4191"/>
              </w:tabs>
              <w:ind w:left="0"/>
              <w:rPr>
                <w:i/>
                <w:sz w:val="26"/>
                <w:szCs w:val="26"/>
              </w:rPr>
            </w:pPr>
          </w:p>
        </w:tc>
      </w:tr>
      <w:tr w:rsidR="00AC7868" w:rsidDel="00971CF9" w14:paraId="0788E89C" w14:textId="63537E85" w:rsidTr="00AC7868">
        <w:trPr>
          <w:trHeight w:val="350"/>
        </w:trPr>
        <w:tc>
          <w:tcPr>
            <w:tcW w:w="9378" w:type="dxa"/>
            <w:gridSpan w:val="5"/>
          </w:tcPr>
          <w:p w14:paraId="60ED37F7" w14:textId="678E90BD" w:rsidR="00AC7868" w:rsidRPr="00003201" w:rsidDel="00971CF9" w:rsidRDefault="00AC7868" w:rsidP="00003201">
            <w:pPr>
              <w:pStyle w:val="ListParagraph"/>
              <w:tabs>
                <w:tab w:val="left" w:pos="0"/>
                <w:tab w:val="left" w:pos="1080"/>
                <w:tab w:val="left" w:pos="4191"/>
              </w:tabs>
              <w:ind w:left="0"/>
              <w:rPr>
                <w:b/>
                <w:sz w:val="26"/>
                <w:szCs w:val="26"/>
              </w:rPr>
            </w:pPr>
            <w:moveFrom w:id="658" w:author="Michael Nguyen" w:date="2015-05-14T06:29:00Z">
              <w:r w:rsidRPr="00003201" w:rsidDel="00971CF9">
                <w:rPr>
                  <w:b/>
                  <w:sz w:val="26"/>
                  <w:szCs w:val="26"/>
                </w:rPr>
                <w:t>Người phê duyệt KRI</w:t>
              </w:r>
            </w:moveFrom>
          </w:p>
        </w:tc>
      </w:tr>
      <w:tr w:rsidR="00AC7868" w:rsidDel="00971CF9" w14:paraId="0B62D6B1" w14:textId="586C2ACF" w:rsidTr="00994FDB">
        <w:tc>
          <w:tcPr>
            <w:tcW w:w="1508" w:type="dxa"/>
          </w:tcPr>
          <w:p w14:paraId="2A504F09" w14:textId="7A38F86B" w:rsidR="00AC7868" w:rsidDel="00971CF9" w:rsidRDefault="00AC7868" w:rsidP="004929B1">
            <w:pPr>
              <w:pStyle w:val="ListParagraph"/>
              <w:tabs>
                <w:tab w:val="left" w:pos="0"/>
                <w:tab w:val="left" w:pos="1080"/>
                <w:tab w:val="left" w:pos="4191"/>
              </w:tabs>
              <w:ind w:left="0"/>
              <w:rPr>
                <w:sz w:val="26"/>
                <w:szCs w:val="26"/>
              </w:rPr>
            </w:pPr>
            <w:moveFrom w:id="659" w:author="Michael Nguyen" w:date="2015-05-14T06:29:00Z">
              <w:r w:rsidRPr="00CA10FE" w:rsidDel="00971CF9">
                <w:rPr>
                  <w:sz w:val="26"/>
                  <w:szCs w:val="26"/>
                </w:rPr>
                <w:t>User outlook</w:t>
              </w:r>
            </w:moveFrom>
          </w:p>
        </w:tc>
        <w:tc>
          <w:tcPr>
            <w:tcW w:w="1372" w:type="dxa"/>
          </w:tcPr>
          <w:p w14:paraId="65F4E61B" w14:textId="769F1F92" w:rsidR="00AC7868" w:rsidRPr="003410EE" w:rsidDel="00971CF9" w:rsidRDefault="00AC7868" w:rsidP="004929B1">
            <w:pPr>
              <w:tabs>
                <w:tab w:val="left" w:pos="342"/>
                <w:tab w:val="left" w:pos="4191"/>
              </w:tabs>
              <w:rPr>
                <w:sz w:val="26"/>
                <w:szCs w:val="26"/>
              </w:rPr>
            </w:pPr>
            <w:moveFrom w:id="660" w:author="Michael Nguyen" w:date="2015-05-14T06:29:00Z">
              <w:r w:rsidRPr="003410EE" w:rsidDel="00971CF9">
                <w:rPr>
                  <w:sz w:val="26"/>
                  <w:szCs w:val="26"/>
                </w:rPr>
                <w:t>Text box</w:t>
              </w:r>
            </w:moveFrom>
          </w:p>
        </w:tc>
        <w:tc>
          <w:tcPr>
            <w:tcW w:w="990" w:type="dxa"/>
          </w:tcPr>
          <w:p w14:paraId="7F2C91D7" w14:textId="62E025EC" w:rsidR="00AC7868" w:rsidRPr="00994FDB" w:rsidDel="00971CF9" w:rsidRDefault="00AC7868" w:rsidP="004929B1">
            <w:pPr>
              <w:tabs>
                <w:tab w:val="left" w:pos="342"/>
                <w:tab w:val="left" w:pos="4191"/>
              </w:tabs>
              <w:jc w:val="center"/>
              <w:rPr>
                <w:sz w:val="26"/>
                <w:szCs w:val="26"/>
              </w:rPr>
            </w:pPr>
            <w:moveFrom w:id="661" w:author="Michael Nguyen" w:date="2015-05-14T06:29:00Z">
              <w:r w:rsidDel="00971CF9">
                <w:rPr>
                  <w:sz w:val="26"/>
                  <w:szCs w:val="26"/>
                </w:rPr>
                <w:t>Có</w:t>
              </w:r>
            </w:moveFrom>
          </w:p>
        </w:tc>
        <w:tc>
          <w:tcPr>
            <w:tcW w:w="3060" w:type="dxa"/>
          </w:tcPr>
          <w:p w14:paraId="6BE3E4DB" w14:textId="2D7848AF" w:rsidR="00AC7868" w:rsidDel="00971CF9" w:rsidRDefault="00AC7868" w:rsidP="00003201">
            <w:pPr>
              <w:pStyle w:val="ListParagraph"/>
              <w:numPr>
                <w:ilvl w:val="0"/>
                <w:numId w:val="120"/>
              </w:numPr>
              <w:tabs>
                <w:tab w:val="left" w:pos="-108"/>
                <w:tab w:val="left" w:pos="4191"/>
              </w:tabs>
              <w:rPr>
                <w:sz w:val="26"/>
                <w:szCs w:val="26"/>
              </w:rPr>
            </w:pPr>
            <w:moveFrom w:id="662" w:author="Michael Nguyen" w:date="2015-05-14T06:29:00Z">
              <w:r w:rsidDel="00971CF9">
                <w:rPr>
                  <w:sz w:val="26"/>
                  <w:szCs w:val="26"/>
                </w:rPr>
                <w:t>Người dùng tự nhập dữ liệu vào</w:t>
              </w:r>
            </w:moveFrom>
          </w:p>
          <w:p w14:paraId="20CF9A39" w14:textId="7A89321E" w:rsidR="00AC7868" w:rsidDel="00971CF9" w:rsidRDefault="00AC7868" w:rsidP="004929B1">
            <w:pPr>
              <w:pStyle w:val="ListParagraph"/>
              <w:tabs>
                <w:tab w:val="left" w:pos="-108"/>
                <w:tab w:val="left" w:pos="4191"/>
              </w:tabs>
              <w:ind w:left="342"/>
              <w:rPr>
                <w:sz w:val="26"/>
                <w:szCs w:val="26"/>
              </w:rPr>
            </w:pPr>
          </w:p>
        </w:tc>
        <w:tc>
          <w:tcPr>
            <w:tcW w:w="2448" w:type="dxa"/>
          </w:tcPr>
          <w:p w14:paraId="575C4F80" w14:textId="7C54B336" w:rsidR="00AC7868" w:rsidDel="00971CF9" w:rsidRDefault="00AC7868" w:rsidP="008C03B0">
            <w:pPr>
              <w:pStyle w:val="ListParagraph"/>
              <w:tabs>
                <w:tab w:val="left" w:pos="0"/>
                <w:tab w:val="left" w:pos="1080"/>
                <w:tab w:val="left" w:pos="4191"/>
              </w:tabs>
              <w:ind w:left="0"/>
              <w:rPr>
                <w:sz w:val="26"/>
                <w:szCs w:val="26"/>
              </w:rPr>
            </w:pPr>
          </w:p>
        </w:tc>
      </w:tr>
      <w:tr w:rsidR="00AC7868" w:rsidDel="00971CF9" w14:paraId="60B2F179" w14:textId="69305B7A" w:rsidTr="00994FDB">
        <w:tc>
          <w:tcPr>
            <w:tcW w:w="1508" w:type="dxa"/>
          </w:tcPr>
          <w:p w14:paraId="69D2FB12" w14:textId="6835365A" w:rsidR="00AC7868" w:rsidRPr="00CA10FE" w:rsidDel="00971CF9" w:rsidRDefault="00AC7868" w:rsidP="004929B1">
            <w:pPr>
              <w:pStyle w:val="ListParagraph"/>
              <w:tabs>
                <w:tab w:val="left" w:pos="0"/>
                <w:tab w:val="left" w:pos="1080"/>
                <w:tab w:val="left" w:pos="4191"/>
              </w:tabs>
              <w:ind w:left="0"/>
              <w:rPr>
                <w:sz w:val="26"/>
                <w:szCs w:val="26"/>
              </w:rPr>
            </w:pPr>
            <w:moveFrom w:id="663" w:author="Michael Nguyen" w:date="2015-05-14T06:29:00Z">
              <w:r w:rsidDel="00971CF9">
                <w:rPr>
                  <w:sz w:val="26"/>
                  <w:szCs w:val="26"/>
                </w:rPr>
                <w:t>Họ tên, Chức danh</w:t>
              </w:r>
            </w:moveFrom>
          </w:p>
        </w:tc>
        <w:tc>
          <w:tcPr>
            <w:tcW w:w="1372" w:type="dxa"/>
          </w:tcPr>
          <w:p w14:paraId="5DF6D946" w14:textId="5C730CF6" w:rsidR="00AC7868" w:rsidRPr="003410EE" w:rsidDel="00971CF9" w:rsidRDefault="00AC7868" w:rsidP="004929B1">
            <w:pPr>
              <w:tabs>
                <w:tab w:val="left" w:pos="342"/>
                <w:tab w:val="left" w:pos="4191"/>
              </w:tabs>
              <w:rPr>
                <w:sz w:val="26"/>
                <w:szCs w:val="26"/>
              </w:rPr>
            </w:pPr>
          </w:p>
        </w:tc>
        <w:tc>
          <w:tcPr>
            <w:tcW w:w="990" w:type="dxa"/>
          </w:tcPr>
          <w:p w14:paraId="61FA364F" w14:textId="44C51348" w:rsidR="00AC7868" w:rsidRPr="00994FDB" w:rsidDel="00971CF9" w:rsidRDefault="00AC7868" w:rsidP="004929B1">
            <w:pPr>
              <w:tabs>
                <w:tab w:val="left" w:pos="342"/>
                <w:tab w:val="left" w:pos="4191"/>
              </w:tabs>
              <w:jc w:val="center"/>
              <w:rPr>
                <w:sz w:val="26"/>
                <w:szCs w:val="26"/>
              </w:rPr>
            </w:pPr>
          </w:p>
        </w:tc>
        <w:tc>
          <w:tcPr>
            <w:tcW w:w="3060" w:type="dxa"/>
          </w:tcPr>
          <w:p w14:paraId="57025368" w14:textId="08FF3ED8" w:rsidR="00AC7868" w:rsidDel="00971CF9" w:rsidRDefault="00AC7868" w:rsidP="00003201">
            <w:pPr>
              <w:pStyle w:val="ListParagraph"/>
              <w:numPr>
                <w:ilvl w:val="0"/>
                <w:numId w:val="121"/>
              </w:numPr>
              <w:tabs>
                <w:tab w:val="left" w:pos="-108"/>
                <w:tab w:val="left" w:pos="4191"/>
              </w:tabs>
              <w:rPr>
                <w:sz w:val="26"/>
                <w:szCs w:val="26"/>
              </w:rPr>
            </w:pPr>
            <w:moveFrom w:id="664" w:author="Michael Nguyen" w:date="2015-05-14T06:29:00Z">
              <w:r w:rsidDel="00971CF9">
                <w:rPr>
                  <w:sz w:val="26"/>
                  <w:szCs w:val="26"/>
                </w:rPr>
                <w:t>Lấy dữ liệu trong menu “</w:t>
              </w:r>
              <w:r w:rsidRPr="003410EE" w:rsidDel="00971CF9">
                <w:rPr>
                  <w:sz w:val="26"/>
                  <w:szCs w:val="26"/>
                  <w:highlight w:val="yellow"/>
                </w:rPr>
                <w:t>Quản lý người dùng” của module “Báo cáo lỗi”</w:t>
              </w:r>
              <w:r w:rsidDel="00971CF9">
                <w:rPr>
                  <w:sz w:val="26"/>
                  <w:szCs w:val="26"/>
                </w:rPr>
                <w:t xml:space="preserve"> </w:t>
              </w:r>
            </w:moveFrom>
          </w:p>
          <w:p w14:paraId="0F46AD67" w14:textId="431A9C84" w:rsidR="00AC7868" w:rsidDel="00971CF9" w:rsidRDefault="00AC7868" w:rsidP="004929B1">
            <w:pPr>
              <w:pStyle w:val="ListParagraph"/>
              <w:tabs>
                <w:tab w:val="left" w:pos="-108"/>
                <w:tab w:val="left" w:pos="4191"/>
              </w:tabs>
              <w:ind w:left="342"/>
              <w:rPr>
                <w:sz w:val="26"/>
                <w:szCs w:val="26"/>
              </w:rPr>
            </w:pPr>
          </w:p>
        </w:tc>
        <w:tc>
          <w:tcPr>
            <w:tcW w:w="2448" w:type="dxa"/>
          </w:tcPr>
          <w:p w14:paraId="2576FC1F" w14:textId="32184C35" w:rsidR="00AC7868" w:rsidDel="00971CF9" w:rsidRDefault="00BF10D5" w:rsidP="008C03B0">
            <w:pPr>
              <w:pStyle w:val="ListParagraph"/>
              <w:tabs>
                <w:tab w:val="left" w:pos="0"/>
                <w:tab w:val="left" w:pos="1080"/>
                <w:tab w:val="left" w:pos="4191"/>
              </w:tabs>
              <w:ind w:left="0"/>
              <w:rPr>
                <w:sz w:val="26"/>
                <w:szCs w:val="26"/>
              </w:rPr>
            </w:pPr>
            <w:moveFrom w:id="665" w:author="Michael Nguyen" w:date="2015-05-14T06:29:00Z">
              <w:r w:rsidDel="00971CF9">
                <w:rPr>
                  <w:sz w:val="26"/>
                  <w:szCs w:val="26"/>
                </w:rPr>
                <w:t>Khi gõ user outlook, sẽ tự hiện ra 2 trường này</w:t>
              </w:r>
            </w:moveFrom>
          </w:p>
        </w:tc>
      </w:tr>
      <w:tr w:rsidR="00AC7868" w:rsidDel="00971CF9" w14:paraId="791C18D6" w14:textId="347E204D" w:rsidTr="00994FDB">
        <w:tc>
          <w:tcPr>
            <w:tcW w:w="1508" w:type="dxa"/>
          </w:tcPr>
          <w:p w14:paraId="4BE6A259" w14:textId="7BD35781" w:rsidR="00AC7868" w:rsidRPr="00CA10FE" w:rsidDel="00971CF9" w:rsidRDefault="00AC7868" w:rsidP="004929B1">
            <w:pPr>
              <w:pStyle w:val="ListParagraph"/>
              <w:tabs>
                <w:tab w:val="left" w:pos="0"/>
                <w:tab w:val="left" w:pos="1080"/>
                <w:tab w:val="left" w:pos="4191"/>
              </w:tabs>
              <w:spacing w:line="276" w:lineRule="auto"/>
              <w:ind w:left="0"/>
              <w:rPr>
                <w:sz w:val="26"/>
                <w:szCs w:val="26"/>
              </w:rPr>
            </w:pPr>
            <w:moveFrom w:id="666" w:author="Michael Nguyen" w:date="2015-05-14T06:29:00Z">
              <w:r w:rsidRPr="00CA10FE" w:rsidDel="00971CF9">
                <w:rPr>
                  <w:sz w:val="26"/>
                  <w:szCs w:val="26"/>
                </w:rPr>
                <w:t xml:space="preserve">NH chuyên doanh/ khối, CN Trung tâm/ Phòng, PGD/ phòng ban/ tổ nhóm </w:t>
              </w:r>
            </w:moveFrom>
          </w:p>
        </w:tc>
        <w:tc>
          <w:tcPr>
            <w:tcW w:w="1372" w:type="dxa"/>
          </w:tcPr>
          <w:p w14:paraId="69EEFFAE" w14:textId="697D0608" w:rsidR="00AC7868" w:rsidRPr="003410EE" w:rsidDel="00971CF9" w:rsidRDefault="00AC7868" w:rsidP="004929B1">
            <w:pPr>
              <w:tabs>
                <w:tab w:val="left" w:pos="342"/>
                <w:tab w:val="left" w:pos="4191"/>
              </w:tabs>
              <w:rPr>
                <w:sz w:val="26"/>
                <w:szCs w:val="26"/>
              </w:rPr>
            </w:pPr>
            <w:moveFrom w:id="667" w:author="Michael Nguyen" w:date="2015-05-14T06:29:00Z">
              <w:r w:rsidDel="00971CF9">
                <w:rPr>
                  <w:sz w:val="26"/>
                  <w:szCs w:val="26"/>
                </w:rPr>
                <w:t>Combobox</w:t>
              </w:r>
            </w:moveFrom>
          </w:p>
        </w:tc>
        <w:tc>
          <w:tcPr>
            <w:tcW w:w="990" w:type="dxa"/>
          </w:tcPr>
          <w:p w14:paraId="10D39DC4" w14:textId="20167DE3" w:rsidR="00AC7868" w:rsidRPr="00B268DF" w:rsidDel="00971CF9" w:rsidRDefault="00AC7868" w:rsidP="004929B1">
            <w:pPr>
              <w:pStyle w:val="ListParagraph"/>
              <w:tabs>
                <w:tab w:val="left" w:pos="342"/>
                <w:tab w:val="left" w:pos="4191"/>
              </w:tabs>
              <w:ind w:left="342"/>
              <w:jc w:val="center"/>
              <w:rPr>
                <w:sz w:val="26"/>
                <w:szCs w:val="26"/>
              </w:rPr>
            </w:pPr>
            <w:moveFrom w:id="668" w:author="Michael Nguyen" w:date="2015-05-14T06:29:00Z">
              <w:r w:rsidDel="00971CF9">
                <w:rPr>
                  <w:sz w:val="26"/>
                  <w:szCs w:val="26"/>
                </w:rPr>
                <w:t>Có</w:t>
              </w:r>
            </w:moveFrom>
          </w:p>
        </w:tc>
        <w:tc>
          <w:tcPr>
            <w:tcW w:w="3060" w:type="dxa"/>
          </w:tcPr>
          <w:p w14:paraId="21581CBB" w14:textId="017401BF" w:rsidR="00AC7868" w:rsidDel="00971CF9" w:rsidRDefault="00AC7868" w:rsidP="00003201">
            <w:pPr>
              <w:pStyle w:val="ListParagraph"/>
              <w:numPr>
                <w:ilvl w:val="0"/>
                <w:numId w:val="122"/>
              </w:numPr>
              <w:tabs>
                <w:tab w:val="left" w:pos="-108"/>
                <w:tab w:val="left" w:pos="4191"/>
              </w:tabs>
              <w:rPr>
                <w:sz w:val="26"/>
                <w:szCs w:val="26"/>
              </w:rPr>
            </w:pPr>
            <w:moveFrom w:id="669" w:author="Michael Nguyen" w:date="2015-05-14T06:29:00Z">
              <w:r w:rsidDel="00971CF9">
                <w:rPr>
                  <w:sz w:val="26"/>
                  <w:szCs w:val="26"/>
                </w:rPr>
                <w:t>Lấy dữ liệu trong menu “</w:t>
              </w:r>
              <w:r w:rsidRPr="003410EE" w:rsidDel="00971CF9">
                <w:rPr>
                  <w:sz w:val="26"/>
                  <w:szCs w:val="26"/>
                  <w:highlight w:val="yellow"/>
                </w:rPr>
                <w:t>Quản lý người dùng” của module “Báo cáo lỗi”</w:t>
              </w:r>
              <w:r w:rsidDel="00971CF9">
                <w:rPr>
                  <w:sz w:val="26"/>
                  <w:szCs w:val="26"/>
                </w:rPr>
                <w:t xml:space="preserve"> </w:t>
              </w:r>
            </w:moveFrom>
          </w:p>
          <w:p w14:paraId="4C52F212" w14:textId="5A73B927" w:rsidR="00AC7868" w:rsidRPr="00B541CF" w:rsidDel="00971CF9" w:rsidRDefault="00AC7868" w:rsidP="004929B1">
            <w:pPr>
              <w:pStyle w:val="ListParagraph"/>
              <w:tabs>
                <w:tab w:val="left" w:pos="0"/>
                <w:tab w:val="left" w:pos="1080"/>
                <w:tab w:val="left" w:pos="4191"/>
              </w:tabs>
              <w:ind w:left="342"/>
              <w:rPr>
                <w:sz w:val="26"/>
                <w:szCs w:val="26"/>
              </w:rPr>
            </w:pPr>
          </w:p>
        </w:tc>
        <w:tc>
          <w:tcPr>
            <w:tcW w:w="2448" w:type="dxa"/>
          </w:tcPr>
          <w:p w14:paraId="251D88F6" w14:textId="2492F2EC" w:rsidR="00AC7868" w:rsidDel="00971CF9" w:rsidRDefault="00AC7868" w:rsidP="008C03B0">
            <w:pPr>
              <w:pStyle w:val="ListParagraph"/>
              <w:tabs>
                <w:tab w:val="left" w:pos="0"/>
                <w:tab w:val="left" w:pos="1080"/>
                <w:tab w:val="left" w:pos="4191"/>
              </w:tabs>
              <w:ind w:left="0"/>
              <w:rPr>
                <w:sz w:val="26"/>
                <w:szCs w:val="26"/>
              </w:rPr>
            </w:pPr>
          </w:p>
        </w:tc>
      </w:tr>
      <w:tr w:rsidR="00994FDB" w:rsidDel="00971CF9" w14:paraId="6A91F032" w14:textId="77EC51F9" w:rsidTr="00994FDB">
        <w:tc>
          <w:tcPr>
            <w:tcW w:w="1508" w:type="dxa"/>
          </w:tcPr>
          <w:p w14:paraId="45F1B0EB" w14:textId="6CE88CAF" w:rsidR="00994FDB" w:rsidRPr="00CA10FE" w:rsidDel="00971CF9" w:rsidRDefault="00994FDB" w:rsidP="00AC7868">
            <w:pPr>
              <w:pStyle w:val="ListParagraph"/>
              <w:tabs>
                <w:tab w:val="left" w:pos="0"/>
                <w:tab w:val="left" w:pos="1080"/>
                <w:tab w:val="left" w:pos="4191"/>
              </w:tabs>
              <w:ind w:left="0"/>
              <w:rPr>
                <w:sz w:val="26"/>
                <w:szCs w:val="26"/>
              </w:rPr>
            </w:pPr>
            <w:moveFrom w:id="670" w:author="Michael Nguyen" w:date="2015-05-14T06:29:00Z">
              <w:r w:rsidRPr="00CA10FE" w:rsidDel="00971CF9">
                <w:rPr>
                  <w:sz w:val="26"/>
                  <w:szCs w:val="26"/>
                </w:rPr>
                <w:t>Ngày</w:t>
              </w:r>
              <w:r w:rsidR="00AC7868" w:rsidDel="00971CF9">
                <w:rPr>
                  <w:sz w:val="26"/>
                  <w:szCs w:val="26"/>
                </w:rPr>
                <w:t xml:space="preserve"> phê duyệt</w:t>
              </w:r>
            </w:moveFrom>
          </w:p>
        </w:tc>
        <w:tc>
          <w:tcPr>
            <w:tcW w:w="1372" w:type="dxa"/>
          </w:tcPr>
          <w:p w14:paraId="641D05DB" w14:textId="6D1ACFC5" w:rsidR="00994FDB" w:rsidRPr="00AC7868" w:rsidDel="00971CF9" w:rsidRDefault="00AC7868" w:rsidP="00AC7868">
            <w:pPr>
              <w:tabs>
                <w:tab w:val="left" w:pos="432"/>
                <w:tab w:val="left" w:pos="4191"/>
              </w:tabs>
              <w:rPr>
                <w:sz w:val="26"/>
                <w:szCs w:val="26"/>
              </w:rPr>
            </w:pPr>
            <w:moveFrom w:id="671" w:author="Michael Nguyen" w:date="2015-05-14T06:29:00Z">
              <w:r w:rsidDel="00971CF9">
                <w:rPr>
                  <w:sz w:val="26"/>
                  <w:szCs w:val="26"/>
                </w:rPr>
                <w:t>Calendar</w:t>
              </w:r>
            </w:moveFrom>
          </w:p>
        </w:tc>
        <w:tc>
          <w:tcPr>
            <w:tcW w:w="990" w:type="dxa"/>
          </w:tcPr>
          <w:p w14:paraId="48767E45" w14:textId="2C9C6D86" w:rsidR="00994FDB" w:rsidDel="00971CF9" w:rsidRDefault="00AC7868" w:rsidP="004929B1">
            <w:pPr>
              <w:pStyle w:val="ListParagraph"/>
              <w:tabs>
                <w:tab w:val="left" w:pos="432"/>
                <w:tab w:val="left" w:pos="4191"/>
              </w:tabs>
              <w:ind w:left="342"/>
              <w:jc w:val="center"/>
              <w:rPr>
                <w:sz w:val="26"/>
                <w:szCs w:val="26"/>
              </w:rPr>
            </w:pPr>
            <w:moveFrom w:id="672" w:author="Michael Nguyen" w:date="2015-05-14T06:29:00Z">
              <w:r w:rsidDel="00971CF9">
                <w:rPr>
                  <w:sz w:val="26"/>
                  <w:szCs w:val="26"/>
                </w:rPr>
                <w:t>Có</w:t>
              </w:r>
            </w:moveFrom>
          </w:p>
        </w:tc>
        <w:tc>
          <w:tcPr>
            <w:tcW w:w="3060" w:type="dxa"/>
          </w:tcPr>
          <w:p w14:paraId="04D7037F" w14:textId="36415046" w:rsidR="00994FDB" w:rsidRPr="00B541CF" w:rsidDel="00971CF9" w:rsidRDefault="00994FDB" w:rsidP="00003201">
            <w:pPr>
              <w:pStyle w:val="ListParagraph"/>
              <w:numPr>
                <w:ilvl w:val="0"/>
                <w:numId w:val="123"/>
              </w:numPr>
              <w:tabs>
                <w:tab w:val="left" w:pos="432"/>
                <w:tab w:val="left" w:pos="4191"/>
              </w:tabs>
              <w:rPr>
                <w:b/>
                <w:sz w:val="26"/>
                <w:szCs w:val="26"/>
              </w:rPr>
            </w:pPr>
            <w:moveFrom w:id="673" w:author="Michael Nguyen" w:date="2015-05-14T06:29:00Z">
              <w:r w:rsidDel="00971CF9">
                <w:rPr>
                  <w:sz w:val="26"/>
                  <w:szCs w:val="26"/>
                </w:rPr>
                <w:t>T</w:t>
              </w:r>
              <w:r w:rsidRPr="00BA3AEA" w:rsidDel="00971CF9">
                <w:rPr>
                  <w:sz w:val="26"/>
                  <w:szCs w:val="26"/>
                </w:rPr>
                <w:t>ự động nhảy ra Calendar để user chọn ngày,tháng,năm.</w:t>
              </w:r>
            </w:moveFrom>
          </w:p>
        </w:tc>
        <w:tc>
          <w:tcPr>
            <w:tcW w:w="2448" w:type="dxa"/>
          </w:tcPr>
          <w:p w14:paraId="47ADDE3A" w14:textId="02B14C99" w:rsidR="00994FDB" w:rsidDel="00971CF9" w:rsidRDefault="00994FDB" w:rsidP="008C03B0">
            <w:pPr>
              <w:pStyle w:val="ListParagraph"/>
              <w:tabs>
                <w:tab w:val="left" w:pos="0"/>
                <w:tab w:val="left" w:pos="1080"/>
                <w:tab w:val="left" w:pos="4191"/>
              </w:tabs>
              <w:ind w:left="0"/>
              <w:rPr>
                <w:sz w:val="26"/>
                <w:szCs w:val="26"/>
              </w:rPr>
            </w:pPr>
          </w:p>
          <w:p w14:paraId="74332EA9" w14:textId="66D441C7" w:rsidR="00994FDB" w:rsidDel="00971CF9" w:rsidRDefault="00994FDB" w:rsidP="00752308">
            <w:pPr>
              <w:pStyle w:val="ListParagraph"/>
              <w:tabs>
                <w:tab w:val="left" w:pos="0"/>
                <w:tab w:val="left" w:pos="1080"/>
                <w:tab w:val="left" w:pos="4191"/>
              </w:tabs>
              <w:ind w:left="0"/>
              <w:rPr>
                <w:i/>
                <w:sz w:val="26"/>
                <w:szCs w:val="26"/>
              </w:rPr>
            </w:pPr>
          </w:p>
        </w:tc>
      </w:tr>
      <w:tr w:rsidR="00994FDB" w:rsidDel="00971CF9" w14:paraId="1CC3DE46" w14:textId="7AF81681" w:rsidTr="00994FDB">
        <w:tc>
          <w:tcPr>
            <w:tcW w:w="1508" w:type="dxa"/>
          </w:tcPr>
          <w:p w14:paraId="7BB89018" w14:textId="0C41EAD0" w:rsidR="00994FDB" w:rsidRPr="00CA10FE" w:rsidDel="00971CF9" w:rsidRDefault="00AC7868" w:rsidP="00752308">
            <w:pPr>
              <w:pStyle w:val="ListParagraph"/>
              <w:tabs>
                <w:tab w:val="left" w:pos="0"/>
                <w:tab w:val="left" w:pos="1080"/>
                <w:tab w:val="left" w:pos="4191"/>
              </w:tabs>
              <w:ind w:left="0"/>
              <w:rPr>
                <w:sz w:val="26"/>
                <w:szCs w:val="26"/>
              </w:rPr>
            </w:pPr>
            <w:moveFrom w:id="674" w:author="Michael Nguyen" w:date="2015-05-14T06:29:00Z">
              <w:r w:rsidDel="00971CF9">
                <w:rPr>
                  <w:sz w:val="26"/>
                  <w:szCs w:val="26"/>
                </w:rPr>
                <w:t>Ngày cập nhật</w:t>
              </w:r>
            </w:moveFrom>
          </w:p>
        </w:tc>
        <w:tc>
          <w:tcPr>
            <w:tcW w:w="1372" w:type="dxa"/>
          </w:tcPr>
          <w:p w14:paraId="727CD211" w14:textId="5EA916A3" w:rsidR="00994FDB" w:rsidRPr="00AC7868" w:rsidDel="00971CF9" w:rsidRDefault="00AC7868" w:rsidP="00AC7868">
            <w:pPr>
              <w:tabs>
                <w:tab w:val="left" w:pos="432"/>
                <w:tab w:val="left" w:pos="4191"/>
              </w:tabs>
              <w:rPr>
                <w:sz w:val="26"/>
                <w:szCs w:val="26"/>
              </w:rPr>
            </w:pPr>
            <w:moveFrom w:id="675" w:author="Michael Nguyen" w:date="2015-05-14T06:29:00Z">
              <w:r w:rsidRPr="00AC7868" w:rsidDel="00971CF9">
                <w:rPr>
                  <w:sz w:val="26"/>
                  <w:szCs w:val="26"/>
                </w:rPr>
                <w:t>Calendar</w:t>
              </w:r>
            </w:moveFrom>
          </w:p>
        </w:tc>
        <w:tc>
          <w:tcPr>
            <w:tcW w:w="990" w:type="dxa"/>
          </w:tcPr>
          <w:p w14:paraId="3993BF00" w14:textId="1409C5E8" w:rsidR="00994FDB" w:rsidDel="00971CF9" w:rsidRDefault="00AC7868" w:rsidP="004929B1">
            <w:pPr>
              <w:pStyle w:val="ListParagraph"/>
              <w:tabs>
                <w:tab w:val="left" w:pos="432"/>
                <w:tab w:val="left" w:pos="4191"/>
              </w:tabs>
              <w:ind w:left="342"/>
              <w:jc w:val="center"/>
              <w:rPr>
                <w:sz w:val="26"/>
                <w:szCs w:val="26"/>
              </w:rPr>
            </w:pPr>
            <w:moveFrom w:id="676" w:author="Michael Nguyen" w:date="2015-05-14T06:29:00Z">
              <w:r w:rsidDel="00971CF9">
                <w:rPr>
                  <w:sz w:val="26"/>
                  <w:szCs w:val="26"/>
                </w:rPr>
                <w:t>Có</w:t>
              </w:r>
            </w:moveFrom>
          </w:p>
        </w:tc>
        <w:tc>
          <w:tcPr>
            <w:tcW w:w="3060" w:type="dxa"/>
          </w:tcPr>
          <w:p w14:paraId="74134155" w14:textId="6B576D9F" w:rsidR="00994FDB" w:rsidRPr="00AC7868" w:rsidDel="00971CF9" w:rsidRDefault="00AC7868" w:rsidP="00003201">
            <w:pPr>
              <w:pStyle w:val="ListParagraph"/>
              <w:numPr>
                <w:ilvl w:val="0"/>
                <w:numId w:val="124"/>
              </w:numPr>
              <w:tabs>
                <w:tab w:val="left" w:pos="522"/>
                <w:tab w:val="left" w:pos="4191"/>
              </w:tabs>
              <w:rPr>
                <w:sz w:val="26"/>
                <w:szCs w:val="26"/>
              </w:rPr>
            </w:pPr>
            <w:moveFrom w:id="677" w:author="Michael Nguyen" w:date="2015-05-14T06:29:00Z">
              <w:r w:rsidRPr="00AC7868" w:rsidDel="00971CF9">
                <w:rPr>
                  <w:sz w:val="26"/>
                  <w:szCs w:val="26"/>
                </w:rPr>
                <w:t>Tự động nhảy ra Calendar để user chọn ngày,tháng,năm.</w:t>
              </w:r>
            </w:moveFrom>
          </w:p>
        </w:tc>
        <w:tc>
          <w:tcPr>
            <w:tcW w:w="2448" w:type="dxa"/>
          </w:tcPr>
          <w:p w14:paraId="21BE4E05" w14:textId="17ADA0A2" w:rsidR="00994FDB" w:rsidRPr="00840D45" w:rsidDel="00971CF9" w:rsidRDefault="00840D45" w:rsidP="00AC7868">
            <w:pPr>
              <w:pStyle w:val="ListParagraph"/>
              <w:tabs>
                <w:tab w:val="left" w:pos="0"/>
                <w:tab w:val="left" w:pos="1080"/>
                <w:tab w:val="left" w:pos="4191"/>
              </w:tabs>
              <w:ind w:left="0"/>
              <w:rPr>
                <w:sz w:val="26"/>
                <w:szCs w:val="26"/>
              </w:rPr>
            </w:pPr>
            <w:moveFrom w:id="678" w:author="Michael Nguyen" w:date="2015-05-14T06:29:00Z">
              <w:r w:rsidRPr="00840D45" w:rsidDel="00971CF9">
                <w:rPr>
                  <w:sz w:val="26"/>
                  <w:szCs w:val="26"/>
                  <w:highlight w:val="yellow"/>
                </w:rPr>
                <w:t>Dữ liệu lấy từ ngày cập nhật bên màn hình “nhập giá trị KRI”</w:t>
              </w:r>
            </w:moveFrom>
          </w:p>
        </w:tc>
      </w:tr>
      <w:tr w:rsidR="00003201" w:rsidDel="00971CF9" w14:paraId="493ECFC4" w14:textId="56298CA4" w:rsidTr="00994FDB">
        <w:tc>
          <w:tcPr>
            <w:tcW w:w="1508" w:type="dxa"/>
          </w:tcPr>
          <w:p w14:paraId="2132EFB5" w14:textId="48351B59" w:rsidR="00003201" w:rsidDel="00971CF9" w:rsidRDefault="00003201" w:rsidP="00752308">
            <w:pPr>
              <w:pStyle w:val="ListParagraph"/>
              <w:tabs>
                <w:tab w:val="left" w:pos="0"/>
                <w:tab w:val="left" w:pos="1080"/>
                <w:tab w:val="left" w:pos="4191"/>
              </w:tabs>
              <w:ind w:left="0"/>
              <w:rPr>
                <w:sz w:val="26"/>
                <w:szCs w:val="26"/>
              </w:rPr>
            </w:pPr>
            <w:moveFrom w:id="679" w:author="Michael Nguyen" w:date="2015-05-14T06:29:00Z">
              <w:r w:rsidDel="00971CF9">
                <w:rPr>
                  <w:sz w:val="26"/>
                  <w:szCs w:val="26"/>
                </w:rPr>
                <w:t>Trạng thái</w:t>
              </w:r>
            </w:moveFrom>
          </w:p>
        </w:tc>
        <w:tc>
          <w:tcPr>
            <w:tcW w:w="1372" w:type="dxa"/>
          </w:tcPr>
          <w:p w14:paraId="3A22C926" w14:textId="72B1121F" w:rsidR="00003201" w:rsidRPr="00AC7868" w:rsidDel="00971CF9" w:rsidRDefault="00BF10D5" w:rsidP="00AC7868">
            <w:pPr>
              <w:tabs>
                <w:tab w:val="left" w:pos="432"/>
                <w:tab w:val="left" w:pos="4191"/>
              </w:tabs>
              <w:rPr>
                <w:sz w:val="26"/>
                <w:szCs w:val="26"/>
              </w:rPr>
            </w:pPr>
            <w:moveFrom w:id="680" w:author="Michael Nguyen" w:date="2015-05-14T06:29:00Z">
              <w:r w:rsidDel="00971CF9">
                <w:rPr>
                  <w:sz w:val="26"/>
                  <w:szCs w:val="26"/>
                </w:rPr>
                <w:t>C</w:t>
              </w:r>
              <w:r w:rsidR="00003201" w:rsidDel="00971CF9">
                <w:rPr>
                  <w:sz w:val="26"/>
                  <w:szCs w:val="26"/>
                </w:rPr>
                <w:t>ombobox</w:t>
              </w:r>
            </w:moveFrom>
          </w:p>
        </w:tc>
        <w:tc>
          <w:tcPr>
            <w:tcW w:w="990" w:type="dxa"/>
          </w:tcPr>
          <w:p w14:paraId="638B7AD6" w14:textId="0E112BB9" w:rsidR="00003201" w:rsidDel="00971CF9" w:rsidRDefault="00003201" w:rsidP="004929B1">
            <w:pPr>
              <w:pStyle w:val="ListParagraph"/>
              <w:tabs>
                <w:tab w:val="left" w:pos="432"/>
                <w:tab w:val="left" w:pos="4191"/>
              </w:tabs>
              <w:ind w:left="342"/>
              <w:jc w:val="center"/>
              <w:rPr>
                <w:sz w:val="26"/>
                <w:szCs w:val="26"/>
              </w:rPr>
            </w:pPr>
            <w:moveFrom w:id="681" w:author="Michael Nguyen" w:date="2015-05-14T06:29:00Z">
              <w:r w:rsidDel="00971CF9">
                <w:rPr>
                  <w:sz w:val="26"/>
                  <w:szCs w:val="26"/>
                </w:rPr>
                <w:t>Có</w:t>
              </w:r>
            </w:moveFrom>
          </w:p>
        </w:tc>
        <w:tc>
          <w:tcPr>
            <w:tcW w:w="3060" w:type="dxa"/>
          </w:tcPr>
          <w:p w14:paraId="78F4613E" w14:textId="7A7D1FF5" w:rsidR="00003201" w:rsidDel="00971CF9" w:rsidRDefault="00003201" w:rsidP="00AC7868">
            <w:pPr>
              <w:pStyle w:val="ListParagraph"/>
              <w:numPr>
                <w:ilvl w:val="0"/>
                <w:numId w:val="2"/>
              </w:numPr>
              <w:tabs>
                <w:tab w:val="left" w:pos="522"/>
                <w:tab w:val="left" w:pos="4191"/>
              </w:tabs>
              <w:rPr>
                <w:sz w:val="26"/>
                <w:szCs w:val="26"/>
              </w:rPr>
            </w:pPr>
            <w:moveFrom w:id="682" w:author="Michael Nguyen" w:date="2015-05-14T06:29:00Z">
              <w:r w:rsidDel="00971CF9">
                <w:rPr>
                  <w:sz w:val="26"/>
                  <w:szCs w:val="26"/>
                </w:rPr>
                <w:t>Người dùng lựa chọn các giá trị sau:</w:t>
              </w:r>
            </w:moveFrom>
          </w:p>
          <w:p w14:paraId="5243913E" w14:textId="2D3FE18E" w:rsidR="00003201" w:rsidDel="00971CF9" w:rsidRDefault="00003201" w:rsidP="00003201">
            <w:pPr>
              <w:pStyle w:val="ListParagraph"/>
              <w:numPr>
                <w:ilvl w:val="0"/>
                <w:numId w:val="126"/>
              </w:numPr>
              <w:tabs>
                <w:tab w:val="left" w:pos="522"/>
                <w:tab w:val="left" w:pos="4191"/>
              </w:tabs>
              <w:ind w:left="702"/>
              <w:rPr>
                <w:sz w:val="26"/>
                <w:szCs w:val="26"/>
              </w:rPr>
            </w:pPr>
            <w:moveFrom w:id="683" w:author="Michael Nguyen" w:date="2015-05-14T06:29:00Z">
              <w:r w:rsidDel="00971CF9">
                <w:rPr>
                  <w:sz w:val="26"/>
                  <w:szCs w:val="26"/>
                </w:rPr>
                <w:t>Đang theo dõi</w:t>
              </w:r>
            </w:moveFrom>
          </w:p>
          <w:p w14:paraId="0527CBF9" w14:textId="16DBCB34" w:rsidR="00003201" w:rsidRPr="00AC7868" w:rsidDel="00971CF9" w:rsidRDefault="00003201" w:rsidP="00003201">
            <w:pPr>
              <w:pStyle w:val="ListParagraph"/>
              <w:numPr>
                <w:ilvl w:val="0"/>
                <w:numId w:val="126"/>
              </w:numPr>
              <w:tabs>
                <w:tab w:val="left" w:pos="522"/>
                <w:tab w:val="left" w:pos="4191"/>
              </w:tabs>
              <w:ind w:left="702"/>
              <w:rPr>
                <w:sz w:val="26"/>
                <w:szCs w:val="26"/>
              </w:rPr>
            </w:pPr>
            <w:moveFrom w:id="684" w:author="Michael Nguyen" w:date="2015-05-14T06:29:00Z">
              <w:r w:rsidDel="00971CF9">
                <w:rPr>
                  <w:sz w:val="26"/>
                  <w:szCs w:val="26"/>
                </w:rPr>
                <w:t>Không theo dõi</w:t>
              </w:r>
            </w:moveFrom>
          </w:p>
        </w:tc>
        <w:tc>
          <w:tcPr>
            <w:tcW w:w="2448" w:type="dxa"/>
          </w:tcPr>
          <w:p w14:paraId="62C8B7C4" w14:textId="7F936F80" w:rsidR="00003201" w:rsidRPr="00003201" w:rsidDel="00971CF9" w:rsidRDefault="00003201" w:rsidP="00003201">
            <w:pPr>
              <w:tabs>
                <w:tab w:val="left" w:pos="0"/>
                <w:tab w:val="left" w:pos="1080"/>
                <w:tab w:val="left" w:pos="4191"/>
              </w:tabs>
              <w:rPr>
                <w:sz w:val="26"/>
                <w:szCs w:val="26"/>
              </w:rPr>
            </w:pPr>
            <w:moveFrom w:id="685" w:author="Michael Nguyen" w:date="2015-05-14T06:29:00Z">
              <w:r w:rsidRPr="006B356F" w:rsidDel="00971CF9">
                <w:rPr>
                  <w:sz w:val="26"/>
                  <w:szCs w:val="26"/>
                  <w:highlight w:val="yellow"/>
                </w:rPr>
                <w:t>Mặc định ban đầu là “Đang theo dõi</w:t>
              </w:r>
              <w:r w:rsidRPr="00003201" w:rsidDel="00971CF9">
                <w:rPr>
                  <w:sz w:val="26"/>
                  <w:szCs w:val="26"/>
                </w:rPr>
                <w:t>”</w:t>
              </w:r>
            </w:moveFrom>
          </w:p>
        </w:tc>
      </w:tr>
      <w:tr w:rsidR="00BF31AB" w:rsidDel="00971CF9" w14:paraId="76F32656" w14:textId="2CCB0E57" w:rsidTr="00994FDB">
        <w:tc>
          <w:tcPr>
            <w:tcW w:w="1508" w:type="dxa"/>
          </w:tcPr>
          <w:p w14:paraId="09B56BD2" w14:textId="4A54385B" w:rsidR="00BF31AB" w:rsidDel="00971CF9" w:rsidRDefault="00BF31AB" w:rsidP="00752308">
            <w:pPr>
              <w:pStyle w:val="ListParagraph"/>
              <w:tabs>
                <w:tab w:val="left" w:pos="0"/>
                <w:tab w:val="left" w:pos="1080"/>
                <w:tab w:val="left" w:pos="4191"/>
              </w:tabs>
              <w:ind w:left="0"/>
              <w:rPr>
                <w:sz w:val="26"/>
                <w:szCs w:val="26"/>
              </w:rPr>
            </w:pPr>
            <w:moveFrom w:id="686" w:author="Michael Nguyen" w:date="2015-05-14T06:29:00Z">
              <w:r w:rsidDel="00971CF9">
                <w:rPr>
                  <w:sz w:val="26"/>
                  <w:szCs w:val="26"/>
                </w:rPr>
                <w:t>Ngày bắt đầu theo dõi</w:t>
              </w:r>
            </w:moveFrom>
          </w:p>
        </w:tc>
        <w:tc>
          <w:tcPr>
            <w:tcW w:w="1372" w:type="dxa"/>
          </w:tcPr>
          <w:p w14:paraId="0FF6140F" w14:textId="3263BC1A" w:rsidR="00BF31AB" w:rsidDel="00971CF9" w:rsidRDefault="00BF31AB" w:rsidP="00AC7868">
            <w:pPr>
              <w:tabs>
                <w:tab w:val="left" w:pos="432"/>
                <w:tab w:val="left" w:pos="4191"/>
              </w:tabs>
              <w:rPr>
                <w:sz w:val="26"/>
                <w:szCs w:val="26"/>
              </w:rPr>
            </w:pPr>
            <w:moveFrom w:id="687" w:author="Michael Nguyen" w:date="2015-05-14T06:29:00Z">
              <w:r w:rsidRPr="00AC7868" w:rsidDel="00971CF9">
                <w:rPr>
                  <w:sz w:val="26"/>
                  <w:szCs w:val="26"/>
                </w:rPr>
                <w:t>Calendar</w:t>
              </w:r>
            </w:moveFrom>
          </w:p>
        </w:tc>
        <w:tc>
          <w:tcPr>
            <w:tcW w:w="990" w:type="dxa"/>
          </w:tcPr>
          <w:p w14:paraId="6E6C42D6" w14:textId="3733F209" w:rsidR="00BF31AB" w:rsidDel="00971CF9" w:rsidRDefault="00BF31AB" w:rsidP="004929B1">
            <w:pPr>
              <w:pStyle w:val="ListParagraph"/>
              <w:tabs>
                <w:tab w:val="left" w:pos="432"/>
                <w:tab w:val="left" w:pos="4191"/>
              </w:tabs>
              <w:ind w:left="342"/>
              <w:jc w:val="center"/>
              <w:rPr>
                <w:sz w:val="26"/>
                <w:szCs w:val="26"/>
              </w:rPr>
            </w:pPr>
            <w:moveFrom w:id="688" w:author="Michael Nguyen" w:date="2015-05-14T06:29:00Z">
              <w:r w:rsidDel="00971CF9">
                <w:rPr>
                  <w:sz w:val="26"/>
                  <w:szCs w:val="26"/>
                </w:rPr>
                <w:t xml:space="preserve">Có </w:t>
              </w:r>
            </w:moveFrom>
          </w:p>
        </w:tc>
        <w:tc>
          <w:tcPr>
            <w:tcW w:w="3060" w:type="dxa"/>
          </w:tcPr>
          <w:p w14:paraId="4A4CFF35" w14:textId="271CF715" w:rsidR="00BF31AB" w:rsidDel="00971CF9" w:rsidRDefault="00BF31AB" w:rsidP="00AC7868">
            <w:pPr>
              <w:pStyle w:val="ListParagraph"/>
              <w:numPr>
                <w:ilvl w:val="0"/>
                <w:numId w:val="2"/>
              </w:numPr>
              <w:tabs>
                <w:tab w:val="left" w:pos="522"/>
                <w:tab w:val="left" w:pos="4191"/>
              </w:tabs>
              <w:rPr>
                <w:sz w:val="26"/>
                <w:szCs w:val="26"/>
              </w:rPr>
            </w:pPr>
            <w:moveFrom w:id="689" w:author="Michael Nguyen" w:date="2015-05-14T06:29:00Z">
              <w:r w:rsidRPr="00AC7868" w:rsidDel="00971CF9">
                <w:rPr>
                  <w:sz w:val="26"/>
                  <w:szCs w:val="26"/>
                </w:rPr>
                <w:t>Tự động nhảy ra Calendar để user chọn ngày,tháng,năm.</w:t>
              </w:r>
            </w:moveFrom>
          </w:p>
        </w:tc>
        <w:tc>
          <w:tcPr>
            <w:tcW w:w="2448" w:type="dxa"/>
          </w:tcPr>
          <w:p w14:paraId="06E76AA6" w14:textId="1D3F9F32" w:rsidR="00BF31AB" w:rsidRPr="006B356F" w:rsidDel="00971CF9" w:rsidRDefault="00BF31AB" w:rsidP="00003201">
            <w:pPr>
              <w:tabs>
                <w:tab w:val="left" w:pos="0"/>
                <w:tab w:val="left" w:pos="1080"/>
                <w:tab w:val="left" w:pos="4191"/>
              </w:tabs>
              <w:rPr>
                <w:sz w:val="26"/>
                <w:szCs w:val="26"/>
                <w:highlight w:val="yellow"/>
              </w:rPr>
            </w:pPr>
          </w:p>
        </w:tc>
      </w:tr>
      <w:tr w:rsidR="00BF31AB" w:rsidDel="00971CF9" w14:paraId="43B56248" w14:textId="705905CF" w:rsidTr="00994FDB">
        <w:tc>
          <w:tcPr>
            <w:tcW w:w="1508" w:type="dxa"/>
          </w:tcPr>
          <w:p w14:paraId="6912AEBF" w14:textId="03AF985B" w:rsidR="00BF31AB" w:rsidDel="00971CF9" w:rsidRDefault="00BF31AB" w:rsidP="00BF31AB">
            <w:pPr>
              <w:pStyle w:val="ListParagraph"/>
              <w:tabs>
                <w:tab w:val="left" w:pos="0"/>
                <w:tab w:val="left" w:pos="1080"/>
                <w:tab w:val="left" w:pos="4191"/>
              </w:tabs>
              <w:ind w:left="0"/>
              <w:rPr>
                <w:sz w:val="26"/>
                <w:szCs w:val="26"/>
              </w:rPr>
            </w:pPr>
            <w:moveFrom w:id="690" w:author="Michael Nguyen" w:date="2015-05-14T06:29:00Z">
              <w:r w:rsidDel="00971CF9">
                <w:rPr>
                  <w:sz w:val="26"/>
                  <w:szCs w:val="26"/>
                </w:rPr>
                <w:t>Ngày kết thúc theo dõi</w:t>
              </w:r>
            </w:moveFrom>
          </w:p>
        </w:tc>
        <w:tc>
          <w:tcPr>
            <w:tcW w:w="1372" w:type="dxa"/>
          </w:tcPr>
          <w:p w14:paraId="0CC6B8D2" w14:textId="4D6485BE" w:rsidR="00BF31AB" w:rsidDel="00971CF9" w:rsidRDefault="00BF31AB" w:rsidP="00AC7868">
            <w:pPr>
              <w:tabs>
                <w:tab w:val="left" w:pos="432"/>
                <w:tab w:val="left" w:pos="4191"/>
              </w:tabs>
              <w:rPr>
                <w:sz w:val="26"/>
                <w:szCs w:val="26"/>
              </w:rPr>
            </w:pPr>
            <w:moveFrom w:id="691" w:author="Michael Nguyen" w:date="2015-05-14T06:29:00Z">
              <w:r w:rsidRPr="00AC7868" w:rsidDel="00971CF9">
                <w:rPr>
                  <w:sz w:val="26"/>
                  <w:szCs w:val="26"/>
                </w:rPr>
                <w:t>Calendar</w:t>
              </w:r>
            </w:moveFrom>
          </w:p>
        </w:tc>
        <w:tc>
          <w:tcPr>
            <w:tcW w:w="990" w:type="dxa"/>
          </w:tcPr>
          <w:p w14:paraId="3EAD0530" w14:textId="246BA13F" w:rsidR="00BF31AB" w:rsidDel="00971CF9" w:rsidRDefault="00BF31AB" w:rsidP="004929B1">
            <w:pPr>
              <w:pStyle w:val="ListParagraph"/>
              <w:tabs>
                <w:tab w:val="left" w:pos="432"/>
                <w:tab w:val="left" w:pos="4191"/>
              </w:tabs>
              <w:ind w:left="342"/>
              <w:jc w:val="center"/>
              <w:rPr>
                <w:sz w:val="26"/>
                <w:szCs w:val="26"/>
              </w:rPr>
            </w:pPr>
            <w:moveFrom w:id="692" w:author="Michael Nguyen" w:date="2015-05-14T06:29:00Z">
              <w:r w:rsidDel="00971CF9">
                <w:rPr>
                  <w:sz w:val="26"/>
                  <w:szCs w:val="26"/>
                </w:rPr>
                <w:t xml:space="preserve">Có </w:t>
              </w:r>
            </w:moveFrom>
          </w:p>
        </w:tc>
        <w:tc>
          <w:tcPr>
            <w:tcW w:w="3060" w:type="dxa"/>
          </w:tcPr>
          <w:p w14:paraId="0EACE56C" w14:textId="6DFBBE48" w:rsidR="00BF31AB" w:rsidDel="00971CF9" w:rsidRDefault="00BF31AB" w:rsidP="00AC7868">
            <w:pPr>
              <w:pStyle w:val="ListParagraph"/>
              <w:numPr>
                <w:ilvl w:val="0"/>
                <w:numId w:val="2"/>
              </w:numPr>
              <w:tabs>
                <w:tab w:val="left" w:pos="522"/>
                <w:tab w:val="left" w:pos="4191"/>
              </w:tabs>
              <w:rPr>
                <w:sz w:val="26"/>
                <w:szCs w:val="26"/>
              </w:rPr>
            </w:pPr>
            <w:moveFrom w:id="693" w:author="Michael Nguyen" w:date="2015-05-14T06:29:00Z">
              <w:r w:rsidRPr="00AC7868" w:rsidDel="00971CF9">
                <w:rPr>
                  <w:sz w:val="26"/>
                  <w:szCs w:val="26"/>
                </w:rPr>
                <w:t>Tự động nhảy ra Calendar để user chọn ngày,tháng,năm.</w:t>
              </w:r>
            </w:moveFrom>
          </w:p>
        </w:tc>
        <w:tc>
          <w:tcPr>
            <w:tcW w:w="2448" w:type="dxa"/>
          </w:tcPr>
          <w:p w14:paraId="19EA11B1" w14:textId="6DBFC0EC" w:rsidR="00BF31AB" w:rsidRPr="006B356F" w:rsidDel="00971CF9" w:rsidRDefault="00BF31AB" w:rsidP="00003201">
            <w:pPr>
              <w:tabs>
                <w:tab w:val="left" w:pos="0"/>
                <w:tab w:val="left" w:pos="1080"/>
                <w:tab w:val="left" w:pos="4191"/>
              </w:tabs>
              <w:rPr>
                <w:sz w:val="26"/>
                <w:szCs w:val="26"/>
                <w:highlight w:val="yellow"/>
              </w:rPr>
            </w:pPr>
          </w:p>
        </w:tc>
      </w:tr>
      <w:tr w:rsidR="00994FDB" w:rsidDel="00971CF9" w14:paraId="0D5C7D59" w14:textId="59EE3DA2" w:rsidTr="00994FDB">
        <w:tc>
          <w:tcPr>
            <w:tcW w:w="1508" w:type="dxa"/>
          </w:tcPr>
          <w:p w14:paraId="208839BA" w14:textId="2868ED77" w:rsidR="00994FDB" w:rsidRPr="00CA10FE" w:rsidDel="00971CF9" w:rsidRDefault="00BF10D5" w:rsidP="00752308">
            <w:pPr>
              <w:pStyle w:val="ListParagraph"/>
              <w:tabs>
                <w:tab w:val="left" w:pos="0"/>
                <w:tab w:val="left" w:pos="1080"/>
                <w:tab w:val="left" w:pos="4191"/>
              </w:tabs>
              <w:ind w:left="0"/>
              <w:rPr>
                <w:sz w:val="26"/>
                <w:szCs w:val="26"/>
              </w:rPr>
            </w:pPr>
            <w:moveFrom w:id="694" w:author="Michael Nguyen" w:date="2015-05-14T06:29:00Z">
              <w:r w:rsidDel="00971CF9">
                <w:rPr>
                  <w:sz w:val="26"/>
                  <w:szCs w:val="26"/>
                </w:rPr>
                <w:t>Ghi chú</w:t>
              </w:r>
            </w:moveFrom>
          </w:p>
        </w:tc>
        <w:tc>
          <w:tcPr>
            <w:tcW w:w="1372" w:type="dxa"/>
          </w:tcPr>
          <w:p w14:paraId="251B58AF" w14:textId="056524EB" w:rsidR="00994FDB" w:rsidRPr="00AC7868" w:rsidDel="00971CF9" w:rsidRDefault="00AC7868" w:rsidP="00AC7868">
            <w:pPr>
              <w:tabs>
                <w:tab w:val="left" w:pos="432"/>
                <w:tab w:val="left" w:pos="4191"/>
              </w:tabs>
              <w:rPr>
                <w:sz w:val="26"/>
                <w:szCs w:val="26"/>
              </w:rPr>
            </w:pPr>
            <w:moveFrom w:id="695" w:author="Michael Nguyen" w:date="2015-05-14T06:29:00Z">
              <w:r w:rsidDel="00971CF9">
                <w:rPr>
                  <w:sz w:val="26"/>
                  <w:szCs w:val="26"/>
                </w:rPr>
                <w:t>Text area</w:t>
              </w:r>
            </w:moveFrom>
          </w:p>
        </w:tc>
        <w:tc>
          <w:tcPr>
            <w:tcW w:w="990" w:type="dxa"/>
          </w:tcPr>
          <w:p w14:paraId="2525E953" w14:textId="59775D39" w:rsidR="00994FDB" w:rsidRPr="00AC7868" w:rsidDel="00971CF9" w:rsidRDefault="00AC7868" w:rsidP="004929B1">
            <w:pPr>
              <w:tabs>
                <w:tab w:val="left" w:pos="432"/>
                <w:tab w:val="left" w:pos="4191"/>
              </w:tabs>
              <w:jc w:val="center"/>
              <w:rPr>
                <w:sz w:val="26"/>
                <w:szCs w:val="26"/>
              </w:rPr>
            </w:pPr>
            <w:moveFrom w:id="696" w:author="Michael Nguyen" w:date="2015-05-14T06:29:00Z">
              <w:r w:rsidDel="00971CF9">
                <w:rPr>
                  <w:sz w:val="26"/>
                  <w:szCs w:val="26"/>
                </w:rPr>
                <w:t>Không</w:t>
              </w:r>
            </w:moveFrom>
          </w:p>
        </w:tc>
        <w:tc>
          <w:tcPr>
            <w:tcW w:w="3060" w:type="dxa"/>
          </w:tcPr>
          <w:p w14:paraId="3A74CE06" w14:textId="105E6AC9" w:rsidR="00AC7868" w:rsidDel="00971CF9" w:rsidRDefault="00AC7868" w:rsidP="00003201">
            <w:pPr>
              <w:pStyle w:val="ListParagraph"/>
              <w:numPr>
                <w:ilvl w:val="0"/>
                <w:numId w:val="125"/>
              </w:numPr>
              <w:tabs>
                <w:tab w:val="left" w:pos="-108"/>
                <w:tab w:val="left" w:pos="4191"/>
              </w:tabs>
              <w:rPr>
                <w:sz w:val="26"/>
                <w:szCs w:val="26"/>
              </w:rPr>
            </w:pPr>
            <w:moveFrom w:id="697" w:author="Michael Nguyen" w:date="2015-05-14T06:29:00Z">
              <w:r w:rsidDel="00971CF9">
                <w:rPr>
                  <w:sz w:val="26"/>
                  <w:szCs w:val="26"/>
                </w:rPr>
                <w:t>Người dùng tự nhập dữ liệu vào</w:t>
              </w:r>
            </w:moveFrom>
          </w:p>
          <w:p w14:paraId="2E1090DA" w14:textId="70BD0378" w:rsidR="00994FDB" w:rsidDel="00971CF9" w:rsidRDefault="00AC7868" w:rsidP="00003201">
            <w:pPr>
              <w:pStyle w:val="ListParagraph"/>
              <w:numPr>
                <w:ilvl w:val="0"/>
                <w:numId w:val="125"/>
              </w:numPr>
              <w:tabs>
                <w:tab w:val="left" w:pos="432"/>
                <w:tab w:val="left" w:pos="4191"/>
              </w:tabs>
              <w:rPr>
                <w:sz w:val="26"/>
                <w:szCs w:val="26"/>
              </w:rPr>
            </w:pPr>
            <w:moveFrom w:id="698" w:author="Michael Nguyen" w:date="2015-05-14T06:29:00Z">
              <w:r w:rsidDel="00971CF9">
                <w:rPr>
                  <w:sz w:val="26"/>
                  <w:szCs w:val="26"/>
                </w:rPr>
                <w:t>Cho phép nhập nhiều dòng dữ liệu</w:t>
              </w:r>
            </w:moveFrom>
          </w:p>
        </w:tc>
        <w:tc>
          <w:tcPr>
            <w:tcW w:w="2448" w:type="dxa"/>
          </w:tcPr>
          <w:p w14:paraId="4C91B869" w14:textId="1E3B09A8" w:rsidR="00994FDB" w:rsidDel="00971CF9" w:rsidRDefault="00994FDB" w:rsidP="00AC7868">
            <w:pPr>
              <w:pStyle w:val="ListParagraph"/>
              <w:tabs>
                <w:tab w:val="left" w:pos="0"/>
                <w:tab w:val="left" w:pos="1080"/>
                <w:tab w:val="left" w:pos="4191"/>
              </w:tabs>
              <w:ind w:left="0"/>
              <w:rPr>
                <w:i/>
                <w:sz w:val="26"/>
                <w:szCs w:val="26"/>
              </w:rPr>
            </w:pPr>
          </w:p>
        </w:tc>
      </w:tr>
    </w:tbl>
    <w:p w14:paraId="304173B5" w14:textId="23BF5442" w:rsidR="004929B1" w:rsidRPr="007B3EE0" w:rsidDel="00971CF9" w:rsidRDefault="004929B1" w:rsidP="007B3EE0">
      <w:pPr>
        <w:tabs>
          <w:tab w:val="left" w:pos="4191"/>
        </w:tabs>
        <w:spacing w:line="360" w:lineRule="auto"/>
        <w:rPr>
          <w:i/>
          <w:sz w:val="26"/>
          <w:szCs w:val="26"/>
        </w:rPr>
      </w:pPr>
    </w:p>
    <w:p w14:paraId="5A00BF51" w14:textId="66C2C4D2" w:rsidR="00271846" w:rsidDel="00971CF9" w:rsidRDefault="008C03B0" w:rsidP="006C05DE">
      <w:pPr>
        <w:pStyle w:val="ListParagraph"/>
        <w:numPr>
          <w:ilvl w:val="2"/>
          <w:numId w:val="19"/>
        </w:numPr>
        <w:tabs>
          <w:tab w:val="left" w:pos="4191"/>
        </w:tabs>
        <w:spacing w:line="360" w:lineRule="auto"/>
        <w:rPr>
          <w:b/>
          <w:sz w:val="26"/>
          <w:szCs w:val="26"/>
        </w:rPr>
      </w:pPr>
      <w:moveFrom w:id="699" w:author="Michael Nguyen" w:date="2015-05-14T06:29:00Z">
        <w:r w:rsidDel="00971CF9">
          <w:rPr>
            <w:b/>
            <w:sz w:val="26"/>
            <w:szCs w:val="26"/>
          </w:rPr>
          <w:t xml:space="preserve"> Chức năng ” sử</w:t>
        </w:r>
        <w:r w:rsidR="000129D7" w:rsidDel="00971CF9">
          <w:rPr>
            <w:b/>
            <w:sz w:val="26"/>
            <w:szCs w:val="26"/>
          </w:rPr>
          <w:t>a/</w:t>
        </w:r>
        <w:r w:rsidDel="00971CF9">
          <w:rPr>
            <w:b/>
            <w:sz w:val="26"/>
            <w:szCs w:val="26"/>
          </w:rPr>
          <w:t xml:space="preserve"> xóa” KRIs:   </w:t>
        </w:r>
      </w:moveFrom>
    </w:p>
    <w:p w14:paraId="69B87B16" w14:textId="62913255" w:rsidR="008C03B0" w:rsidDel="00971CF9" w:rsidRDefault="00957116" w:rsidP="006C05DE">
      <w:pPr>
        <w:pStyle w:val="ListParagraph"/>
        <w:numPr>
          <w:ilvl w:val="3"/>
          <w:numId w:val="19"/>
        </w:numPr>
        <w:tabs>
          <w:tab w:val="left" w:pos="1080"/>
          <w:tab w:val="left" w:pos="4191"/>
        </w:tabs>
        <w:spacing w:line="360" w:lineRule="auto"/>
        <w:ind w:left="1080" w:hanging="1080"/>
        <w:rPr>
          <w:i/>
          <w:sz w:val="26"/>
          <w:szCs w:val="26"/>
        </w:rPr>
      </w:pPr>
      <w:moveFrom w:id="700" w:author="Michael Nguyen" w:date="2015-05-14T06:29:00Z">
        <w:r w:rsidRPr="00957116" w:rsidDel="00971CF9">
          <w:rPr>
            <w:i/>
            <w:sz w:val="26"/>
            <w:szCs w:val="26"/>
          </w:rPr>
          <w:t>Yêu cầu nghiệp vụ:</w:t>
        </w:r>
      </w:moveFrom>
    </w:p>
    <w:p w14:paraId="6556F413" w14:textId="122CAA34" w:rsidR="00957116" w:rsidDel="00971CF9" w:rsidRDefault="00957116" w:rsidP="00E85FDC">
      <w:pPr>
        <w:pStyle w:val="ListParagraph"/>
        <w:numPr>
          <w:ilvl w:val="0"/>
          <w:numId w:val="2"/>
        </w:numPr>
        <w:tabs>
          <w:tab w:val="left" w:pos="720"/>
          <w:tab w:val="left" w:pos="4191"/>
        </w:tabs>
        <w:rPr>
          <w:sz w:val="26"/>
          <w:szCs w:val="26"/>
        </w:rPr>
      </w:pPr>
      <w:moveFrom w:id="701" w:author="Michael Nguyen" w:date="2015-05-14T06:29:00Z">
        <w:r w:rsidRPr="003660B7" w:rsidDel="00971CF9">
          <w:rPr>
            <w:sz w:val="26"/>
            <w:szCs w:val="26"/>
          </w:rPr>
          <w:t xml:space="preserve">Màn hình [sửa/ xóa] hiển thị trong trường hợp user “qlrr_oprisk” kích vào ô </w:t>
        </w:r>
        <w:r w:rsidRPr="00F36B95" w:rsidDel="00971CF9">
          <w:rPr>
            <w:b/>
            <w:sz w:val="26"/>
            <w:szCs w:val="26"/>
          </w:rPr>
          <w:t>“Xem chi tiết”</w:t>
        </w:r>
      </w:moveFrom>
    </w:p>
    <w:p w14:paraId="53DE6B1F" w14:textId="72B64D5C" w:rsidR="007732F6" w:rsidRPr="008A2953" w:rsidDel="00971CF9" w:rsidRDefault="007B3EE0" w:rsidP="008A2953">
      <w:pPr>
        <w:pStyle w:val="ListParagraph"/>
        <w:numPr>
          <w:ilvl w:val="0"/>
          <w:numId w:val="2"/>
        </w:numPr>
        <w:tabs>
          <w:tab w:val="left" w:pos="720"/>
          <w:tab w:val="left" w:pos="4191"/>
        </w:tabs>
        <w:rPr>
          <w:sz w:val="26"/>
          <w:szCs w:val="26"/>
        </w:rPr>
      </w:pPr>
      <w:moveFrom w:id="702" w:author="Michael Nguyen" w:date="2015-05-14T06:29:00Z">
        <w:r w:rsidRPr="008A2953" w:rsidDel="00971CF9">
          <w:rPr>
            <w:sz w:val="26"/>
            <w:szCs w:val="26"/>
            <w:highlight w:val="yellow"/>
          </w:rPr>
          <w:t>Phân quyền: user cá nhân chỉ có thể sửa ở màn hình “tạo mới”. User “qlrr_oprisk” được sửa ở cả 2 màn hình</w:t>
        </w:r>
        <w:r w:rsidDel="00971CF9">
          <w:rPr>
            <w:sz w:val="26"/>
            <w:szCs w:val="26"/>
          </w:rPr>
          <w:t>.</w:t>
        </w:r>
      </w:moveFrom>
    </w:p>
    <w:p w14:paraId="16C06585" w14:textId="56C2B489" w:rsidR="00543FE8" w:rsidRPr="007B3EE0" w:rsidDel="00971CF9" w:rsidRDefault="00543FE8" w:rsidP="007B3EE0">
      <w:pPr>
        <w:pStyle w:val="ListParagraph"/>
        <w:tabs>
          <w:tab w:val="left" w:pos="720"/>
          <w:tab w:val="left" w:pos="4191"/>
        </w:tabs>
        <w:ind w:left="360"/>
        <w:rPr>
          <w:sz w:val="26"/>
          <w:szCs w:val="26"/>
        </w:rPr>
      </w:pPr>
    </w:p>
    <w:p w14:paraId="6E037050" w14:textId="1AD1BA28" w:rsidR="00582CD3" w:rsidDel="00971CF9" w:rsidRDefault="00582CD3" w:rsidP="006C05DE">
      <w:pPr>
        <w:pStyle w:val="ListParagraph"/>
        <w:numPr>
          <w:ilvl w:val="3"/>
          <w:numId w:val="19"/>
        </w:numPr>
        <w:tabs>
          <w:tab w:val="left" w:pos="1080"/>
          <w:tab w:val="left" w:pos="4191"/>
        </w:tabs>
        <w:ind w:left="1080" w:hanging="1080"/>
        <w:rPr>
          <w:i/>
          <w:sz w:val="26"/>
          <w:szCs w:val="26"/>
        </w:rPr>
      </w:pPr>
      <w:moveFrom w:id="703" w:author="Michael Nguyen" w:date="2015-05-14T06:29:00Z">
        <w:r w:rsidRPr="006E09EA" w:rsidDel="00971CF9">
          <w:rPr>
            <w:i/>
            <w:sz w:val="26"/>
            <w:szCs w:val="26"/>
          </w:rPr>
          <w:t>Mô tả màn hình:</w:t>
        </w:r>
      </w:moveFrom>
    </w:p>
    <w:p w14:paraId="14F89477" w14:textId="65432FBD" w:rsidR="006E09EA" w:rsidRPr="00B51768" w:rsidDel="00971CF9" w:rsidRDefault="00543FE8" w:rsidP="00B51768">
      <w:pPr>
        <w:pStyle w:val="ListParagraph"/>
        <w:tabs>
          <w:tab w:val="left" w:pos="4191"/>
        </w:tabs>
        <w:ind w:left="0"/>
        <w:rPr>
          <w:i/>
          <w:sz w:val="26"/>
          <w:szCs w:val="26"/>
        </w:rPr>
      </w:pPr>
      <w:moveFrom w:id="704" w:author="Michael Nguyen" w:date="2015-05-14T06:29:00Z">
        <w:r w:rsidDel="00971CF9">
          <w:rPr>
            <w:i/>
            <w:noProof/>
            <w:sz w:val="26"/>
            <w:szCs w:val="26"/>
          </w:rPr>
          <w:drawing>
            <wp:inline distT="0" distB="0" distL="0" distR="0" wp14:anchorId="6555E1C6" wp14:editId="2AC35667">
              <wp:extent cx="5699125" cy="5018405"/>
              <wp:effectExtent l="1905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srcRect/>
                      <a:stretch>
                        <a:fillRect/>
                      </a:stretch>
                    </pic:blipFill>
                    <pic:spPr bwMode="auto">
                      <a:xfrm>
                        <a:off x="0" y="0"/>
                        <a:ext cx="5699125" cy="5018405"/>
                      </a:xfrm>
                      <a:prstGeom prst="rect">
                        <a:avLst/>
                      </a:prstGeom>
                      <a:noFill/>
                      <a:ln w="9525">
                        <a:noFill/>
                        <a:miter lim="800000"/>
                        <a:headEnd/>
                        <a:tailEnd/>
                      </a:ln>
                    </pic:spPr>
                  </pic:pic>
                </a:graphicData>
              </a:graphic>
            </wp:inline>
          </w:drawing>
        </w:r>
      </w:moveFrom>
    </w:p>
    <w:p w14:paraId="1F64662F" w14:textId="749B679E" w:rsidR="00582CD3" w:rsidDel="00971CF9" w:rsidRDefault="00582CD3" w:rsidP="006C05DE">
      <w:pPr>
        <w:pStyle w:val="ListParagraph"/>
        <w:numPr>
          <w:ilvl w:val="3"/>
          <w:numId w:val="19"/>
        </w:numPr>
        <w:tabs>
          <w:tab w:val="left" w:pos="630"/>
          <w:tab w:val="left" w:pos="1080"/>
          <w:tab w:val="left" w:pos="4191"/>
        </w:tabs>
        <w:ind w:left="1080" w:hanging="1080"/>
        <w:rPr>
          <w:i/>
          <w:sz w:val="26"/>
          <w:szCs w:val="26"/>
        </w:rPr>
      </w:pPr>
      <w:moveFrom w:id="705" w:author="Michael Nguyen" w:date="2015-05-14T06:29:00Z">
        <w:r w:rsidRPr="00E43329" w:rsidDel="00971CF9">
          <w:rPr>
            <w:i/>
            <w:sz w:val="26"/>
            <w:szCs w:val="26"/>
          </w:rPr>
          <w:t xml:space="preserve">Miêu tả chi tiết màn hình: </w:t>
        </w:r>
      </w:moveFrom>
    </w:p>
    <w:p w14:paraId="69B0E174" w14:textId="394DF26E" w:rsidR="00E43329" w:rsidDel="00971CF9" w:rsidRDefault="00E43329" w:rsidP="00E85FDC">
      <w:pPr>
        <w:pStyle w:val="ListParagraph"/>
        <w:numPr>
          <w:ilvl w:val="0"/>
          <w:numId w:val="2"/>
        </w:numPr>
        <w:tabs>
          <w:tab w:val="left" w:pos="720"/>
          <w:tab w:val="left" w:pos="4191"/>
        </w:tabs>
        <w:rPr>
          <w:sz w:val="26"/>
          <w:szCs w:val="26"/>
        </w:rPr>
      </w:pPr>
      <w:moveFrom w:id="706" w:author="Michael Nguyen" w:date="2015-05-14T06:29:00Z">
        <w:r w:rsidDel="00971CF9">
          <w:rPr>
            <w:sz w:val="26"/>
            <w:szCs w:val="26"/>
          </w:rPr>
          <w:t>Sau khi sửa xong bấm:</w:t>
        </w:r>
      </w:moveFrom>
    </w:p>
    <w:p w14:paraId="41C60AD0" w14:textId="54F0FCB4" w:rsidR="00E43329" w:rsidDel="00971CF9" w:rsidRDefault="00E43329" w:rsidP="006C05DE">
      <w:pPr>
        <w:pStyle w:val="ListParagraph"/>
        <w:numPr>
          <w:ilvl w:val="0"/>
          <w:numId w:val="4"/>
        </w:numPr>
        <w:tabs>
          <w:tab w:val="left" w:pos="720"/>
          <w:tab w:val="left" w:pos="4191"/>
        </w:tabs>
        <w:rPr>
          <w:sz w:val="26"/>
          <w:szCs w:val="26"/>
        </w:rPr>
      </w:pPr>
      <w:moveFrom w:id="707" w:author="Michael Nguyen" w:date="2015-05-14T06:29:00Z">
        <w:r w:rsidDel="00971CF9">
          <w:rPr>
            <w:sz w:val="26"/>
            <w:szCs w:val="26"/>
          </w:rPr>
          <w:t xml:space="preserve">“Cập nhật” để lưu những thông tin được cập nhật, hiện thông báo cập nhật thành công hay thất bại và gửi </w:t>
        </w:r>
        <w:r w:rsidRPr="008A2953" w:rsidDel="00971CF9">
          <w:rPr>
            <w:sz w:val="26"/>
            <w:szCs w:val="26"/>
            <w:highlight w:val="yellow"/>
          </w:rPr>
          <w:t xml:space="preserve">confirm </w:t>
        </w:r>
        <w:r w:rsidR="008A2953" w:rsidRPr="008A2953" w:rsidDel="00971CF9">
          <w:rPr>
            <w:sz w:val="26"/>
            <w:szCs w:val="26"/>
            <w:highlight w:val="yellow"/>
          </w:rPr>
          <w:t>mail tới mail của user “qlrr_oprisk”.</w:t>
        </w:r>
      </w:moveFrom>
    </w:p>
    <w:p w14:paraId="6599A813" w14:textId="32D826AF" w:rsidR="00E43329" w:rsidDel="00971CF9" w:rsidRDefault="00E43329" w:rsidP="006C05DE">
      <w:pPr>
        <w:pStyle w:val="ListParagraph"/>
        <w:numPr>
          <w:ilvl w:val="0"/>
          <w:numId w:val="4"/>
        </w:numPr>
        <w:tabs>
          <w:tab w:val="left" w:pos="720"/>
          <w:tab w:val="left" w:pos="4191"/>
        </w:tabs>
        <w:rPr>
          <w:sz w:val="26"/>
          <w:szCs w:val="26"/>
        </w:rPr>
      </w:pPr>
      <w:moveFrom w:id="708" w:author="Michael Nguyen" w:date="2015-05-14T06:29:00Z">
        <w:r w:rsidDel="00971CF9">
          <w:rPr>
            <w:sz w:val="26"/>
            <w:szCs w:val="26"/>
          </w:rPr>
          <w:t>“ Lưu mới” để lưu thành hành động mới.</w:t>
        </w:r>
      </w:moveFrom>
    </w:p>
    <w:p w14:paraId="52D1CAED" w14:textId="0CCDC24B" w:rsidR="00E43329" w:rsidDel="00971CF9" w:rsidRDefault="00E43329" w:rsidP="006C05DE">
      <w:pPr>
        <w:pStyle w:val="ListParagraph"/>
        <w:numPr>
          <w:ilvl w:val="0"/>
          <w:numId w:val="4"/>
        </w:numPr>
        <w:tabs>
          <w:tab w:val="left" w:pos="720"/>
          <w:tab w:val="left" w:pos="4191"/>
        </w:tabs>
        <w:rPr>
          <w:sz w:val="26"/>
          <w:szCs w:val="26"/>
        </w:rPr>
      </w:pPr>
      <w:moveFrom w:id="709" w:author="Michael Nguyen" w:date="2015-05-14T06:29:00Z">
        <w:r w:rsidDel="00971CF9">
          <w:rPr>
            <w:sz w:val="26"/>
            <w:szCs w:val="26"/>
          </w:rPr>
          <w:t xml:space="preserve">“Xóa” </w:t>
        </w:r>
        <w:r w:rsidR="007B3EE0" w:rsidDel="00971CF9">
          <w:rPr>
            <w:sz w:val="26"/>
            <w:szCs w:val="26"/>
          </w:rPr>
          <w:t>ở màn hình danh sách,</w:t>
        </w:r>
        <w:r w:rsidDel="00971CF9">
          <w:rPr>
            <w:sz w:val="26"/>
            <w:szCs w:val="26"/>
          </w:rPr>
          <w:t>,hiện thông báo xóa thành công hay thất bại và gử</w:t>
        </w:r>
        <w:r w:rsidR="002A6F67" w:rsidDel="00971CF9">
          <w:rPr>
            <w:sz w:val="26"/>
            <w:szCs w:val="26"/>
          </w:rPr>
          <w:t xml:space="preserve">i confirm </w:t>
        </w:r>
        <w:r w:rsidR="007B3EE0" w:rsidDel="00971CF9">
          <w:rPr>
            <w:sz w:val="26"/>
            <w:szCs w:val="26"/>
          </w:rPr>
          <w:t>email</w:t>
        </w:r>
        <w:r w:rsidR="002A6F67" w:rsidDel="00971CF9">
          <w:rPr>
            <w:sz w:val="26"/>
            <w:szCs w:val="26"/>
          </w:rPr>
          <w:t>.</w:t>
        </w:r>
      </w:moveFrom>
    </w:p>
    <w:p w14:paraId="5562C0C3" w14:textId="7DA6C57E" w:rsidR="00543FE8" w:rsidDel="00971CF9" w:rsidRDefault="00E43329" w:rsidP="008A2953">
      <w:pPr>
        <w:pStyle w:val="ListParagraph"/>
        <w:tabs>
          <w:tab w:val="left" w:pos="720"/>
          <w:tab w:val="left" w:pos="4191"/>
        </w:tabs>
        <w:rPr>
          <w:sz w:val="26"/>
          <w:szCs w:val="26"/>
        </w:rPr>
      </w:pPr>
      <w:moveFrom w:id="710" w:author="Michael Nguyen" w:date="2015-05-14T06:29:00Z">
        <w:r w:rsidRPr="00BB2F81" w:rsidDel="00971CF9">
          <w:rPr>
            <w:b/>
            <w:i/>
            <w:sz w:val="26"/>
            <w:szCs w:val="26"/>
          </w:rPr>
          <w:t>Lưu ý</w:t>
        </w:r>
        <w:r w:rsidRPr="00BB2F81" w:rsidDel="00971CF9">
          <w:rPr>
            <w:b/>
            <w:sz w:val="26"/>
            <w:szCs w:val="26"/>
          </w:rPr>
          <w:t>:</w:t>
        </w:r>
        <w:r w:rsidDel="00971CF9">
          <w:rPr>
            <w:sz w:val="26"/>
            <w:szCs w:val="26"/>
          </w:rPr>
          <w:t xml:space="preserve"> User chọn node “Xóa” thực chất là không hiển thị cho người dùng thấy chứ không xóa trong CSDL.</w:t>
        </w:r>
      </w:moveFrom>
    </w:p>
    <w:moveFromRangeEnd w:id="563"/>
    <w:p w14:paraId="4889CA70" w14:textId="77777777" w:rsidR="008A2953" w:rsidRPr="008A2953" w:rsidRDefault="008A2953" w:rsidP="008A2953">
      <w:pPr>
        <w:tabs>
          <w:tab w:val="left" w:pos="720"/>
          <w:tab w:val="left" w:pos="4191"/>
        </w:tabs>
        <w:rPr>
          <w:sz w:val="26"/>
          <w:szCs w:val="26"/>
        </w:rPr>
      </w:pPr>
    </w:p>
    <w:p w14:paraId="6927FD1B" w14:textId="77777777" w:rsidR="002A6F67" w:rsidRDefault="002A6F67" w:rsidP="006C05DE">
      <w:pPr>
        <w:pStyle w:val="ListParagraph"/>
        <w:numPr>
          <w:ilvl w:val="1"/>
          <w:numId w:val="19"/>
        </w:numPr>
        <w:tabs>
          <w:tab w:val="left" w:pos="630"/>
          <w:tab w:val="left" w:pos="1080"/>
          <w:tab w:val="left" w:pos="4191"/>
        </w:tabs>
        <w:spacing w:line="360" w:lineRule="auto"/>
        <w:ind w:left="720" w:hanging="720"/>
        <w:rPr>
          <w:b/>
          <w:sz w:val="26"/>
          <w:szCs w:val="26"/>
        </w:rPr>
      </w:pPr>
      <w:r w:rsidRPr="002A6F67">
        <w:rPr>
          <w:b/>
          <w:sz w:val="26"/>
          <w:szCs w:val="26"/>
        </w:rPr>
        <w:lastRenderedPageBreak/>
        <w:t>Module tính toán vốn:</w:t>
      </w:r>
    </w:p>
    <w:p w14:paraId="3E25ED85" w14:textId="77777777" w:rsidR="00F02542" w:rsidRPr="008A2953" w:rsidRDefault="00F02542" w:rsidP="006C05DE">
      <w:pPr>
        <w:pStyle w:val="ListParagraph"/>
        <w:numPr>
          <w:ilvl w:val="0"/>
          <w:numId w:val="27"/>
        </w:numPr>
        <w:tabs>
          <w:tab w:val="left" w:pos="4191"/>
        </w:tabs>
        <w:spacing w:line="360" w:lineRule="auto"/>
        <w:ind w:left="450"/>
        <w:rPr>
          <w:b/>
          <w:sz w:val="26"/>
          <w:szCs w:val="26"/>
          <w:highlight w:val="yellow"/>
        </w:rPr>
      </w:pPr>
      <w:r w:rsidRPr="008A2953">
        <w:rPr>
          <w:b/>
          <w:sz w:val="26"/>
          <w:szCs w:val="26"/>
          <w:highlight w:val="yellow"/>
        </w:rPr>
        <w:t>Ph</w:t>
      </w:r>
      <w:r w:rsidR="008A2953" w:rsidRPr="008A2953">
        <w:rPr>
          <w:b/>
          <w:sz w:val="26"/>
          <w:szCs w:val="26"/>
          <w:highlight w:val="yellow"/>
        </w:rPr>
        <w:t>â</w:t>
      </w:r>
      <w:r w:rsidRPr="008A2953">
        <w:rPr>
          <w:b/>
          <w:sz w:val="26"/>
          <w:szCs w:val="26"/>
          <w:highlight w:val="yellow"/>
        </w:rPr>
        <w:t>n quyền:</w:t>
      </w:r>
    </w:p>
    <w:p w14:paraId="5015D2B2" w14:textId="77777777" w:rsidR="00F02542" w:rsidRPr="008A2953" w:rsidRDefault="00F02542" w:rsidP="006C05DE">
      <w:pPr>
        <w:pStyle w:val="ListParagraph"/>
        <w:numPr>
          <w:ilvl w:val="0"/>
          <w:numId w:val="14"/>
        </w:numPr>
        <w:tabs>
          <w:tab w:val="left" w:pos="1080"/>
          <w:tab w:val="left" w:pos="4191"/>
        </w:tabs>
        <w:spacing w:line="360" w:lineRule="auto"/>
        <w:rPr>
          <w:sz w:val="26"/>
          <w:szCs w:val="26"/>
          <w:highlight w:val="yellow"/>
        </w:rPr>
      </w:pPr>
      <w:r w:rsidRPr="008A2953">
        <w:rPr>
          <w:sz w:val="26"/>
          <w:szCs w:val="26"/>
          <w:highlight w:val="yellow"/>
        </w:rPr>
        <w:t xml:space="preserve"> Chỉ có user “qlrr_oprisk” được phép thao tác trên module này.</w:t>
      </w:r>
    </w:p>
    <w:p w14:paraId="7040C629" w14:textId="77777777" w:rsidR="00F02542" w:rsidRPr="008A2953" w:rsidRDefault="00F02542" w:rsidP="006C05DE">
      <w:pPr>
        <w:pStyle w:val="ListParagraph"/>
        <w:numPr>
          <w:ilvl w:val="0"/>
          <w:numId w:val="14"/>
        </w:numPr>
        <w:tabs>
          <w:tab w:val="left" w:pos="1080"/>
          <w:tab w:val="left" w:pos="4191"/>
        </w:tabs>
        <w:spacing w:line="360" w:lineRule="auto"/>
        <w:rPr>
          <w:sz w:val="26"/>
          <w:szCs w:val="26"/>
          <w:highlight w:val="yellow"/>
        </w:rPr>
      </w:pPr>
      <w:r w:rsidRPr="008A2953">
        <w:rPr>
          <w:sz w:val="26"/>
          <w:szCs w:val="26"/>
          <w:highlight w:val="yellow"/>
        </w:rPr>
        <w:t>Module này không hiển thị khi đăng nhập bằng user cá nhân.</w:t>
      </w:r>
    </w:p>
    <w:p w14:paraId="7FFF0861" w14:textId="77777777" w:rsidR="001D1B00" w:rsidRDefault="001D1B00" w:rsidP="006C05DE">
      <w:pPr>
        <w:pStyle w:val="ListParagraph"/>
        <w:numPr>
          <w:ilvl w:val="2"/>
          <w:numId w:val="19"/>
        </w:numPr>
        <w:tabs>
          <w:tab w:val="left" w:pos="630"/>
          <w:tab w:val="left" w:pos="1080"/>
          <w:tab w:val="left" w:pos="4191"/>
        </w:tabs>
        <w:spacing w:line="360" w:lineRule="auto"/>
        <w:rPr>
          <w:b/>
          <w:sz w:val="26"/>
          <w:szCs w:val="26"/>
        </w:rPr>
      </w:pPr>
      <w:r>
        <w:rPr>
          <w:b/>
          <w:sz w:val="26"/>
          <w:szCs w:val="26"/>
        </w:rPr>
        <w:t xml:space="preserve">Chức năng thêm mới “Tính toán vốn”: </w:t>
      </w:r>
    </w:p>
    <w:p w14:paraId="75F16A3F" w14:textId="77777777" w:rsidR="001D1B00" w:rsidRDefault="001D1B00" w:rsidP="006C05DE">
      <w:pPr>
        <w:pStyle w:val="ListParagraph"/>
        <w:numPr>
          <w:ilvl w:val="3"/>
          <w:numId w:val="19"/>
        </w:numPr>
        <w:tabs>
          <w:tab w:val="left" w:pos="630"/>
          <w:tab w:val="left" w:pos="1080"/>
          <w:tab w:val="left" w:pos="4191"/>
        </w:tabs>
        <w:spacing w:line="360" w:lineRule="auto"/>
        <w:ind w:left="1080" w:hanging="1080"/>
        <w:rPr>
          <w:i/>
          <w:sz w:val="26"/>
          <w:szCs w:val="26"/>
        </w:rPr>
      </w:pPr>
      <w:r w:rsidRPr="001D1B00">
        <w:rPr>
          <w:i/>
          <w:sz w:val="26"/>
          <w:szCs w:val="26"/>
        </w:rPr>
        <w:t>Yêu cầu nghiệp vụ:</w:t>
      </w:r>
    </w:p>
    <w:p w14:paraId="4985DA36" w14:textId="77777777" w:rsidR="001D1B00" w:rsidRPr="00231C6E" w:rsidRDefault="001D1B00" w:rsidP="006C05DE">
      <w:pPr>
        <w:pStyle w:val="ListParagraph"/>
        <w:numPr>
          <w:ilvl w:val="0"/>
          <w:numId w:val="14"/>
        </w:numPr>
        <w:tabs>
          <w:tab w:val="left" w:pos="1080"/>
          <w:tab w:val="left" w:pos="4191"/>
        </w:tabs>
        <w:rPr>
          <w:i/>
          <w:sz w:val="26"/>
          <w:szCs w:val="26"/>
        </w:rPr>
      </w:pPr>
      <w:r w:rsidRPr="00231C6E">
        <w:rPr>
          <w:sz w:val="26"/>
          <w:szCs w:val="26"/>
        </w:rPr>
        <w:t xml:space="preserve">Màn hình [Tạo mới KRIs] được hiển thị trong trường hợp sau: user “qlrr_oprisk” chọn menu </w:t>
      </w:r>
      <w:r w:rsidRPr="00231C6E">
        <w:rPr>
          <w:b/>
          <w:sz w:val="26"/>
          <w:szCs w:val="26"/>
        </w:rPr>
        <w:t>“</w:t>
      </w:r>
      <w:r>
        <w:rPr>
          <w:b/>
          <w:sz w:val="26"/>
          <w:szCs w:val="26"/>
        </w:rPr>
        <w:t>Tính toán vốn</w:t>
      </w:r>
      <w:r w:rsidRPr="00231C6E">
        <w:rPr>
          <w:b/>
          <w:sz w:val="26"/>
          <w:szCs w:val="26"/>
        </w:rPr>
        <w:t>”</w:t>
      </w:r>
      <w:r w:rsidRPr="00231C6E">
        <w:rPr>
          <w:sz w:val="26"/>
          <w:szCs w:val="26"/>
        </w:rPr>
        <w:t xml:space="preserve">  ấn vào node </w:t>
      </w:r>
      <w:r w:rsidRPr="00231C6E">
        <w:rPr>
          <w:b/>
          <w:sz w:val="26"/>
          <w:szCs w:val="26"/>
        </w:rPr>
        <w:t>“Tạo mới</w:t>
      </w:r>
      <w:r>
        <w:rPr>
          <w:b/>
          <w:sz w:val="26"/>
          <w:szCs w:val="26"/>
        </w:rPr>
        <w:t xml:space="preserve"> Tính toán vốn</w:t>
      </w:r>
      <w:r w:rsidRPr="00231C6E">
        <w:rPr>
          <w:b/>
          <w:sz w:val="26"/>
          <w:szCs w:val="26"/>
        </w:rPr>
        <w:t>”</w:t>
      </w:r>
      <w:r w:rsidRPr="00231C6E">
        <w:rPr>
          <w:sz w:val="26"/>
          <w:szCs w:val="26"/>
        </w:rPr>
        <w:t xml:space="preserve"> trên Menu.</w:t>
      </w:r>
    </w:p>
    <w:p w14:paraId="2F11360A" w14:textId="77777777" w:rsidR="001D1B00" w:rsidRDefault="006E6FB0" w:rsidP="006E6FB0">
      <w:pPr>
        <w:pStyle w:val="ListParagraph"/>
        <w:tabs>
          <w:tab w:val="left" w:pos="1080"/>
          <w:tab w:val="left" w:pos="4191"/>
        </w:tabs>
        <w:ind w:left="360"/>
        <w:rPr>
          <w:sz w:val="26"/>
          <w:szCs w:val="26"/>
        </w:rPr>
      </w:pPr>
      <w:r>
        <w:rPr>
          <w:sz w:val="26"/>
          <w:szCs w:val="26"/>
        </w:rPr>
        <w:t xml:space="preserve">- </w:t>
      </w:r>
      <w:r w:rsidR="008A2953">
        <w:rPr>
          <w:sz w:val="26"/>
          <w:szCs w:val="26"/>
        </w:rPr>
        <w:t xml:space="preserve">   </w:t>
      </w:r>
      <w:r w:rsidR="001D1B00">
        <w:rPr>
          <w:sz w:val="26"/>
          <w:szCs w:val="26"/>
        </w:rPr>
        <w:t xml:space="preserve">Chức năng </w:t>
      </w:r>
      <w:r w:rsidR="001D1B00" w:rsidRPr="001D1B00">
        <w:rPr>
          <w:b/>
          <w:sz w:val="26"/>
          <w:szCs w:val="26"/>
        </w:rPr>
        <w:t>“tạo mới Tính toán vốn”:</w:t>
      </w:r>
      <w:r w:rsidR="001D1B00">
        <w:rPr>
          <w:sz w:val="26"/>
          <w:szCs w:val="26"/>
        </w:rPr>
        <w:t xml:space="preserve"> được sử dụng để </w:t>
      </w:r>
      <w:r w:rsidR="00714C4D">
        <w:rPr>
          <w:sz w:val="26"/>
          <w:szCs w:val="26"/>
        </w:rPr>
        <w:t>tính toán vốn yêu cầu cho Rủi ro Hoạt động.</w:t>
      </w:r>
    </w:p>
    <w:p w14:paraId="4252F11A" w14:textId="77777777" w:rsidR="00714C4D" w:rsidRDefault="00714C4D" w:rsidP="00714C4D">
      <w:pPr>
        <w:pStyle w:val="ListParagraph"/>
        <w:tabs>
          <w:tab w:val="left" w:pos="1080"/>
          <w:tab w:val="left" w:pos="4191"/>
        </w:tabs>
        <w:rPr>
          <w:sz w:val="26"/>
          <w:szCs w:val="26"/>
        </w:rPr>
      </w:pPr>
    </w:p>
    <w:p w14:paraId="02F859A0" w14:textId="77777777" w:rsidR="00714C4D" w:rsidRDefault="00714C4D" w:rsidP="006C05DE">
      <w:pPr>
        <w:pStyle w:val="ListParagraph"/>
        <w:numPr>
          <w:ilvl w:val="3"/>
          <w:numId w:val="19"/>
        </w:numPr>
        <w:tabs>
          <w:tab w:val="left" w:pos="1080"/>
          <w:tab w:val="left" w:pos="4191"/>
        </w:tabs>
        <w:ind w:left="1080" w:hanging="1080"/>
        <w:rPr>
          <w:i/>
          <w:sz w:val="26"/>
          <w:szCs w:val="26"/>
        </w:rPr>
      </w:pPr>
      <w:commentRangeStart w:id="711"/>
      <w:r w:rsidRPr="00714C4D">
        <w:rPr>
          <w:i/>
          <w:sz w:val="26"/>
          <w:szCs w:val="26"/>
        </w:rPr>
        <w:t>Mô tả màn hình:</w:t>
      </w:r>
      <w:commentRangeEnd w:id="711"/>
      <w:r w:rsidR="00A83AD7">
        <w:rPr>
          <w:rStyle w:val="CommentReference"/>
        </w:rPr>
        <w:commentReference w:id="711"/>
      </w:r>
    </w:p>
    <w:p w14:paraId="0C93072D" w14:textId="77777777" w:rsidR="00714C4D" w:rsidRDefault="00917841" w:rsidP="00714C4D">
      <w:pPr>
        <w:pStyle w:val="ListParagraph"/>
        <w:tabs>
          <w:tab w:val="left" w:pos="4191"/>
        </w:tabs>
        <w:ind w:left="0"/>
        <w:rPr>
          <w:i/>
          <w:sz w:val="26"/>
          <w:szCs w:val="26"/>
        </w:rPr>
      </w:pPr>
      <w:r>
        <w:rPr>
          <w:i/>
          <w:noProof/>
          <w:sz w:val="26"/>
          <w:szCs w:val="26"/>
        </w:rPr>
        <w:drawing>
          <wp:inline distT="0" distB="0" distL="0" distR="0" wp14:anchorId="22D66F5B" wp14:editId="177AC9E8">
            <wp:extent cx="5943404" cy="4625162"/>
            <wp:effectExtent l="19050" t="0" r="196"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3"/>
                    <a:srcRect/>
                    <a:stretch>
                      <a:fillRect/>
                    </a:stretch>
                  </pic:blipFill>
                  <pic:spPr bwMode="auto">
                    <a:xfrm>
                      <a:off x="0" y="0"/>
                      <a:ext cx="5943600" cy="4625314"/>
                    </a:xfrm>
                    <a:prstGeom prst="rect">
                      <a:avLst/>
                    </a:prstGeom>
                    <a:noFill/>
                    <a:ln w="9525">
                      <a:noFill/>
                      <a:miter lim="800000"/>
                      <a:headEnd/>
                      <a:tailEnd/>
                    </a:ln>
                  </pic:spPr>
                </pic:pic>
              </a:graphicData>
            </a:graphic>
          </wp:inline>
        </w:drawing>
      </w:r>
    </w:p>
    <w:p w14:paraId="7F86F7BA" w14:textId="77777777" w:rsidR="008E556C" w:rsidRDefault="008E556C" w:rsidP="00714C4D">
      <w:pPr>
        <w:pStyle w:val="ListParagraph"/>
        <w:tabs>
          <w:tab w:val="left" w:pos="4191"/>
        </w:tabs>
        <w:ind w:left="0"/>
        <w:rPr>
          <w:i/>
          <w:sz w:val="26"/>
          <w:szCs w:val="26"/>
        </w:rPr>
      </w:pPr>
    </w:p>
    <w:p w14:paraId="77DA9C1C" w14:textId="77777777" w:rsidR="00543FE8" w:rsidRDefault="00543FE8" w:rsidP="00714C4D">
      <w:pPr>
        <w:pStyle w:val="ListParagraph"/>
        <w:tabs>
          <w:tab w:val="left" w:pos="4191"/>
        </w:tabs>
        <w:ind w:left="0"/>
        <w:rPr>
          <w:i/>
          <w:sz w:val="26"/>
          <w:szCs w:val="26"/>
        </w:rPr>
      </w:pPr>
    </w:p>
    <w:p w14:paraId="18A3D157" w14:textId="77777777" w:rsidR="00543FE8" w:rsidRDefault="00543FE8" w:rsidP="00714C4D">
      <w:pPr>
        <w:pStyle w:val="ListParagraph"/>
        <w:tabs>
          <w:tab w:val="left" w:pos="4191"/>
        </w:tabs>
        <w:ind w:left="0"/>
        <w:rPr>
          <w:i/>
          <w:sz w:val="26"/>
          <w:szCs w:val="26"/>
        </w:rPr>
      </w:pPr>
    </w:p>
    <w:p w14:paraId="045D3396" w14:textId="41F43A35" w:rsidR="004E1A74" w:rsidRDefault="00714C4D" w:rsidP="00646D7F">
      <w:pPr>
        <w:pStyle w:val="ListParagraph"/>
        <w:numPr>
          <w:ilvl w:val="3"/>
          <w:numId w:val="19"/>
        </w:numPr>
        <w:tabs>
          <w:tab w:val="left" w:pos="4191"/>
        </w:tabs>
        <w:ind w:left="1080" w:hanging="1080"/>
        <w:rPr>
          <w:ins w:id="712" w:author="Michael Nguyen" w:date="2015-05-14T07:17:00Z"/>
          <w:i/>
          <w:sz w:val="26"/>
          <w:szCs w:val="26"/>
        </w:rPr>
      </w:pPr>
      <w:r>
        <w:rPr>
          <w:i/>
          <w:sz w:val="26"/>
          <w:szCs w:val="26"/>
        </w:rPr>
        <w:lastRenderedPageBreak/>
        <w:t xml:space="preserve">Miêu tả chi tiết màn hình: </w:t>
      </w:r>
    </w:p>
    <w:tbl>
      <w:tblPr>
        <w:tblW w:w="10207" w:type="dxa"/>
        <w:tblInd w:w="108" w:type="dxa"/>
        <w:tblLook w:val="04A0" w:firstRow="1" w:lastRow="0" w:firstColumn="1" w:lastColumn="0" w:noHBand="0" w:noVBand="1"/>
        <w:tblPrChange w:id="713" w:author="Michael Nguyen" w:date="2015-05-14T07:18:00Z">
          <w:tblPr>
            <w:tblW w:w="9356" w:type="dxa"/>
            <w:tblInd w:w="108" w:type="dxa"/>
            <w:tblLook w:val="04A0" w:firstRow="1" w:lastRow="0" w:firstColumn="1" w:lastColumn="0" w:noHBand="0" w:noVBand="1"/>
          </w:tblPr>
        </w:tblPrChange>
      </w:tblPr>
      <w:tblGrid>
        <w:gridCol w:w="2694"/>
        <w:gridCol w:w="1559"/>
        <w:gridCol w:w="1600"/>
        <w:gridCol w:w="4354"/>
        <w:tblGridChange w:id="714">
          <w:tblGrid>
            <w:gridCol w:w="1843"/>
            <w:gridCol w:w="851"/>
            <w:gridCol w:w="708"/>
            <w:gridCol w:w="851"/>
            <w:gridCol w:w="749"/>
            <w:gridCol w:w="851"/>
            <w:gridCol w:w="3503"/>
            <w:gridCol w:w="851"/>
            <w:gridCol w:w="12613"/>
          </w:tblGrid>
        </w:tblGridChange>
      </w:tblGrid>
      <w:tr w:rsidR="004E1A74" w:rsidRPr="004E1A74" w14:paraId="2EB3035A" w14:textId="77777777" w:rsidTr="004E1A74">
        <w:trPr>
          <w:trHeight w:val="330"/>
          <w:ins w:id="715" w:author="Michael Nguyen" w:date="2015-05-14T07:17:00Z"/>
          <w:trPrChange w:id="716" w:author="Michael Nguyen" w:date="2015-05-14T07:18:00Z">
            <w:trPr>
              <w:gridAfter w:val="0"/>
              <w:trHeight w:val="330"/>
            </w:trPr>
          </w:trPrChange>
        </w:trPr>
        <w:tc>
          <w:tcPr>
            <w:tcW w:w="2694" w:type="dxa"/>
            <w:tcBorders>
              <w:top w:val="single" w:sz="4" w:space="0" w:color="auto"/>
              <w:left w:val="single" w:sz="4" w:space="0" w:color="auto"/>
              <w:bottom w:val="single" w:sz="4" w:space="0" w:color="auto"/>
              <w:right w:val="single" w:sz="4" w:space="0" w:color="auto"/>
            </w:tcBorders>
            <w:shd w:val="clear" w:color="000000" w:fill="DA251C"/>
            <w:vAlign w:val="center"/>
            <w:hideMark/>
            <w:tcPrChange w:id="717" w:author="Michael Nguyen" w:date="2015-05-14T07:18:00Z">
              <w:tcPr>
                <w:tcW w:w="1843" w:type="dxa"/>
                <w:tcBorders>
                  <w:top w:val="single" w:sz="4" w:space="0" w:color="auto"/>
                  <w:left w:val="single" w:sz="4" w:space="0" w:color="auto"/>
                  <w:bottom w:val="single" w:sz="4" w:space="0" w:color="auto"/>
                  <w:right w:val="single" w:sz="4" w:space="0" w:color="auto"/>
                </w:tcBorders>
                <w:shd w:val="clear" w:color="000000" w:fill="DA251C"/>
                <w:vAlign w:val="center"/>
                <w:hideMark/>
              </w:tcPr>
            </w:tcPrChange>
          </w:tcPr>
          <w:p w14:paraId="2A4F7FBD" w14:textId="77777777" w:rsidR="004E1A74" w:rsidRPr="004E1A74" w:rsidRDefault="004E1A74" w:rsidP="004E1A74">
            <w:pPr>
              <w:spacing w:after="0" w:line="240" w:lineRule="auto"/>
              <w:jc w:val="center"/>
              <w:rPr>
                <w:ins w:id="718" w:author="Michael Nguyen" w:date="2015-05-14T07:17:00Z"/>
                <w:rFonts w:eastAsia="Times New Roman" w:cs="Times New Roman"/>
                <w:b/>
                <w:bCs/>
                <w:color w:val="FFFFFF"/>
                <w:sz w:val="26"/>
                <w:szCs w:val="26"/>
              </w:rPr>
            </w:pPr>
            <w:ins w:id="719" w:author="Michael Nguyen" w:date="2015-05-14T07:17:00Z">
              <w:r w:rsidRPr="004E1A74">
                <w:rPr>
                  <w:rFonts w:eastAsia="Times New Roman" w:cs="Times New Roman"/>
                  <w:b/>
                  <w:bCs/>
                  <w:color w:val="FFFFFF" w:themeColor="background1"/>
                  <w:sz w:val="26"/>
                  <w:szCs w:val="26"/>
                </w:rPr>
                <w:t>Tên trường dữ liệu</w:t>
              </w:r>
            </w:ins>
          </w:p>
        </w:tc>
        <w:tc>
          <w:tcPr>
            <w:tcW w:w="1559" w:type="dxa"/>
            <w:tcBorders>
              <w:top w:val="single" w:sz="4" w:space="0" w:color="auto"/>
              <w:left w:val="nil"/>
              <w:bottom w:val="single" w:sz="4" w:space="0" w:color="auto"/>
              <w:right w:val="single" w:sz="4" w:space="0" w:color="auto"/>
            </w:tcBorders>
            <w:shd w:val="clear" w:color="000000" w:fill="DA251C"/>
            <w:vAlign w:val="center"/>
            <w:hideMark/>
            <w:tcPrChange w:id="720" w:author="Michael Nguyen" w:date="2015-05-14T07:18:00Z">
              <w:tcPr>
                <w:tcW w:w="1559" w:type="dxa"/>
                <w:gridSpan w:val="2"/>
                <w:tcBorders>
                  <w:top w:val="single" w:sz="4" w:space="0" w:color="auto"/>
                  <w:left w:val="nil"/>
                  <w:bottom w:val="single" w:sz="4" w:space="0" w:color="auto"/>
                  <w:right w:val="single" w:sz="4" w:space="0" w:color="auto"/>
                </w:tcBorders>
                <w:shd w:val="clear" w:color="000000" w:fill="DA251C"/>
                <w:vAlign w:val="center"/>
                <w:hideMark/>
              </w:tcPr>
            </w:tcPrChange>
          </w:tcPr>
          <w:p w14:paraId="46E435B9" w14:textId="77777777" w:rsidR="004E1A74" w:rsidRPr="004E1A74" w:rsidRDefault="004E1A74" w:rsidP="004E1A74">
            <w:pPr>
              <w:spacing w:after="0" w:line="240" w:lineRule="auto"/>
              <w:jc w:val="center"/>
              <w:rPr>
                <w:ins w:id="721" w:author="Michael Nguyen" w:date="2015-05-14T07:17:00Z"/>
                <w:rFonts w:eastAsia="Times New Roman" w:cs="Times New Roman"/>
                <w:b/>
                <w:bCs/>
                <w:color w:val="FFFFFF"/>
                <w:sz w:val="26"/>
                <w:szCs w:val="26"/>
              </w:rPr>
            </w:pPr>
            <w:ins w:id="722" w:author="Michael Nguyen" w:date="2015-05-14T07:17:00Z">
              <w:r w:rsidRPr="004E1A74">
                <w:rPr>
                  <w:rFonts w:eastAsia="Times New Roman" w:cs="Times New Roman"/>
                  <w:b/>
                  <w:bCs/>
                  <w:color w:val="FFFFFF"/>
                  <w:sz w:val="26"/>
                  <w:szCs w:val="26"/>
                </w:rPr>
                <w:t>Kiểu dữ liệu</w:t>
              </w:r>
            </w:ins>
          </w:p>
        </w:tc>
        <w:tc>
          <w:tcPr>
            <w:tcW w:w="1600" w:type="dxa"/>
            <w:tcBorders>
              <w:top w:val="single" w:sz="4" w:space="0" w:color="auto"/>
              <w:left w:val="nil"/>
              <w:bottom w:val="single" w:sz="4" w:space="0" w:color="auto"/>
              <w:right w:val="single" w:sz="4" w:space="0" w:color="auto"/>
            </w:tcBorders>
            <w:shd w:val="clear" w:color="000000" w:fill="DA251C"/>
            <w:vAlign w:val="center"/>
            <w:hideMark/>
            <w:tcPrChange w:id="723" w:author="Michael Nguyen" w:date="2015-05-14T07:18:00Z">
              <w:tcPr>
                <w:tcW w:w="1600" w:type="dxa"/>
                <w:gridSpan w:val="2"/>
                <w:tcBorders>
                  <w:top w:val="single" w:sz="4" w:space="0" w:color="auto"/>
                  <w:left w:val="nil"/>
                  <w:bottom w:val="single" w:sz="4" w:space="0" w:color="auto"/>
                  <w:right w:val="single" w:sz="4" w:space="0" w:color="auto"/>
                </w:tcBorders>
                <w:shd w:val="clear" w:color="000000" w:fill="DA251C"/>
                <w:vAlign w:val="center"/>
                <w:hideMark/>
              </w:tcPr>
            </w:tcPrChange>
          </w:tcPr>
          <w:p w14:paraId="3BEDDFA9" w14:textId="77777777" w:rsidR="004E1A74" w:rsidRPr="004E1A74" w:rsidRDefault="004E1A74" w:rsidP="004E1A74">
            <w:pPr>
              <w:spacing w:after="0" w:line="240" w:lineRule="auto"/>
              <w:jc w:val="center"/>
              <w:rPr>
                <w:ins w:id="724" w:author="Michael Nguyen" w:date="2015-05-14T07:17:00Z"/>
                <w:rFonts w:eastAsia="Times New Roman" w:cs="Times New Roman"/>
                <w:b/>
                <w:bCs/>
                <w:color w:val="FFFFFF"/>
                <w:sz w:val="26"/>
                <w:szCs w:val="26"/>
              </w:rPr>
            </w:pPr>
            <w:ins w:id="725" w:author="Michael Nguyen" w:date="2015-05-14T07:17:00Z">
              <w:r w:rsidRPr="004E1A74">
                <w:rPr>
                  <w:rFonts w:eastAsia="Times New Roman" w:cs="Times New Roman"/>
                  <w:b/>
                  <w:bCs/>
                  <w:color w:val="FFFFFF"/>
                  <w:sz w:val="26"/>
                  <w:szCs w:val="26"/>
                </w:rPr>
                <w:t>Bắt buộc</w:t>
              </w:r>
            </w:ins>
          </w:p>
        </w:tc>
        <w:tc>
          <w:tcPr>
            <w:tcW w:w="4354" w:type="dxa"/>
            <w:tcBorders>
              <w:top w:val="single" w:sz="4" w:space="0" w:color="auto"/>
              <w:left w:val="nil"/>
              <w:bottom w:val="single" w:sz="4" w:space="0" w:color="auto"/>
              <w:right w:val="single" w:sz="4" w:space="0" w:color="auto"/>
            </w:tcBorders>
            <w:shd w:val="clear" w:color="000000" w:fill="DA251C"/>
            <w:vAlign w:val="center"/>
            <w:hideMark/>
            <w:tcPrChange w:id="726" w:author="Michael Nguyen" w:date="2015-05-14T07:18:00Z">
              <w:tcPr>
                <w:tcW w:w="4354" w:type="dxa"/>
                <w:gridSpan w:val="2"/>
                <w:tcBorders>
                  <w:top w:val="single" w:sz="4" w:space="0" w:color="auto"/>
                  <w:left w:val="nil"/>
                  <w:bottom w:val="single" w:sz="4" w:space="0" w:color="auto"/>
                  <w:right w:val="single" w:sz="4" w:space="0" w:color="auto"/>
                </w:tcBorders>
                <w:shd w:val="clear" w:color="000000" w:fill="DA251C"/>
                <w:vAlign w:val="center"/>
                <w:hideMark/>
              </w:tcPr>
            </w:tcPrChange>
          </w:tcPr>
          <w:p w14:paraId="2FAA2DFD" w14:textId="77777777" w:rsidR="004E1A74" w:rsidRPr="004E1A74" w:rsidRDefault="004E1A74" w:rsidP="004E1A74">
            <w:pPr>
              <w:spacing w:after="0" w:line="240" w:lineRule="auto"/>
              <w:jc w:val="center"/>
              <w:rPr>
                <w:ins w:id="727" w:author="Michael Nguyen" w:date="2015-05-14T07:17:00Z"/>
                <w:rFonts w:eastAsia="Times New Roman" w:cs="Times New Roman"/>
                <w:b/>
                <w:bCs/>
                <w:color w:val="FFFFFF"/>
                <w:sz w:val="26"/>
                <w:szCs w:val="26"/>
              </w:rPr>
            </w:pPr>
            <w:ins w:id="728" w:author="Michael Nguyen" w:date="2015-05-14T07:17:00Z">
              <w:r w:rsidRPr="004E1A74">
                <w:rPr>
                  <w:rFonts w:eastAsia="Times New Roman" w:cs="Times New Roman"/>
                  <w:b/>
                  <w:bCs/>
                  <w:color w:val="FFFFFF" w:themeColor="background1"/>
                  <w:sz w:val="26"/>
                  <w:szCs w:val="26"/>
                </w:rPr>
                <w:t>Mô tả chi tiết</w:t>
              </w:r>
            </w:ins>
          </w:p>
        </w:tc>
      </w:tr>
      <w:tr w:rsidR="004E1A74" w:rsidRPr="004E1A74" w14:paraId="68B1A6B0" w14:textId="77777777" w:rsidTr="004E1A74">
        <w:tblPrEx>
          <w:tblPrExChange w:id="729" w:author="Michael Nguyen" w:date="2015-05-14T07:18:00Z">
            <w:tblPrEx>
              <w:tblW w:w="22820" w:type="dxa"/>
            </w:tblPrEx>
          </w:tblPrExChange>
        </w:tblPrEx>
        <w:trPr>
          <w:trHeight w:val="345"/>
          <w:ins w:id="730" w:author="Michael Nguyen" w:date="2015-05-14T07:17:00Z"/>
          <w:trPrChange w:id="731" w:author="Michael Nguyen" w:date="2015-05-14T07:18:00Z">
            <w:trPr>
              <w:trHeight w:val="345"/>
            </w:trPr>
          </w:trPrChange>
        </w:trPr>
        <w:tc>
          <w:tcPr>
            <w:tcW w:w="1020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Change w:id="732" w:author="Michael Nguyen" w:date="2015-05-14T07:18:00Z">
              <w:tcPr>
                <w:tcW w:w="2282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24944F44" w14:textId="77777777" w:rsidR="004E1A74" w:rsidRPr="004E1A74" w:rsidRDefault="004E1A74" w:rsidP="004E1A74">
            <w:pPr>
              <w:spacing w:after="0" w:line="240" w:lineRule="auto"/>
              <w:rPr>
                <w:ins w:id="733" w:author="Michael Nguyen" w:date="2015-05-14T07:17:00Z"/>
                <w:rFonts w:eastAsia="Times New Roman" w:cs="Times New Roman"/>
                <w:b/>
                <w:bCs/>
                <w:i/>
                <w:iCs/>
                <w:color w:val="000000"/>
                <w:sz w:val="26"/>
                <w:szCs w:val="26"/>
              </w:rPr>
            </w:pPr>
            <w:ins w:id="734" w:author="Michael Nguyen" w:date="2015-05-14T07:17:00Z">
              <w:r w:rsidRPr="004E1A74">
                <w:rPr>
                  <w:rFonts w:eastAsia="Times New Roman" w:cs="Times New Roman"/>
                  <w:b/>
                  <w:bCs/>
                  <w:i/>
                  <w:iCs/>
                  <w:color w:val="000000"/>
                  <w:sz w:val="26"/>
                  <w:szCs w:val="26"/>
                </w:rPr>
                <w:t>Tính toán vốn theo BIA</w:t>
              </w:r>
            </w:ins>
          </w:p>
        </w:tc>
      </w:tr>
      <w:tr w:rsidR="004E1A74" w:rsidRPr="004E1A74" w14:paraId="32311689" w14:textId="77777777" w:rsidTr="004E1A74">
        <w:trPr>
          <w:trHeight w:val="300"/>
          <w:ins w:id="735" w:author="Michael Nguyen" w:date="2015-05-14T07:17:00Z"/>
        </w:trPr>
        <w:tc>
          <w:tcPr>
            <w:tcW w:w="2694" w:type="dxa"/>
            <w:vMerge w:val="restart"/>
            <w:tcBorders>
              <w:top w:val="nil"/>
              <w:left w:val="single" w:sz="4" w:space="0" w:color="auto"/>
              <w:bottom w:val="single" w:sz="4" w:space="0" w:color="auto"/>
              <w:right w:val="single" w:sz="4" w:space="0" w:color="auto"/>
            </w:tcBorders>
            <w:shd w:val="clear" w:color="auto" w:fill="auto"/>
            <w:vAlign w:val="center"/>
            <w:hideMark/>
          </w:tcPr>
          <w:p w14:paraId="0254969E" w14:textId="77777777" w:rsidR="004E1A74" w:rsidRPr="004E1A74" w:rsidRDefault="004E1A74" w:rsidP="004E1A74">
            <w:pPr>
              <w:spacing w:after="0" w:line="240" w:lineRule="auto"/>
              <w:rPr>
                <w:ins w:id="736" w:author="Michael Nguyen" w:date="2015-05-14T07:17:00Z"/>
                <w:rFonts w:eastAsia="Times New Roman" w:cs="Times New Roman"/>
                <w:color w:val="000000"/>
                <w:sz w:val="26"/>
                <w:szCs w:val="26"/>
              </w:rPr>
            </w:pPr>
            <w:ins w:id="737" w:author="Michael Nguyen" w:date="2015-05-14T07:17:00Z">
              <w:r w:rsidRPr="004E1A74">
                <w:rPr>
                  <w:rFonts w:eastAsia="Times New Roman" w:cs="Times New Roman"/>
                  <w:color w:val="000000"/>
                  <w:sz w:val="26"/>
                  <w:szCs w:val="26"/>
                </w:rPr>
                <w:t>Mã BIA</w:t>
              </w:r>
            </w:ins>
          </w:p>
        </w:tc>
        <w:tc>
          <w:tcPr>
            <w:tcW w:w="1559" w:type="dxa"/>
            <w:vMerge w:val="restart"/>
            <w:tcBorders>
              <w:top w:val="nil"/>
              <w:left w:val="single" w:sz="4" w:space="0" w:color="auto"/>
              <w:bottom w:val="single" w:sz="4" w:space="0" w:color="auto"/>
              <w:right w:val="single" w:sz="4" w:space="0" w:color="auto"/>
            </w:tcBorders>
            <w:shd w:val="clear" w:color="auto" w:fill="auto"/>
            <w:vAlign w:val="center"/>
            <w:hideMark/>
          </w:tcPr>
          <w:p w14:paraId="0222D55D" w14:textId="77777777" w:rsidR="004E1A74" w:rsidRPr="004E1A74" w:rsidRDefault="004E1A74" w:rsidP="004E1A74">
            <w:pPr>
              <w:spacing w:after="0" w:line="240" w:lineRule="auto"/>
              <w:rPr>
                <w:ins w:id="738" w:author="Michael Nguyen" w:date="2015-05-14T07:17:00Z"/>
                <w:rFonts w:eastAsia="Times New Roman" w:cs="Times New Roman"/>
                <w:color w:val="000000"/>
                <w:sz w:val="26"/>
                <w:szCs w:val="26"/>
              </w:rPr>
            </w:pPr>
            <w:ins w:id="739" w:author="Michael Nguyen" w:date="2015-05-14T07:17:00Z">
              <w:r w:rsidRPr="004E1A74">
                <w:rPr>
                  <w:rFonts w:eastAsia="Times New Roman" w:cs="Times New Roman"/>
                  <w:color w:val="000000"/>
                  <w:sz w:val="26"/>
                  <w:szCs w:val="26"/>
                </w:rPr>
                <w:t>Textbox</w:t>
              </w:r>
            </w:ins>
          </w:p>
        </w:tc>
        <w:tc>
          <w:tcPr>
            <w:tcW w:w="1600" w:type="dxa"/>
            <w:vMerge w:val="restart"/>
            <w:tcBorders>
              <w:top w:val="nil"/>
              <w:left w:val="single" w:sz="4" w:space="0" w:color="auto"/>
              <w:bottom w:val="single" w:sz="4" w:space="0" w:color="auto"/>
              <w:right w:val="single" w:sz="4" w:space="0" w:color="auto"/>
            </w:tcBorders>
            <w:shd w:val="clear" w:color="auto" w:fill="auto"/>
            <w:vAlign w:val="center"/>
            <w:hideMark/>
          </w:tcPr>
          <w:p w14:paraId="0D5FF97A" w14:textId="77777777" w:rsidR="004E1A74" w:rsidRPr="004E1A74" w:rsidRDefault="004E1A74" w:rsidP="004E1A74">
            <w:pPr>
              <w:spacing w:after="0" w:line="240" w:lineRule="auto"/>
              <w:rPr>
                <w:ins w:id="740" w:author="Michael Nguyen" w:date="2015-05-14T07:17:00Z"/>
                <w:rFonts w:eastAsia="Times New Roman" w:cs="Times New Roman"/>
                <w:color w:val="000000"/>
                <w:sz w:val="26"/>
                <w:szCs w:val="26"/>
              </w:rPr>
            </w:pPr>
            <w:ins w:id="741" w:author="Michael Nguyen" w:date="2015-05-14T07:17:00Z">
              <w:r w:rsidRPr="004E1A74">
                <w:rPr>
                  <w:rFonts w:eastAsia="Times New Roman" w:cs="Times New Roman"/>
                  <w:color w:val="000000"/>
                  <w:sz w:val="26"/>
                  <w:szCs w:val="26"/>
                </w:rPr>
                <w:t>Bắt buộc</w:t>
              </w:r>
            </w:ins>
          </w:p>
        </w:tc>
        <w:tc>
          <w:tcPr>
            <w:tcW w:w="4354" w:type="dxa"/>
            <w:vMerge w:val="restart"/>
            <w:tcBorders>
              <w:top w:val="nil"/>
              <w:left w:val="single" w:sz="4" w:space="0" w:color="auto"/>
              <w:bottom w:val="single" w:sz="4" w:space="0" w:color="auto"/>
              <w:right w:val="single" w:sz="4" w:space="0" w:color="auto"/>
            </w:tcBorders>
            <w:shd w:val="clear" w:color="auto" w:fill="auto"/>
            <w:vAlign w:val="center"/>
            <w:hideMark/>
          </w:tcPr>
          <w:p w14:paraId="35F279A2" w14:textId="77777777" w:rsidR="004E1A74" w:rsidRPr="004E1A74" w:rsidRDefault="004E1A74" w:rsidP="004E1A74">
            <w:pPr>
              <w:spacing w:after="0" w:line="240" w:lineRule="auto"/>
              <w:ind w:firstLineChars="200" w:firstLine="520"/>
              <w:rPr>
                <w:ins w:id="742" w:author="Michael Nguyen" w:date="2015-05-14T07:17:00Z"/>
                <w:rFonts w:eastAsia="Times New Roman" w:cs="Times New Roman"/>
                <w:color w:val="000000"/>
                <w:sz w:val="26"/>
                <w:szCs w:val="26"/>
              </w:rPr>
            </w:pPr>
            <w:ins w:id="743" w:author="Michael Nguyen" w:date="2015-05-14T07:17:00Z">
              <w:r w:rsidRPr="004E1A74">
                <w:rPr>
                  <w:rFonts w:eastAsia="Times New Roman" w:cs="Times New Roman"/>
                  <w:color w:val="000000"/>
                  <w:sz w:val="26"/>
                  <w:szCs w:val="26"/>
                </w:rP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Số thứ tự của BIA theo năm</w:t>
              </w:r>
              <w:r w:rsidRPr="004E1A74">
                <w:rPr>
                  <w:rFonts w:eastAsia="Times New Roman" w:cs="Times New Roman"/>
                  <w:color w:val="000000"/>
                  <w:sz w:val="26"/>
                  <w:szCs w:val="26"/>
                </w:rPr>
                <w:br/>
                <w:t>-Người dùng tự nhập dữ liệu vào</w:t>
              </w:r>
            </w:ins>
          </w:p>
        </w:tc>
      </w:tr>
      <w:tr w:rsidR="004E1A74" w:rsidRPr="004E1A74" w14:paraId="3CE50077" w14:textId="77777777" w:rsidTr="004E1A74">
        <w:trPr>
          <w:trHeight w:val="960"/>
          <w:ins w:id="744" w:author="Michael Nguyen" w:date="2015-05-14T07:17:00Z"/>
        </w:trPr>
        <w:tc>
          <w:tcPr>
            <w:tcW w:w="2694" w:type="dxa"/>
            <w:vMerge/>
            <w:tcBorders>
              <w:top w:val="nil"/>
              <w:left w:val="single" w:sz="4" w:space="0" w:color="auto"/>
              <w:bottom w:val="single" w:sz="4" w:space="0" w:color="auto"/>
              <w:right w:val="single" w:sz="4" w:space="0" w:color="auto"/>
            </w:tcBorders>
            <w:vAlign w:val="center"/>
            <w:hideMark/>
          </w:tcPr>
          <w:p w14:paraId="203A4F80" w14:textId="77777777" w:rsidR="004E1A74" w:rsidRPr="004E1A74" w:rsidRDefault="004E1A74" w:rsidP="004E1A74">
            <w:pPr>
              <w:spacing w:after="0" w:line="240" w:lineRule="auto"/>
              <w:rPr>
                <w:ins w:id="745" w:author="Michael Nguyen" w:date="2015-05-14T07:17:00Z"/>
                <w:rFonts w:eastAsia="Times New Roman" w:cs="Times New Roman"/>
                <w:color w:val="000000"/>
                <w:sz w:val="26"/>
                <w:szCs w:val="26"/>
              </w:rPr>
            </w:pPr>
          </w:p>
        </w:tc>
        <w:tc>
          <w:tcPr>
            <w:tcW w:w="1559" w:type="dxa"/>
            <w:vMerge/>
            <w:tcBorders>
              <w:top w:val="nil"/>
              <w:left w:val="single" w:sz="4" w:space="0" w:color="auto"/>
              <w:bottom w:val="single" w:sz="4" w:space="0" w:color="auto"/>
              <w:right w:val="single" w:sz="4" w:space="0" w:color="auto"/>
            </w:tcBorders>
            <w:vAlign w:val="center"/>
            <w:hideMark/>
          </w:tcPr>
          <w:p w14:paraId="7808B125" w14:textId="77777777" w:rsidR="004E1A74" w:rsidRPr="004E1A74" w:rsidRDefault="004E1A74" w:rsidP="004E1A74">
            <w:pPr>
              <w:spacing w:after="0" w:line="240" w:lineRule="auto"/>
              <w:rPr>
                <w:ins w:id="746" w:author="Michael Nguyen" w:date="2015-05-14T07:17:00Z"/>
                <w:rFonts w:eastAsia="Times New Roman" w:cs="Times New Roman"/>
                <w:color w:val="000000"/>
                <w:sz w:val="26"/>
                <w:szCs w:val="26"/>
              </w:rPr>
            </w:pPr>
          </w:p>
        </w:tc>
        <w:tc>
          <w:tcPr>
            <w:tcW w:w="1600" w:type="dxa"/>
            <w:vMerge/>
            <w:tcBorders>
              <w:top w:val="nil"/>
              <w:left w:val="single" w:sz="4" w:space="0" w:color="auto"/>
              <w:bottom w:val="single" w:sz="4" w:space="0" w:color="auto"/>
              <w:right w:val="single" w:sz="4" w:space="0" w:color="auto"/>
            </w:tcBorders>
            <w:vAlign w:val="center"/>
            <w:hideMark/>
          </w:tcPr>
          <w:p w14:paraId="0080DBDF" w14:textId="77777777" w:rsidR="004E1A74" w:rsidRPr="004E1A74" w:rsidRDefault="004E1A74" w:rsidP="004E1A74">
            <w:pPr>
              <w:spacing w:after="0" w:line="240" w:lineRule="auto"/>
              <w:rPr>
                <w:ins w:id="747" w:author="Michael Nguyen" w:date="2015-05-14T07:17:00Z"/>
                <w:rFonts w:eastAsia="Times New Roman" w:cs="Times New Roman"/>
                <w:color w:val="000000"/>
                <w:sz w:val="26"/>
                <w:szCs w:val="26"/>
              </w:rPr>
            </w:pPr>
          </w:p>
        </w:tc>
        <w:tc>
          <w:tcPr>
            <w:tcW w:w="4354" w:type="dxa"/>
            <w:vMerge/>
            <w:tcBorders>
              <w:top w:val="nil"/>
              <w:left w:val="single" w:sz="4" w:space="0" w:color="auto"/>
              <w:bottom w:val="single" w:sz="4" w:space="0" w:color="auto"/>
              <w:right w:val="single" w:sz="4" w:space="0" w:color="auto"/>
            </w:tcBorders>
            <w:vAlign w:val="center"/>
            <w:hideMark/>
          </w:tcPr>
          <w:p w14:paraId="6A7F9E33" w14:textId="77777777" w:rsidR="004E1A74" w:rsidRPr="004E1A74" w:rsidRDefault="004E1A74" w:rsidP="004E1A74">
            <w:pPr>
              <w:spacing w:after="0" w:line="240" w:lineRule="auto"/>
              <w:rPr>
                <w:ins w:id="748" w:author="Michael Nguyen" w:date="2015-05-14T07:17:00Z"/>
                <w:rFonts w:eastAsia="Times New Roman" w:cs="Times New Roman"/>
                <w:color w:val="000000"/>
                <w:sz w:val="26"/>
                <w:szCs w:val="26"/>
              </w:rPr>
            </w:pPr>
          </w:p>
        </w:tc>
      </w:tr>
      <w:tr w:rsidR="004E1A74" w:rsidRPr="004E1A74" w14:paraId="6EC92166" w14:textId="77777777" w:rsidTr="004E1A74">
        <w:trPr>
          <w:trHeight w:val="660"/>
          <w:ins w:id="749"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384FB6CA" w14:textId="77777777" w:rsidR="004E1A74" w:rsidRPr="004E1A74" w:rsidRDefault="004E1A74" w:rsidP="004E1A74">
            <w:pPr>
              <w:spacing w:after="0" w:line="240" w:lineRule="auto"/>
              <w:rPr>
                <w:ins w:id="750" w:author="Michael Nguyen" w:date="2015-05-14T07:17:00Z"/>
                <w:rFonts w:eastAsia="Times New Roman" w:cs="Times New Roman"/>
                <w:color w:val="000000"/>
                <w:sz w:val="26"/>
                <w:szCs w:val="26"/>
              </w:rPr>
            </w:pPr>
            <w:ins w:id="751" w:author="Michael Nguyen" w:date="2015-05-14T07:17:00Z">
              <w:r w:rsidRPr="004E1A74">
                <w:rPr>
                  <w:rFonts w:eastAsia="Times New Roman" w:cs="Times New Roman"/>
                  <w:color w:val="000000"/>
                  <w:sz w:val="26"/>
                  <w:szCs w:val="26"/>
                </w:rPr>
                <w:t>Năm</w:t>
              </w:r>
            </w:ins>
          </w:p>
        </w:tc>
        <w:tc>
          <w:tcPr>
            <w:tcW w:w="1559" w:type="dxa"/>
            <w:tcBorders>
              <w:top w:val="nil"/>
              <w:left w:val="nil"/>
              <w:bottom w:val="single" w:sz="4" w:space="0" w:color="auto"/>
              <w:right w:val="single" w:sz="4" w:space="0" w:color="auto"/>
            </w:tcBorders>
            <w:shd w:val="clear" w:color="auto" w:fill="auto"/>
            <w:vAlign w:val="center"/>
            <w:hideMark/>
          </w:tcPr>
          <w:p w14:paraId="652429E3" w14:textId="77777777" w:rsidR="004E1A74" w:rsidRPr="004E1A74" w:rsidRDefault="004E1A74" w:rsidP="004E1A74">
            <w:pPr>
              <w:spacing w:after="0" w:line="240" w:lineRule="auto"/>
              <w:rPr>
                <w:ins w:id="752" w:author="Michael Nguyen" w:date="2015-05-14T07:17:00Z"/>
                <w:rFonts w:eastAsia="Times New Roman" w:cs="Times New Roman"/>
                <w:color w:val="000000"/>
                <w:sz w:val="26"/>
                <w:szCs w:val="26"/>
              </w:rPr>
            </w:pPr>
            <w:ins w:id="753" w:author="Michael Nguyen" w:date="2015-05-14T07:17:00Z">
              <w:r w:rsidRPr="004E1A74">
                <w:rPr>
                  <w:rFonts w:eastAsia="Times New Roman" w:cs="Times New Roman"/>
                  <w:color w:val="000000"/>
                  <w:sz w:val="26"/>
                  <w:szCs w:val="26"/>
                </w:rPr>
                <w:t>Calendar</w:t>
              </w:r>
            </w:ins>
          </w:p>
        </w:tc>
        <w:tc>
          <w:tcPr>
            <w:tcW w:w="1600" w:type="dxa"/>
            <w:tcBorders>
              <w:top w:val="nil"/>
              <w:left w:val="nil"/>
              <w:bottom w:val="single" w:sz="4" w:space="0" w:color="auto"/>
              <w:right w:val="single" w:sz="4" w:space="0" w:color="auto"/>
            </w:tcBorders>
            <w:shd w:val="clear" w:color="auto" w:fill="auto"/>
            <w:vAlign w:val="center"/>
            <w:hideMark/>
          </w:tcPr>
          <w:p w14:paraId="3767E6BF" w14:textId="77777777" w:rsidR="004E1A74" w:rsidRPr="004E1A74" w:rsidRDefault="004E1A74" w:rsidP="004E1A74">
            <w:pPr>
              <w:spacing w:after="0" w:line="240" w:lineRule="auto"/>
              <w:rPr>
                <w:ins w:id="754" w:author="Michael Nguyen" w:date="2015-05-14T07:17:00Z"/>
                <w:rFonts w:eastAsia="Times New Roman" w:cs="Times New Roman"/>
                <w:color w:val="000000"/>
                <w:sz w:val="26"/>
                <w:szCs w:val="26"/>
              </w:rPr>
            </w:pPr>
            <w:ins w:id="755"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280BFBD7" w14:textId="77777777" w:rsidR="004E1A74" w:rsidRPr="004E1A74" w:rsidRDefault="004E1A74" w:rsidP="004E1A74">
            <w:pPr>
              <w:spacing w:after="0" w:line="240" w:lineRule="auto"/>
              <w:ind w:firstLineChars="200" w:firstLine="520"/>
              <w:rPr>
                <w:ins w:id="756" w:author="Michael Nguyen" w:date="2015-05-14T07:17:00Z"/>
                <w:rFonts w:eastAsia="Times New Roman" w:cs="Times New Roman"/>
                <w:color w:val="000000"/>
                <w:sz w:val="26"/>
                <w:szCs w:val="26"/>
              </w:rPr>
            </w:pPr>
            <w:ins w:id="757" w:author="Michael Nguyen" w:date="2015-05-14T07:17:00Z">
              <w:r w:rsidRPr="004E1A74">
                <w:rPr>
                  <w:rFonts w:eastAsia="Times New Roman" w:cs="Times New Roman"/>
                  <w:color w:val="000000"/>
                  <w:sz w:val="26"/>
                  <w:szCs w:val="26"/>
                </w:rP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Người dùng tự chọn năm hiện tại</w:t>
              </w:r>
            </w:ins>
          </w:p>
        </w:tc>
      </w:tr>
      <w:tr w:rsidR="004E1A74" w:rsidRPr="004E1A74" w14:paraId="42FB15A3" w14:textId="77777777" w:rsidTr="004E1A74">
        <w:trPr>
          <w:trHeight w:val="660"/>
          <w:ins w:id="758"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35132C08" w14:textId="77777777" w:rsidR="004E1A74" w:rsidRPr="004E1A74" w:rsidRDefault="004E1A74" w:rsidP="004E1A74">
            <w:pPr>
              <w:spacing w:after="0" w:line="240" w:lineRule="auto"/>
              <w:rPr>
                <w:ins w:id="759" w:author="Michael Nguyen" w:date="2015-05-14T07:17:00Z"/>
                <w:rFonts w:eastAsia="Times New Roman" w:cs="Times New Roman"/>
                <w:color w:val="000000"/>
                <w:sz w:val="26"/>
                <w:szCs w:val="26"/>
              </w:rPr>
            </w:pPr>
            <w:ins w:id="760" w:author="Michael Nguyen" w:date="2015-05-14T07:17:00Z">
              <w:r w:rsidRPr="004E1A74">
                <w:rPr>
                  <w:rFonts w:eastAsia="Times New Roman" w:cs="Times New Roman"/>
                  <w:color w:val="000000"/>
                  <w:sz w:val="26"/>
                  <w:szCs w:val="26"/>
                </w:rPr>
                <w:t>Năm 1,2,3</w:t>
              </w:r>
            </w:ins>
          </w:p>
        </w:tc>
        <w:tc>
          <w:tcPr>
            <w:tcW w:w="1559" w:type="dxa"/>
            <w:tcBorders>
              <w:top w:val="nil"/>
              <w:left w:val="nil"/>
              <w:bottom w:val="single" w:sz="4" w:space="0" w:color="auto"/>
              <w:right w:val="single" w:sz="4" w:space="0" w:color="auto"/>
            </w:tcBorders>
            <w:shd w:val="clear" w:color="auto" w:fill="auto"/>
            <w:vAlign w:val="center"/>
            <w:hideMark/>
          </w:tcPr>
          <w:p w14:paraId="3B8D10FD" w14:textId="77777777" w:rsidR="004E1A74" w:rsidRPr="004E1A74" w:rsidRDefault="004E1A74" w:rsidP="004E1A74">
            <w:pPr>
              <w:spacing w:after="0" w:line="240" w:lineRule="auto"/>
              <w:rPr>
                <w:ins w:id="761" w:author="Michael Nguyen" w:date="2015-05-14T07:17:00Z"/>
                <w:rFonts w:eastAsia="Times New Roman" w:cs="Times New Roman"/>
                <w:color w:val="000000"/>
                <w:sz w:val="26"/>
                <w:szCs w:val="26"/>
              </w:rPr>
            </w:pPr>
            <w:ins w:id="762" w:author="Michael Nguyen" w:date="2015-05-14T07:17:00Z">
              <w:r w:rsidRPr="004E1A74">
                <w:rPr>
                  <w:rFonts w:eastAsia="Times New Roman" w:cs="Times New Roman"/>
                  <w:color w:val="000000"/>
                  <w:sz w:val="26"/>
                  <w:szCs w:val="26"/>
                </w:rPr>
                <w:t>Calendar</w:t>
              </w:r>
            </w:ins>
          </w:p>
        </w:tc>
        <w:tc>
          <w:tcPr>
            <w:tcW w:w="1600" w:type="dxa"/>
            <w:tcBorders>
              <w:top w:val="nil"/>
              <w:left w:val="nil"/>
              <w:bottom w:val="single" w:sz="4" w:space="0" w:color="auto"/>
              <w:right w:val="single" w:sz="4" w:space="0" w:color="auto"/>
            </w:tcBorders>
            <w:shd w:val="clear" w:color="auto" w:fill="auto"/>
            <w:vAlign w:val="center"/>
            <w:hideMark/>
          </w:tcPr>
          <w:p w14:paraId="2DD18AD6" w14:textId="77777777" w:rsidR="004E1A74" w:rsidRPr="004E1A74" w:rsidRDefault="004E1A74" w:rsidP="004E1A74">
            <w:pPr>
              <w:spacing w:after="0" w:line="240" w:lineRule="auto"/>
              <w:rPr>
                <w:ins w:id="763" w:author="Michael Nguyen" w:date="2015-05-14T07:17:00Z"/>
                <w:rFonts w:eastAsia="Times New Roman" w:cs="Times New Roman"/>
                <w:color w:val="000000"/>
                <w:sz w:val="26"/>
                <w:szCs w:val="26"/>
              </w:rPr>
            </w:pPr>
            <w:ins w:id="764"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5AC7EDCF" w14:textId="77777777" w:rsidR="004E1A74" w:rsidRPr="004E1A74" w:rsidRDefault="004E1A74" w:rsidP="004E1A74">
            <w:pPr>
              <w:spacing w:after="0" w:line="240" w:lineRule="auto"/>
              <w:ind w:firstLineChars="200" w:firstLine="520"/>
              <w:rPr>
                <w:ins w:id="765" w:author="Michael Nguyen" w:date="2015-05-14T07:17:00Z"/>
                <w:rFonts w:eastAsia="Times New Roman" w:cs="Times New Roman"/>
                <w:color w:val="000000"/>
                <w:sz w:val="26"/>
                <w:szCs w:val="26"/>
              </w:rPr>
            </w:pPr>
            <w:ins w:id="766" w:author="Michael Nguyen" w:date="2015-05-14T07:17:00Z">
              <w:r w:rsidRPr="004E1A74">
                <w:rPr>
                  <w:rFonts w:eastAsia="Times New Roman" w:cs="Times New Roman"/>
                  <w:color w:val="000000"/>
                  <w:sz w:val="26"/>
                  <w:szCs w:val="26"/>
                </w:rP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Dạng calendar để người dùng chọn năm</w:t>
              </w:r>
            </w:ins>
          </w:p>
        </w:tc>
      </w:tr>
      <w:tr w:rsidR="004E1A74" w:rsidRPr="004E1A74" w14:paraId="04702A4F" w14:textId="77777777" w:rsidTr="004E1A74">
        <w:trPr>
          <w:trHeight w:val="330"/>
          <w:ins w:id="767"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3579D639" w14:textId="77777777" w:rsidR="004E1A74" w:rsidRPr="004E1A74" w:rsidRDefault="004E1A74" w:rsidP="004E1A74">
            <w:pPr>
              <w:spacing w:after="0" w:line="240" w:lineRule="auto"/>
              <w:rPr>
                <w:ins w:id="768" w:author="Michael Nguyen" w:date="2015-05-14T07:17:00Z"/>
                <w:rFonts w:eastAsia="Times New Roman" w:cs="Times New Roman"/>
                <w:color w:val="000000"/>
                <w:sz w:val="26"/>
                <w:szCs w:val="26"/>
              </w:rPr>
            </w:pPr>
            <w:ins w:id="769" w:author="Michael Nguyen" w:date="2015-05-14T07:17:00Z">
              <w:r w:rsidRPr="004E1A74">
                <w:rPr>
                  <w:rFonts w:eastAsia="Times New Roman" w:cs="Times New Roman"/>
                  <w:color w:val="000000"/>
                  <w:sz w:val="26"/>
                  <w:szCs w:val="26"/>
                </w:rPr>
                <w:t xml:space="preserve">Lợi nhuận gộp năm 1,2,3 </w:t>
              </w:r>
            </w:ins>
          </w:p>
        </w:tc>
        <w:tc>
          <w:tcPr>
            <w:tcW w:w="1559" w:type="dxa"/>
            <w:tcBorders>
              <w:top w:val="nil"/>
              <w:left w:val="nil"/>
              <w:bottom w:val="single" w:sz="4" w:space="0" w:color="auto"/>
              <w:right w:val="single" w:sz="4" w:space="0" w:color="auto"/>
            </w:tcBorders>
            <w:shd w:val="clear" w:color="auto" w:fill="auto"/>
            <w:vAlign w:val="center"/>
            <w:hideMark/>
          </w:tcPr>
          <w:p w14:paraId="1E1C118A" w14:textId="77777777" w:rsidR="004E1A74" w:rsidRPr="004E1A74" w:rsidRDefault="004E1A74" w:rsidP="004E1A74">
            <w:pPr>
              <w:spacing w:after="0" w:line="240" w:lineRule="auto"/>
              <w:rPr>
                <w:ins w:id="770" w:author="Michael Nguyen" w:date="2015-05-14T07:17:00Z"/>
                <w:rFonts w:eastAsia="Times New Roman" w:cs="Times New Roman"/>
                <w:color w:val="000000"/>
                <w:sz w:val="26"/>
                <w:szCs w:val="26"/>
              </w:rPr>
            </w:pPr>
            <w:ins w:id="771" w:author="Michael Nguyen" w:date="2015-05-14T07:17:00Z">
              <w:r w:rsidRPr="004E1A74">
                <w:rPr>
                  <w:rFonts w:eastAsia="Times New Roman" w:cs="Times New Roman"/>
                  <w:color w:val="000000"/>
                  <w:sz w:val="26"/>
                  <w:szCs w:val="26"/>
                </w:rPr>
                <w:t>Number</w:t>
              </w:r>
            </w:ins>
          </w:p>
        </w:tc>
        <w:tc>
          <w:tcPr>
            <w:tcW w:w="1600" w:type="dxa"/>
            <w:tcBorders>
              <w:top w:val="nil"/>
              <w:left w:val="nil"/>
              <w:bottom w:val="single" w:sz="4" w:space="0" w:color="auto"/>
              <w:right w:val="single" w:sz="4" w:space="0" w:color="auto"/>
            </w:tcBorders>
            <w:shd w:val="clear" w:color="auto" w:fill="auto"/>
            <w:vAlign w:val="center"/>
            <w:hideMark/>
          </w:tcPr>
          <w:p w14:paraId="35D9A3E4" w14:textId="77777777" w:rsidR="004E1A74" w:rsidRPr="004E1A74" w:rsidRDefault="004E1A74" w:rsidP="004E1A74">
            <w:pPr>
              <w:spacing w:after="0" w:line="240" w:lineRule="auto"/>
              <w:rPr>
                <w:ins w:id="772" w:author="Michael Nguyen" w:date="2015-05-14T07:17:00Z"/>
                <w:rFonts w:eastAsia="Times New Roman" w:cs="Times New Roman"/>
                <w:color w:val="000000"/>
                <w:sz w:val="26"/>
                <w:szCs w:val="26"/>
              </w:rPr>
            </w:pPr>
            <w:ins w:id="773"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7971239D" w14:textId="77777777" w:rsidR="004E1A74" w:rsidRPr="004E1A74" w:rsidRDefault="004E1A74" w:rsidP="004E1A74">
            <w:pPr>
              <w:spacing w:after="0" w:line="240" w:lineRule="auto"/>
              <w:ind w:firstLineChars="200" w:firstLine="520"/>
              <w:rPr>
                <w:ins w:id="774" w:author="Michael Nguyen" w:date="2015-05-14T07:17:00Z"/>
                <w:rFonts w:eastAsia="Times New Roman" w:cs="Times New Roman"/>
                <w:color w:val="000000"/>
                <w:sz w:val="26"/>
                <w:szCs w:val="26"/>
              </w:rPr>
            </w:pPr>
            <w:ins w:id="775" w:author="Michael Nguyen" w:date="2015-05-14T07:17:00Z">
              <w:r w:rsidRPr="004E1A74">
                <w:rPr>
                  <w:rFonts w:eastAsia="Times New Roman" w:cs="Times New Roman"/>
                  <w:color w:val="000000"/>
                  <w:sz w:val="26"/>
                  <w:szCs w:val="26"/>
                </w:rP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7DCFB1BB" w14:textId="77777777" w:rsidTr="004E1A74">
        <w:trPr>
          <w:trHeight w:val="1320"/>
          <w:ins w:id="776"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5E13DE4E" w14:textId="77777777" w:rsidR="004E1A74" w:rsidRPr="004E1A74" w:rsidRDefault="004E1A74" w:rsidP="004E1A74">
            <w:pPr>
              <w:spacing w:after="0" w:line="240" w:lineRule="auto"/>
              <w:rPr>
                <w:ins w:id="777" w:author="Michael Nguyen" w:date="2015-05-14T07:17:00Z"/>
                <w:rFonts w:eastAsia="Times New Roman" w:cs="Times New Roman"/>
                <w:color w:val="000000"/>
                <w:sz w:val="26"/>
                <w:szCs w:val="26"/>
              </w:rPr>
            </w:pPr>
            <w:ins w:id="778" w:author="Michael Nguyen" w:date="2015-05-14T07:17:00Z">
              <w:r w:rsidRPr="004E1A74">
                <w:rPr>
                  <w:rFonts w:eastAsia="Times New Roman" w:cs="Times New Roman"/>
                  <w:color w:val="000000"/>
                  <w:sz w:val="26"/>
                  <w:szCs w:val="26"/>
                </w:rPr>
                <w:t>Hệ số Alpha</w:t>
              </w:r>
            </w:ins>
          </w:p>
        </w:tc>
        <w:tc>
          <w:tcPr>
            <w:tcW w:w="1559" w:type="dxa"/>
            <w:tcBorders>
              <w:top w:val="nil"/>
              <w:left w:val="nil"/>
              <w:bottom w:val="single" w:sz="4" w:space="0" w:color="auto"/>
              <w:right w:val="single" w:sz="4" w:space="0" w:color="auto"/>
            </w:tcBorders>
            <w:shd w:val="clear" w:color="auto" w:fill="auto"/>
            <w:vAlign w:val="center"/>
            <w:hideMark/>
          </w:tcPr>
          <w:p w14:paraId="3B444CB9" w14:textId="77777777" w:rsidR="004E1A74" w:rsidRPr="004E1A74" w:rsidRDefault="004E1A74" w:rsidP="004E1A74">
            <w:pPr>
              <w:spacing w:after="0" w:line="240" w:lineRule="auto"/>
              <w:rPr>
                <w:ins w:id="779" w:author="Michael Nguyen" w:date="2015-05-14T07:17:00Z"/>
                <w:rFonts w:eastAsia="Times New Roman" w:cs="Times New Roman"/>
                <w:color w:val="000000"/>
                <w:sz w:val="26"/>
                <w:szCs w:val="26"/>
              </w:rPr>
            </w:pPr>
            <w:ins w:id="780" w:author="Michael Nguyen" w:date="2015-05-14T07:17:00Z">
              <w:r w:rsidRPr="004E1A74">
                <w:rPr>
                  <w:rFonts w:eastAsia="Times New Roman" w:cs="Times New Roman"/>
                  <w:color w:val="000000"/>
                  <w:sz w:val="26"/>
                  <w:szCs w:val="26"/>
                </w:rPr>
                <w:t>Number</w:t>
              </w:r>
            </w:ins>
          </w:p>
        </w:tc>
        <w:tc>
          <w:tcPr>
            <w:tcW w:w="1600" w:type="dxa"/>
            <w:tcBorders>
              <w:top w:val="nil"/>
              <w:left w:val="nil"/>
              <w:bottom w:val="single" w:sz="4" w:space="0" w:color="auto"/>
              <w:right w:val="single" w:sz="4" w:space="0" w:color="auto"/>
            </w:tcBorders>
            <w:shd w:val="clear" w:color="auto" w:fill="auto"/>
            <w:vAlign w:val="center"/>
            <w:hideMark/>
          </w:tcPr>
          <w:p w14:paraId="46402EBF" w14:textId="77777777" w:rsidR="004E1A74" w:rsidRPr="004E1A74" w:rsidRDefault="004E1A74" w:rsidP="004E1A74">
            <w:pPr>
              <w:spacing w:after="0" w:line="240" w:lineRule="auto"/>
              <w:rPr>
                <w:ins w:id="781" w:author="Michael Nguyen" w:date="2015-05-14T07:17:00Z"/>
                <w:rFonts w:eastAsia="Times New Roman" w:cs="Times New Roman"/>
                <w:color w:val="000000"/>
                <w:sz w:val="26"/>
                <w:szCs w:val="26"/>
              </w:rPr>
            </w:pPr>
            <w:ins w:id="782"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274E318D" w14:textId="77777777" w:rsidR="004E1A74" w:rsidRPr="004E1A74" w:rsidRDefault="004E1A74" w:rsidP="004E1A74">
            <w:pPr>
              <w:spacing w:after="0" w:line="240" w:lineRule="auto"/>
              <w:ind w:firstLineChars="200" w:firstLine="520"/>
              <w:rPr>
                <w:ins w:id="783" w:author="Michael Nguyen" w:date="2015-05-14T07:17:00Z"/>
                <w:rFonts w:eastAsia="Times New Roman" w:cs="Times New Roman"/>
                <w:color w:val="000000"/>
                <w:sz w:val="26"/>
                <w:szCs w:val="26"/>
              </w:rPr>
            </w:pPr>
            <w:ins w:id="784"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xml:space="preserve"> -</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số thực dương</w:t>
              </w:r>
            </w:ins>
          </w:p>
        </w:tc>
      </w:tr>
      <w:tr w:rsidR="004E1A74" w:rsidRPr="004E1A74" w14:paraId="317A09C6" w14:textId="77777777" w:rsidTr="004E1A74">
        <w:trPr>
          <w:trHeight w:val="2310"/>
          <w:ins w:id="785"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3E24607" w14:textId="77777777" w:rsidR="004E1A74" w:rsidRPr="004E1A74" w:rsidRDefault="004E1A74" w:rsidP="004E1A74">
            <w:pPr>
              <w:spacing w:after="0" w:line="240" w:lineRule="auto"/>
              <w:rPr>
                <w:ins w:id="786" w:author="Michael Nguyen" w:date="2015-05-14T07:17:00Z"/>
                <w:rFonts w:eastAsia="Times New Roman" w:cs="Times New Roman"/>
                <w:color w:val="000000"/>
                <w:sz w:val="26"/>
                <w:szCs w:val="26"/>
              </w:rPr>
            </w:pPr>
            <w:ins w:id="787" w:author="Michael Nguyen" w:date="2015-05-14T07:17:00Z">
              <w:r w:rsidRPr="004E1A74">
                <w:rPr>
                  <w:rFonts w:eastAsia="Times New Roman" w:cs="Times New Roman"/>
                  <w:color w:val="000000"/>
                  <w:sz w:val="26"/>
                  <w:szCs w:val="26"/>
                </w:rPr>
                <w:t>Kết quả tính vốn theo BIA</w:t>
              </w:r>
            </w:ins>
          </w:p>
        </w:tc>
        <w:tc>
          <w:tcPr>
            <w:tcW w:w="1559" w:type="dxa"/>
            <w:tcBorders>
              <w:top w:val="nil"/>
              <w:left w:val="nil"/>
              <w:bottom w:val="single" w:sz="4" w:space="0" w:color="auto"/>
              <w:right w:val="single" w:sz="4" w:space="0" w:color="auto"/>
            </w:tcBorders>
            <w:shd w:val="clear" w:color="auto" w:fill="auto"/>
            <w:vAlign w:val="center"/>
            <w:hideMark/>
          </w:tcPr>
          <w:p w14:paraId="3AA52E05" w14:textId="77777777" w:rsidR="004E1A74" w:rsidRPr="004E1A74" w:rsidRDefault="004E1A74" w:rsidP="004E1A74">
            <w:pPr>
              <w:spacing w:after="0" w:line="240" w:lineRule="auto"/>
              <w:rPr>
                <w:ins w:id="788" w:author="Michael Nguyen" w:date="2015-05-14T07:17:00Z"/>
                <w:rFonts w:eastAsia="Times New Roman" w:cs="Times New Roman"/>
                <w:color w:val="000000"/>
                <w:sz w:val="26"/>
                <w:szCs w:val="26"/>
              </w:rPr>
            </w:pPr>
            <w:ins w:id="789" w:author="Michael Nguyen" w:date="2015-05-14T07:17:00Z">
              <w:r w:rsidRPr="004E1A74">
                <w:rPr>
                  <w:rFonts w:eastAsia="Times New Roman" w:cs="Times New Roman"/>
                  <w:color w:val="000000"/>
                  <w:sz w:val="26"/>
                  <w:szCs w:val="26"/>
                </w:rPr>
                <w:t>Number</w:t>
              </w:r>
            </w:ins>
          </w:p>
        </w:tc>
        <w:tc>
          <w:tcPr>
            <w:tcW w:w="1600" w:type="dxa"/>
            <w:tcBorders>
              <w:top w:val="nil"/>
              <w:left w:val="nil"/>
              <w:bottom w:val="single" w:sz="4" w:space="0" w:color="auto"/>
              <w:right w:val="single" w:sz="4" w:space="0" w:color="auto"/>
            </w:tcBorders>
            <w:shd w:val="clear" w:color="auto" w:fill="auto"/>
            <w:vAlign w:val="center"/>
            <w:hideMark/>
          </w:tcPr>
          <w:p w14:paraId="6DE3477C" w14:textId="77777777" w:rsidR="004E1A74" w:rsidRPr="004E1A74" w:rsidRDefault="004E1A74" w:rsidP="004E1A74">
            <w:pPr>
              <w:spacing w:after="0" w:line="240" w:lineRule="auto"/>
              <w:rPr>
                <w:ins w:id="790" w:author="Michael Nguyen" w:date="2015-05-14T07:17:00Z"/>
                <w:rFonts w:eastAsia="Times New Roman" w:cs="Times New Roman"/>
                <w:color w:val="000000"/>
                <w:sz w:val="26"/>
                <w:szCs w:val="26"/>
              </w:rPr>
            </w:pPr>
            <w:ins w:id="791"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433A5FCD" w14:textId="77777777" w:rsidR="004E1A74" w:rsidRPr="004E1A74" w:rsidRDefault="004E1A74" w:rsidP="004E1A74">
            <w:pPr>
              <w:spacing w:after="0" w:line="240" w:lineRule="auto"/>
              <w:rPr>
                <w:ins w:id="792" w:author="Michael Nguyen" w:date="2015-05-14T07:17:00Z"/>
                <w:rFonts w:eastAsia="Times New Roman" w:cs="Times New Roman"/>
                <w:color w:val="000000"/>
                <w:sz w:val="26"/>
                <w:szCs w:val="26"/>
              </w:rPr>
            </w:pPr>
            <w:ins w:id="793" w:author="Michael Nguyen" w:date="2015-05-14T07:17:00Z">
              <w:r w:rsidRPr="004E1A74">
                <w:rPr>
                  <w:rFonts w:eastAsia="Times New Roman" w:cs="Times New Roman"/>
                  <w:color w:val="000000"/>
                  <w:sz w:val="26"/>
                  <w:szCs w:val="26"/>
                  <w:highlight w:val="yellow"/>
                </w:rPr>
                <w:t>-  Hệ thống tự tính sau khi người dùng đã nhập hết thông tin và chọn Button: “ Tính toán”</w:t>
              </w:r>
              <w:r w:rsidRPr="004E1A74">
                <w:rPr>
                  <w:rFonts w:eastAsia="Times New Roman" w:cs="Times New Roman"/>
                  <w:color w:val="000000"/>
                  <w:sz w:val="26"/>
                  <w:szCs w:val="26"/>
                  <w:highlight w:val="yellow"/>
                </w:rPr>
                <w:br/>
                <w:t>- Kết quả tính toán vốn theo BIA = {(Lợi nhuận gộp năm 1+2+3) * hệ số Alpha}/3</w:t>
              </w:r>
            </w:ins>
          </w:p>
        </w:tc>
      </w:tr>
      <w:tr w:rsidR="004E1A74" w:rsidRPr="004E1A74" w14:paraId="70BFA586" w14:textId="77777777" w:rsidTr="004E1A74">
        <w:tblPrEx>
          <w:tblPrExChange w:id="794" w:author="Michael Nguyen" w:date="2015-05-14T07:18:00Z">
            <w:tblPrEx>
              <w:tblW w:w="22820" w:type="dxa"/>
            </w:tblPrEx>
          </w:tblPrExChange>
        </w:tblPrEx>
        <w:trPr>
          <w:trHeight w:val="345"/>
          <w:ins w:id="795" w:author="Michael Nguyen" w:date="2015-05-14T07:17:00Z"/>
          <w:trPrChange w:id="796" w:author="Michael Nguyen" w:date="2015-05-14T07:18:00Z">
            <w:trPr>
              <w:trHeight w:val="345"/>
            </w:trPr>
          </w:trPrChange>
        </w:trPr>
        <w:tc>
          <w:tcPr>
            <w:tcW w:w="10207"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Change w:id="797" w:author="Michael Nguyen" w:date="2015-05-14T07:18:00Z">
              <w:tcPr>
                <w:tcW w:w="22820" w:type="dxa"/>
                <w:gridSpan w:val="9"/>
                <w:tcBorders>
                  <w:top w:val="single" w:sz="4" w:space="0" w:color="auto"/>
                  <w:left w:val="single" w:sz="4" w:space="0" w:color="auto"/>
                  <w:bottom w:val="single" w:sz="4" w:space="0" w:color="auto"/>
                  <w:right w:val="single" w:sz="4" w:space="0" w:color="auto"/>
                </w:tcBorders>
                <w:shd w:val="clear" w:color="auto" w:fill="auto"/>
                <w:vAlign w:val="center"/>
                <w:hideMark/>
              </w:tcPr>
            </w:tcPrChange>
          </w:tcPr>
          <w:p w14:paraId="31D5C3A7" w14:textId="77777777" w:rsidR="004E1A74" w:rsidRPr="004E1A74" w:rsidRDefault="004E1A74" w:rsidP="004E1A74">
            <w:pPr>
              <w:spacing w:after="0" w:line="240" w:lineRule="auto"/>
              <w:rPr>
                <w:ins w:id="798" w:author="Michael Nguyen" w:date="2015-05-14T07:17:00Z"/>
                <w:rFonts w:eastAsia="Times New Roman" w:cs="Times New Roman"/>
                <w:b/>
                <w:bCs/>
                <w:i/>
                <w:iCs/>
                <w:color w:val="000000"/>
                <w:sz w:val="26"/>
                <w:szCs w:val="26"/>
              </w:rPr>
            </w:pPr>
            <w:ins w:id="799" w:author="Michael Nguyen" w:date="2015-05-14T07:17:00Z">
              <w:r w:rsidRPr="004E1A74">
                <w:rPr>
                  <w:rFonts w:eastAsia="Times New Roman" w:cs="Times New Roman"/>
                  <w:b/>
                  <w:bCs/>
                  <w:i/>
                  <w:iCs/>
                  <w:color w:val="000000"/>
                  <w:sz w:val="26"/>
                  <w:szCs w:val="26"/>
                </w:rPr>
                <w:t>Tính toán vốn theo SA</w:t>
              </w:r>
            </w:ins>
          </w:p>
        </w:tc>
      </w:tr>
      <w:tr w:rsidR="004E1A74" w:rsidRPr="004E1A74" w14:paraId="70278F62" w14:textId="77777777" w:rsidTr="004E1A74">
        <w:trPr>
          <w:trHeight w:val="990"/>
          <w:ins w:id="800"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033DE6F1" w14:textId="77777777" w:rsidR="004E1A74" w:rsidRPr="004E1A74" w:rsidRDefault="004E1A74" w:rsidP="004E1A74">
            <w:pPr>
              <w:spacing w:after="0" w:line="240" w:lineRule="auto"/>
              <w:rPr>
                <w:ins w:id="801" w:author="Michael Nguyen" w:date="2015-05-14T07:17:00Z"/>
                <w:rFonts w:eastAsia="Times New Roman" w:cs="Times New Roman"/>
                <w:color w:val="000000"/>
                <w:sz w:val="26"/>
                <w:szCs w:val="26"/>
              </w:rPr>
            </w:pPr>
            <w:ins w:id="802" w:author="Michael Nguyen" w:date="2015-05-14T07:17:00Z">
              <w:r w:rsidRPr="004E1A74">
                <w:rPr>
                  <w:rFonts w:eastAsia="Times New Roman" w:cs="Times New Roman"/>
                  <w:color w:val="000000"/>
                  <w:sz w:val="26"/>
                  <w:szCs w:val="26"/>
                </w:rPr>
                <w:t>Mã SA</w:t>
              </w:r>
            </w:ins>
          </w:p>
        </w:tc>
        <w:tc>
          <w:tcPr>
            <w:tcW w:w="1559" w:type="dxa"/>
            <w:tcBorders>
              <w:top w:val="nil"/>
              <w:left w:val="nil"/>
              <w:bottom w:val="single" w:sz="4" w:space="0" w:color="auto"/>
              <w:right w:val="single" w:sz="4" w:space="0" w:color="auto"/>
            </w:tcBorders>
            <w:shd w:val="clear" w:color="auto" w:fill="auto"/>
            <w:vAlign w:val="center"/>
            <w:hideMark/>
          </w:tcPr>
          <w:p w14:paraId="78D15655" w14:textId="77777777" w:rsidR="004E1A74" w:rsidRPr="004E1A74" w:rsidRDefault="004E1A74" w:rsidP="004E1A74">
            <w:pPr>
              <w:spacing w:after="0" w:line="240" w:lineRule="auto"/>
              <w:rPr>
                <w:ins w:id="803" w:author="Michael Nguyen" w:date="2015-05-14T07:17:00Z"/>
                <w:rFonts w:eastAsia="Times New Roman" w:cs="Times New Roman"/>
                <w:color w:val="000000"/>
                <w:sz w:val="26"/>
                <w:szCs w:val="26"/>
              </w:rPr>
            </w:pPr>
            <w:ins w:id="804"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11E9F039" w14:textId="77777777" w:rsidR="004E1A74" w:rsidRPr="004E1A74" w:rsidRDefault="004E1A74" w:rsidP="004E1A74">
            <w:pPr>
              <w:spacing w:after="0" w:line="240" w:lineRule="auto"/>
              <w:rPr>
                <w:ins w:id="805" w:author="Michael Nguyen" w:date="2015-05-14T07:17:00Z"/>
                <w:rFonts w:eastAsia="Times New Roman" w:cs="Times New Roman"/>
                <w:color w:val="000000"/>
                <w:sz w:val="26"/>
                <w:szCs w:val="26"/>
              </w:rPr>
            </w:pPr>
            <w:ins w:id="806"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56B17021" w14:textId="77777777" w:rsidR="004E1A74" w:rsidRPr="004E1A74" w:rsidRDefault="004E1A74" w:rsidP="004E1A74">
            <w:pPr>
              <w:spacing w:after="0" w:line="240" w:lineRule="auto"/>
              <w:rPr>
                <w:ins w:id="807" w:author="Michael Nguyen" w:date="2015-05-14T07:17:00Z"/>
                <w:rFonts w:eastAsia="Times New Roman" w:cs="Times New Roman"/>
                <w:color w:val="000000"/>
                <w:sz w:val="26"/>
                <w:szCs w:val="26"/>
              </w:rPr>
            </w:pPr>
            <w:ins w:id="808" w:author="Michael Nguyen" w:date="2015-05-14T07:17:00Z">
              <w:r w:rsidRPr="004E1A74">
                <w:rPr>
                  <w:rFonts w:eastAsia="Times New Roman" w:cs="Times New Roman"/>
                  <w:color w:val="000000"/>
                  <w:sz w:val="26"/>
                  <w:szCs w:val="26"/>
                </w:rP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Số thứ tự của SA theo năm</w:t>
              </w:r>
              <w:r w:rsidRPr="004E1A74">
                <w:rPr>
                  <w:rFonts w:eastAsia="Times New Roman" w:cs="Times New Roman"/>
                  <w:color w:val="000000"/>
                  <w:sz w:val="26"/>
                  <w:szCs w:val="26"/>
                </w:rPr>
                <w:br/>
                <w:t>- Người dùng tự nhập dữ liệu vào</w:t>
              </w:r>
            </w:ins>
          </w:p>
        </w:tc>
      </w:tr>
      <w:tr w:rsidR="004E1A74" w:rsidRPr="004E1A74" w14:paraId="027FDD72" w14:textId="77777777" w:rsidTr="004E1A74">
        <w:trPr>
          <w:trHeight w:val="660"/>
          <w:ins w:id="809"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38B483EF" w14:textId="77777777" w:rsidR="004E1A74" w:rsidRPr="004E1A74" w:rsidRDefault="004E1A74" w:rsidP="004E1A74">
            <w:pPr>
              <w:spacing w:after="0" w:line="240" w:lineRule="auto"/>
              <w:rPr>
                <w:ins w:id="810" w:author="Michael Nguyen" w:date="2015-05-14T07:17:00Z"/>
                <w:rFonts w:eastAsia="Times New Roman" w:cs="Times New Roman"/>
                <w:color w:val="000000"/>
                <w:sz w:val="26"/>
                <w:szCs w:val="26"/>
              </w:rPr>
            </w:pPr>
            <w:ins w:id="811" w:author="Michael Nguyen" w:date="2015-05-14T07:17:00Z">
              <w:r w:rsidRPr="004E1A74">
                <w:rPr>
                  <w:rFonts w:eastAsia="Times New Roman" w:cs="Times New Roman"/>
                  <w:color w:val="000000"/>
                  <w:sz w:val="26"/>
                  <w:szCs w:val="26"/>
                </w:rPr>
                <w:t xml:space="preserve">Năm  </w:t>
              </w:r>
            </w:ins>
          </w:p>
        </w:tc>
        <w:tc>
          <w:tcPr>
            <w:tcW w:w="1559" w:type="dxa"/>
            <w:tcBorders>
              <w:top w:val="nil"/>
              <w:left w:val="nil"/>
              <w:bottom w:val="single" w:sz="4" w:space="0" w:color="auto"/>
              <w:right w:val="single" w:sz="4" w:space="0" w:color="auto"/>
            </w:tcBorders>
            <w:shd w:val="clear" w:color="auto" w:fill="auto"/>
            <w:vAlign w:val="center"/>
            <w:hideMark/>
          </w:tcPr>
          <w:p w14:paraId="00363FDF" w14:textId="77777777" w:rsidR="004E1A74" w:rsidRPr="004E1A74" w:rsidRDefault="004E1A74" w:rsidP="004E1A74">
            <w:pPr>
              <w:spacing w:after="0" w:line="240" w:lineRule="auto"/>
              <w:rPr>
                <w:ins w:id="812" w:author="Michael Nguyen" w:date="2015-05-14T07:17:00Z"/>
                <w:rFonts w:eastAsia="Times New Roman" w:cs="Times New Roman"/>
                <w:color w:val="000000"/>
                <w:sz w:val="26"/>
                <w:szCs w:val="26"/>
              </w:rPr>
            </w:pPr>
            <w:ins w:id="813" w:author="Michael Nguyen" w:date="2015-05-14T07:17:00Z">
              <w:r w:rsidRPr="004E1A74">
                <w:rPr>
                  <w:rFonts w:eastAsia="Times New Roman" w:cs="Times New Roman"/>
                  <w:color w:val="000000"/>
                  <w:sz w:val="26"/>
                  <w:szCs w:val="26"/>
                </w:rPr>
                <w:t>Calendar</w:t>
              </w:r>
            </w:ins>
          </w:p>
        </w:tc>
        <w:tc>
          <w:tcPr>
            <w:tcW w:w="1600" w:type="dxa"/>
            <w:tcBorders>
              <w:top w:val="nil"/>
              <w:left w:val="nil"/>
              <w:bottom w:val="single" w:sz="4" w:space="0" w:color="auto"/>
              <w:right w:val="single" w:sz="4" w:space="0" w:color="auto"/>
            </w:tcBorders>
            <w:shd w:val="clear" w:color="auto" w:fill="auto"/>
            <w:vAlign w:val="center"/>
            <w:hideMark/>
          </w:tcPr>
          <w:p w14:paraId="3C3CEB89" w14:textId="77777777" w:rsidR="004E1A74" w:rsidRPr="004E1A74" w:rsidRDefault="004E1A74" w:rsidP="004E1A74">
            <w:pPr>
              <w:spacing w:after="0" w:line="240" w:lineRule="auto"/>
              <w:rPr>
                <w:ins w:id="814" w:author="Michael Nguyen" w:date="2015-05-14T07:17:00Z"/>
                <w:rFonts w:eastAsia="Times New Roman" w:cs="Times New Roman"/>
                <w:color w:val="000000"/>
                <w:sz w:val="26"/>
                <w:szCs w:val="26"/>
              </w:rPr>
            </w:pPr>
            <w:ins w:id="815"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0824AFFB" w14:textId="77777777" w:rsidR="004E1A74" w:rsidRPr="004E1A74" w:rsidRDefault="004E1A74" w:rsidP="004E1A74">
            <w:pPr>
              <w:spacing w:after="0" w:line="240" w:lineRule="auto"/>
              <w:rPr>
                <w:ins w:id="816" w:author="Michael Nguyen" w:date="2015-05-14T07:17:00Z"/>
                <w:rFonts w:eastAsia="Times New Roman" w:cs="Times New Roman"/>
                <w:color w:val="000000"/>
                <w:sz w:val="26"/>
                <w:szCs w:val="26"/>
              </w:rPr>
            </w:pPr>
            <w:ins w:id="817" w:author="Michael Nguyen" w:date="2015-05-14T07:17:00Z">
              <w:r w:rsidRPr="004E1A74">
                <w:rPr>
                  <w:rFonts w:eastAsia="Times New Roman" w:cs="Times New Roman"/>
                  <w:color w:val="000000"/>
                  <w:sz w:val="26"/>
                  <w:szCs w:val="26"/>
                </w:rPr>
                <w:t>- Tự động nhảy ra Calendar để user chọn năm.</w:t>
              </w:r>
            </w:ins>
          </w:p>
        </w:tc>
      </w:tr>
      <w:tr w:rsidR="004E1A74" w:rsidRPr="004E1A74" w14:paraId="725F898C" w14:textId="77777777" w:rsidTr="004E1A74">
        <w:trPr>
          <w:trHeight w:val="990"/>
          <w:ins w:id="818"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7E5F06CC" w14:textId="77777777" w:rsidR="004E1A74" w:rsidRPr="004E1A74" w:rsidRDefault="004E1A74" w:rsidP="004E1A74">
            <w:pPr>
              <w:spacing w:after="0" w:line="240" w:lineRule="auto"/>
              <w:rPr>
                <w:ins w:id="819" w:author="Michael Nguyen" w:date="2015-05-14T07:17:00Z"/>
                <w:rFonts w:eastAsia="Times New Roman" w:cs="Times New Roman"/>
                <w:color w:val="000000"/>
                <w:sz w:val="26"/>
                <w:szCs w:val="26"/>
              </w:rPr>
            </w:pPr>
            <w:ins w:id="820" w:author="Michael Nguyen" w:date="2015-05-14T07:17:00Z">
              <w:r w:rsidRPr="004E1A74">
                <w:rPr>
                  <w:rFonts w:eastAsia="Times New Roman" w:cs="Times New Roman"/>
                  <w:color w:val="000000"/>
                  <w:sz w:val="26"/>
                  <w:szCs w:val="26"/>
                </w:rPr>
                <w:t>Lợi nhuận lĩnh vực kinh doanh tài chính doanh nghiệp</w:t>
              </w:r>
            </w:ins>
          </w:p>
        </w:tc>
        <w:tc>
          <w:tcPr>
            <w:tcW w:w="1559" w:type="dxa"/>
            <w:tcBorders>
              <w:top w:val="nil"/>
              <w:left w:val="nil"/>
              <w:bottom w:val="single" w:sz="4" w:space="0" w:color="auto"/>
              <w:right w:val="single" w:sz="4" w:space="0" w:color="auto"/>
            </w:tcBorders>
            <w:shd w:val="clear" w:color="auto" w:fill="auto"/>
            <w:vAlign w:val="center"/>
            <w:hideMark/>
          </w:tcPr>
          <w:p w14:paraId="1E94BCA5" w14:textId="77777777" w:rsidR="004E1A74" w:rsidRPr="004E1A74" w:rsidRDefault="004E1A74" w:rsidP="004E1A74">
            <w:pPr>
              <w:spacing w:after="0" w:line="240" w:lineRule="auto"/>
              <w:rPr>
                <w:ins w:id="821" w:author="Michael Nguyen" w:date="2015-05-14T07:17:00Z"/>
                <w:rFonts w:eastAsia="Times New Roman" w:cs="Times New Roman"/>
                <w:color w:val="000000"/>
                <w:sz w:val="26"/>
                <w:szCs w:val="26"/>
              </w:rPr>
            </w:pPr>
            <w:ins w:id="822"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4B15CC26" w14:textId="77777777" w:rsidR="004E1A74" w:rsidRPr="004E1A74" w:rsidRDefault="004E1A74" w:rsidP="004E1A74">
            <w:pPr>
              <w:spacing w:after="0" w:line="240" w:lineRule="auto"/>
              <w:rPr>
                <w:ins w:id="823" w:author="Michael Nguyen" w:date="2015-05-14T07:17:00Z"/>
                <w:rFonts w:eastAsia="Times New Roman" w:cs="Times New Roman"/>
                <w:color w:val="000000"/>
                <w:sz w:val="26"/>
                <w:szCs w:val="26"/>
              </w:rPr>
            </w:pPr>
            <w:ins w:id="824"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1E45AF37" w14:textId="77777777" w:rsidR="004E1A74" w:rsidRPr="004E1A74" w:rsidRDefault="004E1A74" w:rsidP="004E1A74">
            <w:pPr>
              <w:spacing w:after="0" w:line="240" w:lineRule="auto"/>
              <w:ind w:firstLineChars="200" w:firstLine="520"/>
              <w:rPr>
                <w:ins w:id="825" w:author="Michael Nguyen" w:date="2015-05-14T07:17:00Z"/>
                <w:rFonts w:eastAsia="Times New Roman" w:cs="Times New Roman"/>
                <w:color w:val="000000"/>
                <w:sz w:val="26"/>
                <w:szCs w:val="26"/>
              </w:rPr>
            </w:pPr>
            <w:ins w:id="826"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6357E75D" w14:textId="77777777" w:rsidTr="004E1A74">
        <w:trPr>
          <w:trHeight w:val="990"/>
          <w:ins w:id="827"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562CC561" w14:textId="77777777" w:rsidR="004E1A74" w:rsidRPr="004E1A74" w:rsidRDefault="004E1A74" w:rsidP="004E1A74">
            <w:pPr>
              <w:spacing w:after="0" w:line="240" w:lineRule="auto"/>
              <w:rPr>
                <w:ins w:id="828" w:author="Michael Nguyen" w:date="2015-05-14T07:17:00Z"/>
                <w:rFonts w:eastAsia="Times New Roman" w:cs="Times New Roman"/>
                <w:color w:val="000000"/>
                <w:sz w:val="26"/>
                <w:szCs w:val="26"/>
              </w:rPr>
            </w:pPr>
            <w:ins w:id="829" w:author="Michael Nguyen" w:date="2015-05-14T07:17:00Z">
              <w:r w:rsidRPr="004E1A74">
                <w:rPr>
                  <w:rFonts w:eastAsia="Times New Roman" w:cs="Times New Roman"/>
                  <w:color w:val="000000"/>
                  <w:sz w:val="26"/>
                  <w:szCs w:val="26"/>
                </w:rPr>
                <w:t>Lợi nhuận lĩnh vực kinh doanh thị trường tài chính</w:t>
              </w:r>
            </w:ins>
          </w:p>
        </w:tc>
        <w:tc>
          <w:tcPr>
            <w:tcW w:w="1559" w:type="dxa"/>
            <w:tcBorders>
              <w:top w:val="nil"/>
              <w:left w:val="nil"/>
              <w:bottom w:val="single" w:sz="4" w:space="0" w:color="auto"/>
              <w:right w:val="single" w:sz="4" w:space="0" w:color="auto"/>
            </w:tcBorders>
            <w:shd w:val="clear" w:color="auto" w:fill="auto"/>
            <w:vAlign w:val="center"/>
            <w:hideMark/>
          </w:tcPr>
          <w:p w14:paraId="0E9D0E75" w14:textId="77777777" w:rsidR="004E1A74" w:rsidRPr="004E1A74" w:rsidRDefault="004E1A74" w:rsidP="004E1A74">
            <w:pPr>
              <w:spacing w:after="0" w:line="240" w:lineRule="auto"/>
              <w:rPr>
                <w:ins w:id="830" w:author="Michael Nguyen" w:date="2015-05-14T07:17:00Z"/>
                <w:rFonts w:eastAsia="Times New Roman" w:cs="Times New Roman"/>
                <w:color w:val="000000"/>
                <w:sz w:val="26"/>
                <w:szCs w:val="26"/>
              </w:rPr>
            </w:pPr>
            <w:ins w:id="831"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3A40476A" w14:textId="77777777" w:rsidR="004E1A74" w:rsidRPr="004E1A74" w:rsidRDefault="004E1A74" w:rsidP="004E1A74">
            <w:pPr>
              <w:spacing w:after="0" w:line="240" w:lineRule="auto"/>
              <w:rPr>
                <w:ins w:id="832" w:author="Michael Nguyen" w:date="2015-05-14T07:17:00Z"/>
                <w:rFonts w:eastAsia="Times New Roman" w:cs="Times New Roman"/>
                <w:color w:val="000000"/>
                <w:sz w:val="26"/>
                <w:szCs w:val="26"/>
              </w:rPr>
            </w:pPr>
            <w:ins w:id="833"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4F008E17" w14:textId="77777777" w:rsidR="004E1A74" w:rsidRPr="004E1A74" w:rsidRDefault="004E1A74" w:rsidP="004E1A74">
            <w:pPr>
              <w:spacing w:after="0" w:line="240" w:lineRule="auto"/>
              <w:ind w:firstLineChars="200" w:firstLine="520"/>
              <w:rPr>
                <w:ins w:id="834" w:author="Michael Nguyen" w:date="2015-05-14T07:17:00Z"/>
                <w:rFonts w:eastAsia="Times New Roman" w:cs="Times New Roman"/>
                <w:color w:val="000000"/>
                <w:sz w:val="26"/>
                <w:szCs w:val="26"/>
              </w:rPr>
            </w:pPr>
            <w:ins w:id="835"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53611DD6" w14:textId="77777777" w:rsidTr="004E1A74">
        <w:trPr>
          <w:trHeight w:val="990"/>
          <w:ins w:id="836"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3E53C0EA" w14:textId="77777777" w:rsidR="004E1A74" w:rsidRPr="004E1A74" w:rsidRDefault="004E1A74" w:rsidP="004E1A74">
            <w:pPr>
              <w:spacing w:after="0" w:line="240" w:lineRule="auto"/>
              <w:rPr>
                <w:ins w:id="837" w:author="Michael Nguyen" w:date="2015-05-14T07:17:00Z"/>
                <w:rFonts w:eastAsia="Times New Roman" w:cs="Times New Roman"/>
                <w:color w:val="000000"/>
                <w:sz w:val="26"/>
                <w:szCs w:val="26"/>
              </w:rPr>
            </w:pPr>
            <w:ins w:id="838" w:author="Michael Nguyen" w:date="2015-05-14T07:17:00Z">
              <w:r w:rsidRPr="004E1A74">
                <w:rPr>
                  <w:rFonts w:eastAsia="Times New Roman" w:cs="Times New Roman"/>
                  <w:color w:val="000000"/>
                  <w:sz w:val="26"/>
                  <w:szCs w:val="26"/>
                </w:rPr>
                <w:lastRenderedPageBreak/>
                <w:t>Lợi nhuận lĩnh vực bán lẻ</w:t>
              </w:r>
            </w:ins>
          </w:p>
        </w:tc>
        <w:tc>
          <w:tcPr>
            <w:tcW w:w="1559" w:type="dxa"/>
            <w:tcBorders>
              <w:top w:val="nil"/>
              <w:left w:val="nil"/>
              <w:bottom w:val="single" w:sz="4" w:space="0" w:color="auto"/>
              <w:right w:val="single" w:sz="4" w:space="0" w:color="auto"/>
            </w:tcBorders>
            <w:shd w:val="clear" w:color="auto" w:fill="auto"/>
            <w:vAlign w:val="center"/>
            <w:hideMark/>
          </w:tcPr>
          <w:p w14:paraId="2E1C9A97" w14:textId="77777777" w:rsidR="004E1A74" w:rsidRPr="004E1A74" w:rsidRDefault="004E1A74" w:rsidP="004E1A74">
            <w:pPr>
              <w:spacing w:after="0" w:line="240" w:lineRule="auto"/>
              <w:rPr>
                <w:ins w:id="839" w:author="Michael Nguyen" w:date="2015-05-14T07:17:00Z"/>
                <w:rFonts w:eastAsia="Times New Roman" w:cs="Times New Roman"/>
                <w:color w:val="000000"/>
                <w:sz w:val="26"/>
                <w:szCs w:val="26"/>
              </w:rPr>
            </w:pPr>
            <w:ins w:id="840"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1A635492" w14:textId="77777777" w:rsidR="004E1A74" w:rsidRPr="004E1A74" w:rsidRDefault="004E1A74" w:rsidP="004E1A74">
            <w:pPr>
              <w:spacing w:after="0" w:line="240" w:lineRule="auto"/>
              <w:rPr>
                <w:ins w:id="841" w:author="Michael Nguyen" w:date="2015-05-14T07:17:00Z"/>
                <w:rFonts w:eastAsia="Times New Roman" w:cs="Times New Roman"/>
                <w:color w:val="000000"/>
                <w:sz w:val="26"/>
                <w:szCs w:val="26"/>
              </w:rPr>
            </w:pPr>
            <w:ins w:id="842"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6FB023FA" w14:textId="77777777" w:rsidR="004E1A74" w:rsidRPr="004E1A74" w:rsidRDefault="004E1A74" w:rsidP="004E1A74">
            <w:pPr>
              <w:spacing w:after="0" w:line="240" w:lineRule="auto"/>
              <w:ind w:firstLineChars="200" w:firstLine="520"/>
              <w:rPr>
                <w:ins w:id="843" w:author="Michael Nguyen" w:date="2015-05-14T07:17:00Z"/>
                <w:rFonts w:eastAsia="Times New Roman" w:cs="Times New Roman"/>
                <w:color w:val="000000"/>
                <w:sz w:val="26"/>
                <w:szCs w:val="26"/>
              </w:rPr>
            </w:pPr>
            <w:ins w:id="844"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2A8F3C02" w14:textId="77777777" w:rsidTr="004E1A74">
        <w:trPr>
          <w:trHeight w:val="990"/>
          <w:ins w:id="845"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4FC289DC" w14:textId="77777777" w:rsidR="004E1A74" w:rsidRPr="004E1A74" w:rsidRDefault="004E1A74" w:rsidP="004E1A74">
            <w:pPr>
              <w:spacing w:after="0" w:line="240" w:lineRule="auto"/>
              <w:rPr>
                <w:ins w:id="846" w:author="Michael Nguyen" w:date="2015-05-14T07:17:00Z"/>
                <w:rFonts w:eastAsia="Times New Roman" w:cs="Times New Roman"/>
                <w:color w:val="000000"/>
                <w:sz w:val="26"/>
                <w:szCs w:val="26"/>
              </w:rPr>
            </w:pPr>
            <w:ins w:id="847" w:author="Michael Nguyen" w:date="2015-05-14T07:17:00Z">
              <w:r w:rsidRPr="004E1A74">
                <w:rPr>
                  <w:rFonts w:eastAsia="Times New Roman" w:cs="Times New Roman"/>
                  <w:color w:val="000000"/>
                  <w:sz w:val="26"/>
                  <w:szCs w:val="26"/>
                </w:rPr>
                <w:t>Lợi nhuận lĩnh vực ngân hàng thương mại</w:t>
              </w:r>
            </w:ins>
          </w:p>
        </w:tc>
        <w:tc>
          <w:tcPr>
            <w:tcW w:w="1559" w:type="dxa"/>
            <w:tcBorders>
              <w:top w:val="nil"/>
              <w:left w:val="nil"/>
              <w:bottom w:val="single" w:sz="4" w:space="0" w:color="auto"/>
              <w:right w:val="single" w:sz="4" w:space="0" w:color="auto"/>
            </w:tcBorders>
            <w:shd w:val="clear" w:color="auto" w:fill="auto"/>
            <w:vAlign w:val="center"/>
            <w:hideMark/>
          </w:tcPr>
          <w:p w14:paraId="752FA512" w14:textId="77777777" w:rsidR="004E1A74" w:rsidRPr="004E1A74" w:rsidRDefault="004E1A74" w:rsidP="004E1A74">
            <w:pPr>
              <w:spacing w:after="0" w:line="240" w:lineRule="auto"/>
              <w:rPr>
                <w:ins w:id="848" w:author="Michael Nguyen" w:date="2015-05-14T07:17:00Z"/>
                <w:rFonts w:eastAsia="Times New Roman" w:cs="Times New Roman"/>
                <w:color w:val="000000"/>
                <w:sz w:val="26"/>
                <w:szCs w:val="26"/>
              </w:rPr>
            </w:pPr>
            <w:ins w:id="849"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3FDC8FD0" w14:textId="77777777" w:rsidR="004E1A74" w:rsidRPr="004E1A74" w:rsidRDefault="004E1A74" w:rsidP="004E1A74">
            <w:pPr>
              <w:spacing w:after="0" w:line="240" w:lineRule="auto"/>
              <w:rPr>
                <w:ins w:id="850" w:author="Michael Nguyen" w:date="2015-05-14T07:17:00Z"/>
                <w:rFonts w:eastAsia="Times New Roman" w:cs="Times New Roman"/>
                <w:color w:val="000000"/>
                <w:sz w:val="26"/>
                <w:szCs w:val="26"/>
              </w:rPr>
            </w:pPr>
            <w:ins w:id="851"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0B85E42D" w14:textId="77777777" w:rsidR="004E1A74" w:rsidRPr="004E1A74" w:rsidRDefault="004E1A74" w:rsidP="004E1A74">
            <w:pPr>
              <w:spacing w:after="0" w:line="240" w:lineRule="auto"/>
              <w:ind w:firstLineChars="200" w:firstLine="520"/>
              <w:rPr>
                <w:ins w:id="852" w:author="Michael Nguyen" w:date="2015-05-14T07:17:00Z"/>
                <w:rFonts w:eastAsia="Times New Roman" w:cs="Times New Roman"/>
                <w:color w:val="000000"/>
                <w:sz w:val="26"/>
                <w:szCs w:val="26"/>
              </w:rPr>
            </w:pPr>
            <w:ins w:id="853"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775C5099" w14:textId="77777777" w:rsidTr="004E1A74">
        <w:trPr>
          <w:trHeight w:val="990"/>
          <w:ins w:id="854"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53FDF244" w14:textId="77777777" w:rsidR="004E1A74" w:rsidRPr="004E1A74" w:rsidRDefault="004E1A74" w:rsidP="004E1A74">
            <w:pPr>
              <w:spacing w:after="0" w:line="240" w:lineRule="auto"/>
              <w:rPr>
                <w:ins w:id="855" w:author="Michael Nguyen" w:date="2015-05-14T07:17:00Z"/>
                <w:rFonts w:eastAsia="Times New Roman" w:cs="Times New Roman"/>
                <w:color w:val="000000"/>
                <w:sz w:val="26"/>
                <w:szCs w:val="26"/>
              </w:rPr>
            </w:pPr>
            <w:ins w:id="856" w:author="Michael Nguyen" w:date="2015-05-14T07:17:00Z">
              <w:r w:rsidRPr="004E1A74">
                <w:rPr>
                  <w:rFonts w:eastAsia="Times New Roman" w:cs="Times New Roman"/>
                  <w:color w:val="000000"/>
                  <w:sz w:val="26"/>
                  <w:szCs w:val="26"/>
                </w:rPr>
                <w:t>Lợi nhuận lĩnh vực thanh toán</w:t>
              </w:r>
            </w:ins>
          </w:p>
        </w:tc>
        <w:tc>
          <w:tcPr>
            <w:tcW w:w="1559" w:type="dxa"/>
            <w:tcBorders>
              <w:top w:val="nil"/>
              <w:left w:val="nil"/>
              <w:bottom w:val="single" w:sz="4" w:space="0" w:color="auto"/>
              <w:right w:val="single" w:sz="4" w:space="0" w:color="auto"/>
            </w:tcBorders>
            <w:shd w:val="clear" w:color="auto" w:fill="auto"/>
            <w:vAlign w:val="center"/>
            <w:hideMark/>
          </w:tcPr>
          <w:p w14:paraId="5043F6DD" w14:textId="77777777" w:rsidR="004E1A74" w:rsidRPr="004E1A74" w:rsidRDefault="004E1A74" w:rsidP="004E1A74">
            <w:pPr>
              <w:spacing w:after="0" w:line="240" w:lineRule="auto"/>
              <w:rPr>
                <w:ins w:id="857" w:author="Michael Nguyen" w:date="2015-05-14T07:17:00Z"/>
                <w:rFonts w:eastAsia="Times New Roman" w:cs="Times New Roman"/>
                <w:color w:val="000000"/>
                <w:sz w:val="26"/>
                <w:szCs w:val="26"/>
              </w:rPr>
            </w:pPr>
            <w:ins w:id="858"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5A626628" w14:textId="77777777" w:rsidR="004E1A74" w:rsidRPr="004E1A74" w:rsidRDefault="004E1A74" w:rsidP="004E1A74">
            <w:pPr>
              <w:spacing w:after="0" w:line="240" w:lineRule="auto"/>
              <w:rPr>
                <w:ins w:id="859" w:author="Michael Nguyen" w:date="2015-05-14T07:17:00Z"/>
                <w:rFonts w:eastAsia="Times New Roman" w:cs="Times New Roman"/>
                <w:color w:val="000000"/>
                <w:sz w:val="26"/>
                <w:szCs w:val="26"/>
              </w:rPr>
            </w:pPr>
            <w:ins w:id="860"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0BF5FFA0" w14:textId="77777777" w:rsidR="004E1A74" w:rsidRPr="004E1A74" w:rsidRDefault="004E1A74" w:rsidP="004E1A74">
            <w:pPr>
              <w:spacing w:after="0" w:line="240" w:lineRule="auto"/>
              <w:ind w:firstLineChars="200" w:firstLine="520"/>
              <w:rPr>
                <w:ins w:id="861" w:author="Michael Nguyen" w:date="2015-05-14T07:17:00Z"/>
                <w:rFonts w:eastAsia="Times New Roman" w:cs="Times New Roman"/>
                <w:color w:val="000000"/>
                <w:sz w:val="26"/>
                <w:szCs w:val="26"/>
              </w:rPr>
            </w:pPr>
            <w:ins w:id="862"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12484C0F" w14:textId="77777777" w:rsidTr="004E1A74">
        <w:trPr>
          <w:trHeight w:val="990"/>
          <w:ins w:id="863"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B8CF59E" w14:textId="77777777" w:rsidR="004E1A74" w:rsidRPr="004E1A74" w:rsidRDefault="004E1A74" w:rsidP="004E1A74">
            <w:pPr>
              <w:spacing w:after="0" w:line="240" w:lineRule="auto"/>
              <w:rPr>
                <w:ins w:id="864" w:author="Michael Nguyen" w:date="2015-05-14T07:17:00Z"/>
                <w:rFonts w:eastAsia="Times New Roman" w:cs="Times New Roman"/>
                <w:color w:val="000000"/>
                <w:sz w:val="26"/>
                <w:szCs w:val="26"/>
              </w:rPr>
            </w:pPr>
            <w:ins w:id="865" w:author="Michael Nguyen" w:date="2015-05-14T07:17:00Z">
              <w:r w:rsidRPr="004E1A74">
                <w:rPr>
                  <w:rFonts w:eastAsia="Times New Roman" w:cs="Times New Roman"/>
                  <w:color w:val="000000"/>
                  <w:sz w:val="26"/>
                  <w:szCs w:val="26"/>
                </w:rPr>
                <w:t>Lợi nhuận lĩnh vực kinh doanh dịch vụ đại lý</w:t>
              </w:r>
            </w:ins>
          </w:p>
        </w:tc>
        <w:tc>
          <w:tcPr>
            <w:tcW w:w="1559" w:type="dxa"/>
            <w:tcBorders>
              <w:top w:val="nil"/>
              <w:left w:val="nil"/>
              <w:bottom w:val="single" w:sz="4" w:space="0" w:color="auto"/>
              <w:right w:val="single" w:sz="4" w:space="0" w:color="auto"/>
            </w:tcBorders>
            <w:shd w:val="clear" w:color="auto" w:fill="auto"/>
            <w:vAlign w:val="center"/>
            <w:hideMark/>
          </w:tcPr>
          <w:p w14:paraId="59B787F0" w14:textId="77777777" w:rsidR="004E1A74" w:rsidRPr="004E1A74" w:rsidRDefault="004E1A74" w:rsidP="004E1A74">
            <w:pPr>
              <w:spacing w:after="0" w:line="240" w:lineRule="auto"/>
              <w:rPr>
                <w:ins w:id="866" w:author="Michael Nguyen" w:date="2015-05-14T07:17:00Z"/>
                <w:rFonts w:eastAsia="Times New Roman" w:cs="Times New Roman"/>
                <w:color w:val="000000"/>
                <w:sz w:val="26"/>
                <w:szCs w:val="26"/>
              </w:rPr>
            </w:pPr>
            <w:ins w:id="867"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70E6DE59" w14:textId="77777777" w:rsidR="004E1A74" w:rsidRPr="004E1A74" w:rsidRDefault="004E1A74" w:rsidP="004E1A74">
            <w:pPr>
              <w:spacing w:after="0" w:line="240" w:lineRule="auto"/>
              <w:rPr>
                <w:ins w:id="868" w:author="Michael Nguyen" w:date="2015-05-14T07:17:00Z"/>
                <w:rFonts w:eastAsia="Times New Roman" w:cs="Times New Roman"/>
                <w:color w:val="000000"/>
                <w:sz w:val="26"/>
                <w:szCs w:val="26"/>
              </w:rPr>
            </w:pPr>
            <w:ins w:id="869"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63ECE634" w14:textId="77777777" w:rsidR="004E1A74" w:rsidRPr="004E1A74" w:rsidRDefault="004E1A74" w:rsidP="004E1A74">
            <w:pPr>
              <w:spacing w:after="0" w:line="240" w:lineRule="auto"/>
              <w:ind w:firstLineChars="200" w:firstLine="520"/>
              <w:rPr>
                <w:ins w:id="870" w:author="Michael Nguyen" w:date="2015-05-14T07:17:00Z"/>
                <w:rFonts w:eastAsia="Times New Roman" w:cs="Times New Roman"/>
                <w:color w:val="000000"/>
                <w:sz w:val="26"/>
                <w:szCs w:val="26"/>
              </w:rPr>
            </w:pPr>
            <w:ins w:id="871"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4AD90065" w14:textId="77777777" w:rsidTr="004E1A74">
        <w:trPr>
          <w:trHeight w:val="990"/>
          <w:ins w:id="872"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7A9A95E4" w14:textId="77777777" w:rsidR="004E1A74" w:rsidRPr="004E1A74" w:rsidRDefault="004E1A74" w:rsidP="004E1A74">
            <w:pPr>
              <w:spacing w:after="0" w:line="240" w:lineRule="auto"/>
              <w:rPr>
                <w:ins w:id="873" w:author="Michael Nguyen" w:date="2015-05-14T07:17:00Z"/>
                <w:rFonts w:eastAsia="Times New Roman" w:cs="Times New Roman"/>
                <w:color w:val="000000"/>
                <w:sz w:val="26"/>
                <w:szCs w:val="26"/>
              </w:rPr>
            </w:pPr>
            <w:ins w:id="874" w:author="Michael Nguyen" w:date="2015-05-14T07:17:00Z">
              <w:r w:rsidRPr="004E1A74">
                <w:rPr>
                  <w:rFonts w:eastAsia="Times New Roman" w:cs="Times New Roman"/>
                  <w:color w:val="000000"/>
                  <w:sz w:val="26"/>
                  <w:szCs w:val="26"/>
                </w:rPr>
                <w:t>Lợi nhuận lĩnh vực quản lý tài sản</w:t>
              </w:r>
            </w:ins>
          </w:p>
        </w:tc>
        <w:tc>
          <w:tcPr>
            <w:tcW w:w="1559" w:type="dxa"/>
            <w:tcBorders>
              <w:top w:val="nil"/>
              <w:left w:val="nil"/>
              <w:bottom w:val="single" w:sz="4" w:space="0" w:color="auto"/>
              <w:right w:val="single" w:sz="4" w:space="0" w:color="auto"/>
            </w:tcBorders>
            <w:shd w:val="clear" w:color="auto" w:fill="auto"/>
            <w:vAlign w:val="center"/>
            <w:hideMark/>
          </w:tcPr>
          <w:p w14:paraId="17753FBF" w14:textId="77777777" w:rsidR="004E1A74" w:rsidRPr="004E1A74" w:rsidRDefault="004E1A74" w:rsidP="004E1A74">
            <w:pPr>
              <w:spacing w:after="0" w:line="240" w:lineRule="auto"/>
              <w:rPr>
                <w:ins w:id="875" w:author="Michael Nguyen" w:date="2015-05-14T07:17:00Z"/>
                <w:rFonts w:eastAsia="Times New Roman" w:cs="Times New Roman"/>
                <w:color w:val="000000"/>
                <w:sz w:val="26"/>
                <w:szCs w:val="26"/>
              </w:rPr>
            </w:pPr>
            <w:ins w:id="876"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081B35DE" w14:textId="77777777" w:rsidR="004E1A74" w:rsidRPr="004E1A74" w:rsidRDefault="004E1A74" w:rsidP="004E1A74">
            <w:pPr>
              <w:spacing w:after="0" w:line="240" w:lineRule="auto"/>
              <w:rPr>
                <w:ins w:id="877" w:author="Michael Nguyen" w:date="2015-05-14T07:17:00Z"/>
                <w:rFonts w:eastAsia="Times New Roman" w:cs="Times New Roman"/>
                <w:color w:val="000000"/>
                <w:sz w:val="26"/>
                <w:szCs w:val="26"/>
              </w:rPr>
            </w:pPr>
            <w:ins w:id="878"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16EE30F6" w14:textId="77777777" w:rsidR="004E1A74" w:rsidRPr="004E1A74" w:rsidRDefault="004E1A74" w:rsidP="004E1A74">
            <w:pPr>
              <w:spacing w:after="0" w:line="240" w:lineRule="auto"/>
              <w:ind w:firstLineChars="200" w:firstLine="520"/>
              <w:rPr>
                <w:ins w:id="879" w:author="Michael Nguyen" w:date="2015-05-14T07:17:00Z"/>
                <w:rFonts w:eastAsia="Times New Roman" w:cs="Times New Roman"/>
                <w:color w:val="000000"/>
                <w:sz w:val="26"/>
                <w:szCs w:val="26"/>
              </w:rPr>
            </w:pPr>
            <w:ins w:id="880"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40BD43D5" w14:textId="77777777" w:rsidTr="004E1A74">
        <w:trPr>
          <w:trHeight w:val="990"/>
          <w:ins w:id="881"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01F0F0EC" w14:textId="77777777" w:rsidR="004E1A74" w:rsidRPr="004E1A74" w:rsidRDefault="004E1A74" w:rsidP="004E1A74">
            <w:pPr>
              <w:spacing w:after="0" w:line="240" w:lineRule="auto"/>
              <w:rPr>
                <w:ins w:id="882" w:author="Michael Nguyen" w:date="2015-05-14T07:17:00Z"/>
                <w:rFonts w:eastAsia="Times New Roman" w:cs="Times New Roman"/>
                <w:color w:val="000000"/>
                <w:sz w:val="26"/>
                <w:szCs w:val="26"/>
              </w:rPr>
            </w:pPr>
            <w:ins w:id="883" w:author="Michael Nguyen" w:date="2015-05-14T07:17:00Z">
              <w:r w:rsidRPr="004E1A74">
                <w:rPr>
                  <w:rFonts w:eastAsia="Times New Roman" w:cs="Times New Roman"/>
                  <w:color w:val="000000"/>
                  <w:sz w:val="26"/>
                  <w:szCs w:val="26"/>
                </w:rPr>
                <w:t>Lợi nhuận lĩnh vực kinh doanh môi giới bán lẻ</w:t>
              </w:r>
            </w:ins>
          </w:p>
        </w:tc>
        <w:tc>
          <w:tcPr>
            <w:tcW w:w="1559" w:type="dxa"/>
            <w:tcBorders>
              <w:top w:val="nil"/>
              <w:left w:val="nil"/>
              <w:bottom w:val="single" w:sz="4" w:space="0" w:color="auto"/>
              <w:right w:val="single" w:sz="4" w:space="0" w:color="auto"/>
            </w:tcBorders>
            <w:shd w:val="clear" w:color="auto" w:fill="auto"/>
            <w:vAlign w:val="center"/>
            <w:hideMark/>
          </w:tcPr>
          <w:p w14:paraId="13573320" w14:textId="77777777" w:rsidR="004E1A74" w:rsidRPr="004E1A74" w:rsidRDefault="004E1A74" w:rsidP="004E1A74">
            <w:pPr>
              <w:spacing w:after="0" w:line="240" w:lineRule="auto"/>
              <w:rPr>
                <w:ins w:id="884" w:author="Michael Nguyen" w:date="2015-05-14T07:17:00Z"/>
                <w:rFonts w:eastAsia="Times New Roman" w:cs="Times New Roman"/>
                <w:color w:val="000000"/>
                <w:sz w:val="26"/>
                <w:szCs w:val="26"/>
              </w:rPr>
            </w:pPr>
            <w:ins w:id="885"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13511E9C" w14:textId="77777777" w:rsidR="004E1A74" w:rsidRPr="004E1A74" w:rsidRDefault="004E1A74" w:rsidP="004E1A74">
            <w:pPr>
              <w:spacing w:after="0" w:line="240" w:lineRule="auto"/>
              <w:rPr>
                <w:ins w:id="886" w:author="Michael Nguyen" w:date="2015-05-14T07:17:00Z"/>
                <w:rFonts w:eastAsia="Times New Roman" w:cs="Times New Roman"/>
                <w:color w:val="000000"/>
                <w:sz w:val="26"/>
                <w:szCs w:val="26"/>
              </w:rPr>
            </w:pPr>
            <w:ins w:id="887"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2A0FF1D5" w14:textId="77777777" w:rsidR="004E1A74" w:rsidRPr="004E1A74" w:rsidRDefault="004E1A74" w:rsidP="004E1A74">
            <w:pPr>
              <w:spacing w:after="0" w:line="240" w:lineRule="auto"/>
              <w:ind w:firstLineChars="200" w:firstLine="520"/>
              <w:rPr>
                <w:ins w:id="888" w:author="Michael Nguyen" w:date="2015-05-14T07:17:00Z"/>
                <w:rFonts w:eastAsia="Times New Roman" w:cs="Times New Roman"/>
                <w:color w:val="000000"/>
                <w:sz w:val="26"/>
                <w:szCs w:val="26"/>
              </w:rPr>
            </w:pPr>
            <w:ins w:id="889"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tiền tệ</w:t>
              </w:r>
            </w:ins>
          </w:p>
        </w:tc>
      </w:tr>
      <w:tr w:rsidR="004E1A74" w:rsidRPr="004E1A74" w14:paraId="226004E4" w14:textId="77777777" w:rsidTr="004E1A74">
        <w:trPr>
          <w:trHeight w:val="1320"/>
          <w:ins w:id="890"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37E018D9" w14:textId="77777777" w:rsidR="004E1A74" w:rsidRPr="004E1A74" w:rsidRDefault="004E1A74" w:rsidP="004E1A74">
            <w:pPr>
              <w:spacing w:after="0" w:line="240" w:lineRule="auto"/>
              <w:rPr>
                <w:ins w:id="891" w:author="Michael Nguyen" w:date="2015-05-14T07:17:00Z"/>
                <w:rFonts w:eastAsia="Times New Roman" w:cs="Times New Roman"/>
                <w:color w:val="000000"/>
                <w:sz w:val="26"/>
                <w:szCs w:val="26"/>
              </w:rPr>
            </w:pPr>
            <w:ins w:id="892" w:author="Michael Nguyen" w:date="2015-05-14T07:17:00Z">
              <w:r w:rsidRPr="004E1A74">
                <w:rPr>
                  <w:rFonts w:eastAsia="Times New Roman" w:cs="Times New Roman"/>
                  <w:color w:val="000000"/>
                  <w:sz w:val="26"/>
                  <w:szCs w:val="26"/>
                </w:rPr>
                <w:t>8 hệ số Beta</w:t>
              </w:r>
            </w:ins>
          </w:p>
        </w:tc>
        <w:tc>
          <w:tcPr>
            <w:tcW w:w="1559" w:type="dxa"/>
            <w:tcBorders>
              <w:top w:val="nil"/>
              <w:left w:val="nil"/>
              <w:bottom w:val="single" w:sz="4" w:space="0" w:color="auto"/>
              <w:right w:val="single" w:sz="4" w:space="0" w:color="auto"/>
            </w:tcBorders>
            <w:shd w:val="clear" w:color="auto" w:fill="auto"/>
            <w:vAlign w:val="center"/>
            <w:hideMark/>
          </w:tcPr>
          <w:p w14:paraId="2B2607D6" w14:textId="77777777" w:rsidR="004E1A74" w:rsidRPr="004E1A74" w:rsidRDefault="004E1A74" w:rsidP="004E1A74">
            <w:pPr>
              <w:spacing w:after="0" w:line="240" w:lineRule="auto"/>
              <w:rPr>
                <w:ins w:id="893" w:author="Michael Nguyen" w:date="2015-05-14T07:17:00Z"/>
                <w:rFonts w:eastAsia="Times New Roman" w:cs="Times New Roman"/>
                <w:color w:val="000000"/>
                <w:sz w:val="26"/>
                <w:szCs w:val="26"/>
              </w:rPr>
            </w:pPr>
            <w:ins w:id="894"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6D076FC3" w14:textId="77777777" w:rsidR="004E1A74" w:rsidRPr="004E1A74" w:rsidRDefault="004E1A74" w:rsidP="004E1A74">
            <w:pPr>
              <w:spacing w:after="0" w:line="240" w:lineRule="auto"/>
              <w:rPr>
                <w:ins w:id="895" w:author="Michael Nguyen" w:date="2015-05-14T07:17:00Z"/>
                <w:rFonts w:eastAsia="Times New Roman" w:cs="Times New Roman"/>
                <w:color w:val="000000"/>
                <w:sz w:val="26"/>
                <w:szCs w:val="26"/>
              </w:rPr>
            </w:pPr>
            <w:ins w:id="896"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51576F92" w14:textId="77777777" w:rsidR="004E1A74" w:rsidRPr="004E1A74" w:rsidRDefault="004E1A74" w:rsidP="004E1A74">
            <w:pPr>
              <w:spacing w:after="0" w:line="240" w:lineRule="auto"/>
              <w:ind w:firstLineChars="200" w:firstLine="520"/>
              <w:rPr>
                <w:ins w:id="897" w:author="Michael Nguyen" w:date="2015-05-14T07:17:00Z"/>
                <w:rFonts w:eastAsia="Times New Roman" w:cs="Times New Roman"/>
                <w:color w:val="000000"/>
                <w:sz w:val="26"/>
                <w:szCs w:val="26"/>
              </w:rPr>
            </w:pPr>
            <w:ins w:id="898"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số thực dương</w:t>
              </w:r>
            </w:ins>
          </w:p>
        </w:tc>
      </w:tr>
      <w:tr w:rsidR="004E1A74" w:rsidRPr="004E1A74" w14:paraId="5A78AD9B" w14:textId="77777777" w:rsidTr="004E1A74">
        <w:trPr>
          <w:trHeight w:val="5610"/>
          <w:ins w:id="899"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58A851EE" w14:textId="77777777" w:rsidR="004E1A74" w:rsidRPr="004E1A74" w:rsidRDefault="004E1A74" w:rsidP="004E1A74">
            <w:pPr>
              <w:spacing w:after="0" w:line="240" w:lineRule="auto"/>
              <w:rPr>
                <w:ins w:id="900" w:author="Michael Nguyen" w:date="2015-05-14T07:17:00Z"/>
                <w:rFonts w:eastAsia="Times New Roman" w:cs="Times New Roman"/>
                <w:color w:val="000000"/>
                <w:sz w:val="26"/>
                <w:szCs w:val="26"/>
              </w:rPr>
            </w:pPr>
            <w:ins w:id="901" w:author="Michael Nguyen" w:date="2015-05-14T07:17:00Z">
              <w:r w:rsidRPr="004E1A74">
                <w:rPr>
                  <w:rFonts w:eastAsia="Times New Roman" w:cs="Times New Roman"/>
                  <w:color w:val="000000"/>
                  <w:sz w:val="26"/>
                  <w:szCs w:val="26"/>
                </w:rPr>
                <w:t>Kết quả tính toán vốn theo SA</w:t>
              </w:r>
            </w:ins>
          </w:p>
        </w:tc>
        <w:tc>
          <w:tcPr>
            <w:tcW w:w="1559" w:type="dxa"/>
            <w:tcBorders>
              <w:top w:val="nil"/>
              <w:left w:val="nil"/>
              <w:bottom w:val="single" w:sz="4" w:space="0" w:color="auto"/>
              <w:right w:val="single" w:sz="4" w:space="0" w:color="auto"/>
            </w:tcBorders>
            <w:shd w:val="clear" w:color="auto" w:fill="auto"/>
            <w:vAlign w:val="center"/>
            <w:hideMark/>
          </w:tcPr>
          <w:p w14:paraId="4C5BECA7" w14:textId="77777777" w:rsidR="004E1A74" w:rsidRPr="004E1A74" w:rsidRDefault="004E1A74" w:rsidP="004E1A74">
            <w:pPr>
              <w:spacing w:after="0" w:line="240" w:lineRule="auto"/>
              <w:rPr>
                <w:ins w:id="902" w:author="Michael Nguyen" w:date="2015-05-14T07:17:00Z"/>
                <w:rFonts w:eastAsia="Times New Roman" w:cs="Times New Roman"/>
                <w:color w:val="000000"/>
                <w:sz w:val="26"/>
                <w:szCs w:val="26"/>
              </w:rPr>
            </w:pPr>
            <w:ins w:id="903"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7D92B0A9" w14:textId="77777777" w:rsidR="004E1A74" w:rsidRPr="004E1A74" w:rsidRDefault="004E1A74" w:rsidP="004E1A74">
            <w:pPr>
              <w:spacing w:after="0" w:line="240" w:lineRule="auto"/>
              <w:rPr>
                <w:ins w:id="904" w:author="Michael Nguyen" w:date="2015-05-14T07:17:00Z"/>
                <w:rFonts w:eastAsia="Times New Roman" w:cs="Times New Roman"/>
                <w:color w:val="000000"/>
                <w:sz w:val="26"/>
                <w:szCs w:val="26"/>
              </w:rPr>
            </w:pPr>
            <w:ins w:id="905"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7F90361B" w14:textId="77777777" w:rsidR="004E1A74" w:rsidRPr="004E1A74" w:rsidRDefault="004E1A74" w:rsidP="004E1A74">
            <w:pPr>
              <w:spacing w:after="0" w:line="240" w:lineRule="auto"/>
              <w:rPr>
                <w:ins w:id="906" w:author="Michael Nguyen" w:date="2015-05-14T07:17:00Z"/>
                <w:rFonts w:eastAsia="Times New Roman" w:cs="Times New Roman"/>
                <w:color w:val="000000"/>
                <w:sz w:val="26"/>
                <w:szCs w:val="26"/>
              </w:rPr>
            </w:pPr>
            <w:ins w:id="907" w:author="Michael Nguyen" w:date="2015-05-14T07:17:00Z">
              <w:r w:rsidRPr="004E1A74">
                <w:rPr>
                  <w:rFonts w:eastAsia="Times New Roman" w:cs="Times New Roman"/>
                  <w:color w:val="000000"/>
                  <w:sz w:val="26"/>
                  <w:szCs w:val="26"/>
                </w:rPr>
                <w:t xml:space="preserve">- Hệ thống tự tính sau khi người dùng đã nhập hết thông tin và chọn Button: “ Tính toán” </w:t>
              </w:r>
              <w:r w:rsidRPr="004E1A74">
                <w:rPr>
                  <w:rFonts w:eastAsia="Times New Roman" w:cs="Times New Roman"/>
                  <w:color w:val="000000"/>
                  <w:sz w:val="26"/>
                  <w:szCs w:val="26"/>
                </w:rPr>
                <w:br/>
                <w:t>-         Chỉ nhận giá trị tiền tệ</w:t>
              </w:r>
              <w:r w:rsidRPr="004E1A74">
                <w:rPr>
                  <w:rFonts w:eastAsia="Times New Roman" w:cs="Times New Roman"/>
                  <w:color w:val="000000"/>
                  <w:sz w:val="26"/>
                  <w:szCs w:val="26"/>
                </w:rPr>
                <w:br/>
                <w:t>-         Kết quả tính toán vốn theo SA = (Lợi nhuận LVKD tài chính doanh nghiệp *B1 + Lợi nhuận LVKD thị trường tài chính *B2 + Lợi nhuận LV bán lẻ * B3 + Lợi nhuận LVNH thương mại * B4 + Lợi nhuận LV thanh toán * B5 + Lợi nhuận LVKD DV đại lý * B6 + Lợi nhuận LV QLTS * B7 + Lợi nhuận KD môi giới bán lẻ * B8 )/ 8</w:t>
              </w:r>
            </w:ins>
          </w:p>
        </w:tc>
      </w:tr>
      <w:tr w:rsidR="0036496A" w:rsidRPr="004E1A74" w14:paraId="26C2F0A9" w14:textId="77777777" w:rsidTr="003B52F3">
        <w:trPr>
          <w:trHeight w:val="345"/>
          <w:ins w:id="908" w:author="Michael Nguyen" w:date="2015-05-14T07:17:00Z"/>
        </w:trPr>
        <w:tc>
          <w:tcPr>
            <w:tcW w:w="10207" w:type="dxa"/>
            <w:gridSpan w:val="4"/>
            <w:tcBorders>
              <w:top w:val="nil"/>
              <w:left w:val="single" w:sz="4" w:space="0" w:color="auto"/>
              <w:bottom w:val="single" w:sz="4" w:space="0" w:color="auto"/>
              <w:right w:val="single" w:sz="4" w:space="0" w:color="auto"/>
            </w:tcBorders>
            <w:shd w:val="clear" w:color="auto" w:fill="auto"/>
            <w:vAlign w:val="center"/>
            <w:hideMark/>
          </w:tcPr>
          <w:p w14:paraId="02A48545" w14:textId="69449300" w:rsidR="0036496A" w:rsidRPr="004E1A74" w:rsidRDefault="0036496A" w:rsidP="004E1A74">
            <w:pPr>
              <w:spacing w:after="0" w:line="240" w:lineRule="auto"/>
              <w:rPr>
                <w:ins w:id="909" w:author="Michael Nguyen" w:date="2015-05-14T07:17:00Z"/>
                <w:rFonts w:eastAsia="Times New Roman" w:cs="Times New Roman"/>
                <w:b/>
                <w:bCs/>
                <w:i/>
                <w:iCs/>
                <w:color w:val="000000"/>
                <w:sz w:val="26"/>
                <w:szCs w:val="26"/>
              </w:rPr>
            </w:pPr>
            <w:ins w:id="910" w:author="Michael Nguyen" w:date="2015-05-14T07:17:00Z">
              <w:r w:rsidRPr="004E1A74">
                <w:rPr>
                  <w:rFonts w:eastAsia="Times New Roman" w:cs="Times New Roman"/>
                  <w:b/>
                  <w:bCs/>
                  <w:i/>
                  <w:iCs/>
                  <w:color w:val="000000"/>
                  <w:sz w:val="26"/>
                  <w:szCs w:val="26"/>
                </w:rPr>
                <w:lastRenderedPageBreak/>
                <w:t>Tính toán vốn theo ASA</w:t>
              </w:r>
            </w:ins>
          </w:p>
          <w:p w14:paraId="54930210" w14:textId="2FB30A72" w:rsidR="0036496A" w:rsidRPr="004E1A74" w:rsidRDefault="0036496A" w:rsidP="004E1A74">
            <w:pPr>
              <w:spacing w:after="0" w:line="240" w:lineRule="auto"/>
              <w:rPr>
                <w:ins w:id="911" w:author="Michael Nguyen" w:date="2015-05-14T07:17:00Z"/>
                <w:rFonts w:eastAsia="Times New Roman" w:cs="Times New Roman"/>
                <w:b/>
                <w:bCs/>
                <w:i/>
                <w:iCs/>
                <w:color w:val="000000"/>
                <w:sz w:val="26"/>
                <w:szCs w:val="26"/>
              </w:rPr>
            </w:pPr>
            <w:ins w:id="912" w:author="Michael Nguyen" w:date="2015-05-14T07:17:00Z">
              <w:r w:rsidRPr="004E1A74">
                <w:rPr>
                  <w:rFonts w:eastAsia="Times New Roman" w:cs="Times New Roman"/>
                  <w:b/>
                  <w:bCs/>
                  <w:i/>
                  <w:iCs/>
                  <w:color w:val="000000"/>
                  <w:sz w:val="26"/>
                  <w:szCs w:val="26"/>
                </w:rPr>
                <w:t> </w:t>
              </w:r>
            </w:ins>
          </w:p>
        </w:tc>
      </w:tr>
      <w:tr w:rsidR="004E1A74" w:rsidRPr="004E1A74" w14:paraId="15C65BEA" w14:textId="77777777" w:rsidTr="004E1A74">
        <w:trPr>
          <w:trHeight w:val="1320"/>
          <w:ins w:id="913"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1F975CDC" w14:textId="77777777" w:rsidR="004E1A74" w:rsidRPr="004E1A74" w:rsidRDefault="004E1A74" w:rsidP="004E1A74">
            <w:pPr>
              <w:spacing w:after="0" w:line="240" w:lineRule="auto"/>
              <w:rPr>
                <w:ins w:id="914" w:author="Michael Nguyen" w:date="2015-05-14T07:17:00Z"/>
                <w:rFonts w:eastAsia="Times New Roman" w:cs="Times New Roman"/>
                <w:color w:val="000000"/>
                <w:sz w:val="26"/>
                <w:szCs w:val="26"/>
              </w:rPr>
            </w:pPr>
            <w:ins w:id="915" w:author="Michael Nguyen" w:date="2015-05-14T07:17:00Z">
              <w:r w:rsidRPr="004E1A74">
                <w:rPr>
                  <w:rFonts w:eastAsia="Times New Roman" w:cs="Times New Roman"/>
                  <w:color w:val="000000"/>
                  <w:sz w:val="26"/>
                  <w:szCs w:val="26"/>
                </w:rPr>
                <w:t>Mã ASA</w:t>
              </w:r>
            </w:ins>
          </w:p>
        </w:tc>
        <w:tc>
          <w:tcPr>
            <w:tcW w:w="1559" w:type="dxa"/>
            <w:tcBorders>
              <w:top w:val="nil"/>
              <w:left w:val="nil"/>
              <w:bottom w:val="single" w:sz="4" w:space="0" w:color="auto"/>
              <w:right w:val="single" w:sz="4" w:space="0" w:color="auto"/>
            </w:tcBorders>
            <w:shd w:val="clear" w:color="auto" w:fill="auto"/>
            <w:vAlign w:val="center"/>
            <w:hideMark/>
          </w:tcPr>
          <w:p w14:paraId="0CD2391E" w14:textId="77777777" w:rsidR="004E1A74" w:rsidRPr="004E1A74" w:rsidRDefault="004E1A74" w:rsidP="004E1A74">
            <w:pPr>
              <w:spacing w:after="0" w:line="240" w:lineRule="auto"/>
              <w:rPr>
                <w:ins w:id="916" w:author="Michael Nguyen" w:date="2015-05-14T07:17:00Z"/>
                <w:rFonts w:eastAsia="Times New Roman" w:cs="Times New Roman"/>
                <w:color w:val="000000"/>
                <w:sz w:val="26"/>
                <w:szCs w:val="26"/>
              </w:rPr>
            </w:pPr>
            <w:ins w:id="917"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77E5FB87" w14:textId="77777777" w:rsidR="004E1A74" w:rsidRPr="004E1A74" w:rsidRDefault="004E1A74" w:rsidP="004E1A74">
            <w:pPr>
              <w:spacing w:after="0" w:line="240" w:lineRule="auto"/>
              <w:rPr>
                <w:ins w:id="918" w:author="Michael Nguyen" w:date="2015-05-14T07:17:00Z"/>
                <w:rFonts w:eastAsia="Times New Roman" w:cs="Times New Roman"/>
                <w:color w:val="000000"/>
                <w:sz w:val="26"/>
                <w:szCs w:val="26"/>
              </w:rPr>
            </w:pPr>
            <w:ins w:id="919"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4CEF5CC2" w14:textId="77777777" w:rsidR="004E1A74" w:rsidRPr="004E1A74" w:rsidRDefault="004E1A74" w:rsidP="004E1A74">
            <w:pPr>
              <w:spacing w:after="0" w:line="240" w:lineRule="auto"/>
              <w:rPr>
                <w:ins w:id="920" w:author="Michael Nguyen" w:date="2015-05-14T07:17:00Z"/>
                <w:rFonts w:eastAsia="Times New Roman" w:cs="Times New Roman"/>
                <w:color w:val="000000"/>
                <w:sz w:val="26"/>
                <w:szCs w:val="26"/>
              </w:rPr>
            </w:pPr>
            <w:ins w:id="921" w:author="Michael Nguyen" w:date="2015-05-14T07:17:00Z">
              <w:r w:rsidRPr="004E1A74">
                <w:rPr>
                  <w:rFonts w:eastAsia="Times New Roman" w:cs="Times New Roman"/>
                  <w:color w:val="000000"/>
                  <w:sz w:val="26"/>
                  <w:szCs w:val="26"/>
                </w:rP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Số thứ tự của ASA theo năm</w:t>
              </w:r>
              <w:r w:rsidRPr="004E1A74">
                <w:rPr>
                  <w:rFonts w:eastAsia="Times New Roman" w:cs="Times New Roman"/>
                  <w:color w:val="000000"/>
                  <w:sz w:val="26"/>
                  <w:szCs w:val="26"/>
                </w:rPr>
                <w:br/>
                <w:t>-     Người dùng tự nhập dữ liệu vào</w:t>
              </w:r>
            </w:ins>
          </w:p>
        </w:tc>
      </w:tr>
      <w:tr w:rsidR="004E1A74" w:rsidRPr="004E1A74" w14:paraId="48582964" w14:textId="77777777" w:rsidTr="004E1A74">
        <w:trPr>
          <w:trHeight w:val="2325"/>
          <w:ins w:id="922"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75C0E6E3" w14:textId="77777777" w:rsidR="004E1A74" w:rsidRPr="004E1A74" w:rsidRDefault="004E1A74" w:rsidP="004E1A74">
            <w:pPr>
              <w:spacing w:after="0" w:line="240" w:lineRule="auto"/>
              <w:rPr>
                <w:ins w:id="923" w:author="Michael Nguyen" w:date="2015-05-14T07:17:00Z"/>
                <w:rFonts w:eastAsia="Times New Roman" w:cs="Times New Roman"/>
                <w:color w:val="000000"/>
                <w:sz w:val="26"/>
                <w:szCs w:val="26"/>
              </w:rPr>
            </w:pPr>
            <w:ins w:id="924" w:author="Michael Nguyen" w:date="2015-05-14T07:17:00Z">
              <w:r w:rsidRPr="004E1A74">
                <w:rPr>
                  <w:rFonts w:eastAsia="Times New Roman" w:cs="Times New Roman"/>
                  <w:color w:val="000000"/>
                  <w:sz w:val="26"/>
                  <w:szCs w:val="26"/>
                </w:rPr>
                <w:t>Năm</w:t>
              </w:r>
            </w:ins>
          </w:p>
        </w:tc>
        <w:tc>
          <w:tcPr>
            <w:tcW w:w="1559" w:type="dxa"/>
            <w:tcBorders>
              <w:top w:val="nil"/>
              <w:left w:val="nil"/>
              <w:bottom w:val="single" w:sz="4" w:space="0" w:color="auto"/>
              <w:right w:val="single" w:sz="4" w:space="0" w:color="auto"/>
            </w:tcBorders>
            <w:shd w:val="clear" w:color="auto" w:fill="auto"/>
            <w:vAlign w:val="center"/>
            <w:hideMark/>
          </w:tcPr>
          <w:p w14:paraId="04668C3A" w14:textId="77777777" w:rsidR="004E1A74" w:rsidRPr="004E1A74" w:rsidRDefault="004E1A74" w:rsidP="004E1A74">
            <w:pPr>
              <w:spacing w:after="0" w:line="240" w:lineRule="auto"/>
              <w:rPr>
                <w:ins w:id="925" w:author="Michael Nguyen" w:date="2015-05-14T07:17:00Z"/>
                <w:rFonts w:eastAsia="Times New Roman" w:cs="Times New Roman"/>
                <w:color w:val="000000"/>
                <w:sz w:val="26"/>
                <w:szCs w:val="26"/>
              </w:rPr>
            </w:pPr>
            <w:ins w:id="926" w:author="Michael Nguyen" w:date="2015-05-14T07:17:00Z">
              <w:r w:rsidRPr="004E1A74">
                <w:rPr>
                  <w:rFonts w:eastAsia="Times New Roman" w:cs="Times New Roman"/>
                  <w:color w:val="000000"/>
                  <w:sz w:val="26"/>
                  <w:szCs w:val="26"/>
                </w:rPr>
                <w:t>Calendar</w:t>
              </w:r>
            </w:ins>
          </w:p>
        </w:tc>
        <w:tc>
          <w:tcPr>
            <w:tcW w:w="1600" w:type="dxa"/>
            <w:tcBorders>
              <w:top w:val="nil"/>
              <w:left w:val="nil"/>
              <w:bottom w:val="single" w:sz="4" w:space="0" w:color="auto"/>
              <w:right w:val="single" w:sz="4" w:space="0" w:color="auto"/>
            </w:tcBorders>
            <w:shd w:val="clear" w:color="auto" w:fill="auto"/>
            <w:vAlign w:val="center"/>
            <w:hideMark/>
          </w:tcPr>
          <w:p w14:paraId="6D1E46FD" w14:textId="77777777" w:rsidR="004E1A74" w:rsidRPr="004E1A74" w:rsidRDefault="004E1A74" w:rsidP="004E1A74">
            <w:pPr>
              <w:spacing w:after="0" w:line="240" w:lineRule="auto"/>
              <w:rPr>
                <w:ins w:id="927" w:author="Michael Nguyen" w:date="2015-05-14T07:17:00Z"/>
                <w:rFonts w:eastAsia="Times New Roman" w:cs="Times New Roman"/>
                <w:color w:val="000000"/>
                <w:sz w:val="26"/>
                <w:szCs w:val="26"/>
              </w:rPr>
            </w:pPr>
            <w:ins w:id="928"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3D964169" w14:textId="77777777" w:rsidR="004E1A74" w:rsidRPr="004E1A74" w:rsidRDefault="004E1A74" w:rsidP="004E1A74">
            <w:pPr>
              <w:spacing w:after="0" w:line="240" w:lineRule="auto"/>
              <w:rPr>
                <w:ins w:id="929" w:author="Michael Nguyen" w:date="2015-05-14T07:17:00Z"/>
                <w:rFonts w:eastAsia="Times New Roman" w:cs="Times New Roman"/>
                <w:color w:val="000000"/>
                <w:sz w:val="26"/>
                <w:szCs w:val="26"/>
              </w:rPr>
            </w:pPr>
            <w:ins w:id="930" w:author="Michael Nguyen" w:date="2015-05-14T07:17:00Z">
              <w:r w:rsidRPr="004E1A74">
                <w:rPr>
                  <w:rFonts w:eastAsia="Times New Roman" w:cs="Times New Roman"/>
                  <w:color w:val="000000"/>
                  <w:sz w:val="26"/>
                  <w:szCs w:val="26"/>
                </w:rP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Tự động nhảy ra Calendar để user chọn năm.</w:t>
              </w:r>
            </w:ins>
          </w:p>
        </w:tc>
      </w:tr>
      <w:tr w:rsidR="004E1A74" w:rsidRPr="004E1A74" w14:paraId="7AE12E2A" w14:textId="77777777" w:rsidTr="004E1A74">
        <w:trPr>
          <w:trHeight w:val="660"/>
          <w:ins w:id="931"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7938CFC5" w14:textId="77777777" w:rsidR="004E1A74" w:rsidRPr="004E1A74" w:rsidRDefault="004E1A74" w:rsidP="004E1A74">
            <w:pPr>
              <w:spacing w:after="0" w:line="240" w:lineRule="auto"/>
              <w:rPr>
                <w:ins w:id="932" w:author="Michael Nguyen" w:date="2015-05-14T07:17:00Z"/>
                <w:rFonts w:eastAsia="Times New Roman" w:cs="Times New Roman"/>
                <w:color w:val="000000"/>
                <w:sz w:val="26"/>
                <w:szCs w:val="26"/>
              </w:rPr>
            </w:pPr>
            <w:ins w:id="933" w:author="Michael Nguyen" w:date="2015-05-14T07:17:00Z">
              <w:r w:rsidRPr="004E1A74">
                <w:rPr>
                  <w:rFonts w:eastAsia="Times New Roman" w:cs="Times New Roman"/>
                  <w:color w:val="000000"/>
                  <w:sz w:val="26"/>
                  <w:szCs w:val="26"/>
                </w:rPr>
                <w:t>Lợi nhuận lĩnh vực kinh doanh tài chính doanh nghiệp</w:t>
              </w:r>
            </w:ins>
          </w:p>
        </w:tc>
        <w:tc>
          <w:tcPr>
            <w:tcW w:w="1559" w:type="dxa"/>
            <w:tcBorders>
              <w:top w:val="nil"/>
              <w:left w:val="nil"/>
              <w:bottom w:val="single" w:sz="4" w:space="0" w:color="auto"/>
              <w:right w:val="single" w:sz="4" w:space="0" w:color="auto"/>
            </w:tcBorders>
            <w:shd w:val="clear" w:color="auto" w:fill="auto"/>
            <w:vAlign w:val="center"/>
            <w:hideMark/>
          </w:tcPr>
          <w:p w14:paraId="1387AEBB" w14:textId="77777777" w:rsidR="004E1A74" w:rsidRPr="004E1A74" w:rsidRDefault="004E1A74" w:rsidP="004E1A74">
            <w:pPr>
              <w:spacing w:after="0" w:line="240" w:lineRule="auto"/>
              <w:rPr>
                <w:ins w:id="934" w:author="Michael Nguyen" w:date="2015-05-14T07:17:00Z"/>
                <w:rFonts w:eastAsia="Times New Roman" w:cs="Times New Roman"/>
                <w:color w:val="000000"/>
                <w:sz w:val="26"/>
                <w:szCs w:val="26"/>
              </w:rPr>
            </w:pPr>
            <w:ins w:id="935"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574700A4" w14:textId="77777777" w:rsidR="004E1A74" w:rsidRPr="004E1A74" w:rsidRDefault="004E1A74" w:rsidP="004E1A74">
            <w:pPr>
              <w:spacing w:after="0" w:line="240" w:lineRule="auto"/>
              <w:rPr>
                <w:ins w:id="936" w:author="Michael Nguyen" w:date="2015-05-14T07:17:00Z"/>
                <w:rFonts w:eastAsia="Times New Roman" w:cs="Times New Roman"/>
                <w:color w:val="000000"/>
                <w:sz w:val="26"/>
                <w:szCs w:val="26"/>
              </w:rPr>
            </w:pPr>
            <w:ins w:id="937"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59F08312" w14:textId="77777777" w:rsidR="004E1A74" w:rsidRPr="004E1A74" w:rsidRDefault="004E1A74" w:rsidP="004E1A74">
            <w:pPr>
              <w:spacing w:after="0" w:line="240" w:lineRule="auto"/>
              <w:ind w:firstLineChars="200" w:firstLine="520"/>
              <w:rPr>
                <w:ins w:id="938" w:author="Michael Nguyen" w:date="2015-05-14T07:17:00Z"/>
                <w:rFonts w:eastAsia="Times New Roman" w:cs="Times New Roman"/>
                <w:color w:val="000000"/>
                <w:sz w:val="26"/>
                <w:szCs w:val="26"/>
              </w:rPr>
            </w:pPr>
            <w:ins w:id="939"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Chỉ nhập giá trị tiền tệ</w:t>
              </w:r>
            </w:ins>
          </w:p>
        </w:tc>
      </w:tr>
      <w:tr w:rsidR="004E1A74" w:rsidRPr="004E1A74" w14:paraId="62D134BD" w14:textId="77777777" w:rsidTr="004E1A74">
        <w:trPr>
          <w:trHeight w:val="660"/>
          <w:ins w:id="940"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BB4FF4A" w14:textId="77777777" w:rsidR="004E1A74" w:rsidRPr="004E1A74" w:rsidRDefault="004E1A74" w:rsidP="004E1A74">
            <w:pPr>
              <w:spacing w:after="0" w:line="240" w:lineRule="auto"/>
              <w:rPr>
                <w:ins w:id="941" w:author="Michael Nguyen" w:date="2015-05-14T07:17:00Z"/>
                <w:rFonts w:eastAsia="Times New Roman" w:cs="Times New Roman"/>
                <w:color w:val="000000"/>
                <w:sz w:val="26"/>
                <w:szCs w:val="26"/>
              </w:rPr>
            </w:pPr>
            <w:ins w:id="942" w:author="Michael Nguyen" w:date="2015-05-14T07:17:00Z">
              <w:r w:rsidRPr="004E1A74">
                <w:rPr>
                  <w:rFonts w:eastAsia="Times New Roman" w:cs="Times New Roman"/>
                  <w:color w:val="000000"/>
                  <w:sz w:val="26"/>
                  <w:szCs w:val="26"/>
                </w:rPr>
                <w:t>Lợi nhuận lĩnh vực kinh doanh thị trường tài chính</w:t>
              </w:r>
            </w:ins>
          </w:p>
        </w:tc>
        <w:tc>
          <w:tcPr>
            <w:tcW w:w="1559" w:type="dxa"/>
            <w:tcBorders>
              <w:top w:val="nil"/>
              <w:left w:val="nil"/>
              <w:bottom w:val="single" w:sz="4" w:space="0" w:color="auto"/>
              <w:right w:val="single" w:sz="4" w:space="0" w:color="auto"/>
            </w:tcBorders>
            <w:shd w:val="clear" w:color="auto" w:fill="auto"/>
            <w:vAlign w:val="center"/>
            <w:hideMark/>
          </w:tcPr>
          <w:p w14:paraId="59B28170" w14:textId="77777777" w:rsidR="004E1A74" w:rsidRPr="004E1A74" w:rsidRDefault="004E1A74" w:rsidP="004E1A74">
            <w:pPr>
              <w:spacing w:after="0" w:line="240" w:lineRule="auto"/>
              <w:rPr>
                <w:ins w:id="943" w:author="Michael Nguyen" w:date="2015-05-14T07:17:00Z"/>
                <w:rFonts w:eastAsia="Times New Roman" w:cs="Times New Roman"/>
                <w:color w:val="000000"/>
                <w:sz w:val="26"/>
                <w:szCs w:val="26"/>
              </w:rPr>
            </w:pPr>
            <w:ins w:id="944"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301C9170" w14:textId="77777777" w:rsidR="004E1A74" w:rsidRPr="004E1A74" w:rsidRDefault="004E1A74" w:rsidP="004E1A74">
            <w:pPr>
              <w:spacing w:after="0" w:line="240" w:lineRule="auto"/>
              <w:rPr>
                <w:ins w:id="945" w:author="Michael Nguyen" w:date="2015-05-14T07:17:00Z"/>
                <w:rFonts w:eastAsia="Times New Roman" w:cs="Times New Roman"/>
                <w:color w:val="000000"/>
                <w:sz w:val="26"/>
                <w:szCs w:val="26"/>
              </w:rPr>
            </w:pPr>
            <w:ins w:id="946"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530430CE" w14:textId="77777777" w:rsidR="004E1A74" w:rsidRPr="004E1A74" w:rsidRDefault="004E1A74" w:rsidP="004E1A74">
            <w:pPr>
              <w:spacing w:after="0" w:line="240" w:lineRule="auto"/>
              <w:ind w:firstLineChars="200" w:firstLine="520"/>
              <w:rPr>
                <w:ins w:id="947" w:author="Michael Nguyen" w:date="2015-05-14T07:17:00Z"/>
                <w:rFonts w:eastAsia="Times New Roman" w:cs="Times New Roman"/>
                <w:color w:val="000000"/>
                <w:sz w:val="26"/>
                <w:szCs w:val="26"/>
              </w:rPr>
            </w:pPr>
            <w:ins w:id="948"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Chỉ nhập giá trị tiền tệ</w:t>
              </w:r>
            </w:ins>
          </w:p>
        </w:tc>
      </w:tr>
      <w:tr w:rsidR="004E1A74" w:rsidRPr="004E1A74" w14:paraId="0DC69CFA" w14:textId="77777777" w:rsidTr="004E1A74">
        <w:trPr>
          <w:trHeight w:val="660"/>
          <w:ins w:id="949"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0EE111B4" w14:textId="77777777" w:rsidR="004E1A74" w:rsidRPr="004E1A74" w:rsidRDefault="004E1A74" w:rsidP="004E1A74">
            <w:pPr>
              <w:spacing w:after="0" w:line="240" w:lineRule="auto"/>
              <w:rPr>
                <w:ins w:id="950" w:author="Michael Nguyen" w:date="2015-05-14T07:17:00Z"/>
                <w:rFonts w:eastAsia="Times New Roman" w:cs="Times New Roman"/>
                <w:color w:val="000000"/>
                <w:sz w:val="26"/>
                <w:szCs w:val="26"/>
              </w:rPr>
            </w:pPr>
            <w:ins w:id="951" w:author="Michael Nguyen" w:date="2015-05-14T07:17:00Z">
              <w:r w:rsidRPr="004E1A74">
                <w:rPr>
                  <w:rFonts w:eastAsia="Times New Roman" w:cs="Times New Roman"/>
                  <w:color w:val="000000"/>
                  <w:sz w:val="26"/>
                  <w:szCs w:val="26"/>
                </w:rPr>
                <w:t>Lợi nhuận lĩnh vực kinh doanh cho vay và ứng trước</w:t>
              </w:r>
            </w:ins>
          </w:p>
        </w:tc>
        <w:tc>
          <w:tcPr>
            <w:tcW w:w="1559" w:type="dxa"/>
            <w:tcBorders>
              <w:top w:val="nil"/>
              <w:left w:val="nil"/>
              <w:bottom w:val="single" w:sz="4" w:space="0" w:color="auto"/>
              <w:right w:val="single" w:sz="4" w:space="0" w:color="auto"/>
            </w:tcBorders>
            <w:shd w:val="clear" w:color="auto" w:fill="auto"/>
            <w:vAlign w:val="center"/>
            <w:hideMark/>
          </w:tcPr>
          <w:p w14:paraId="6B70CE1A" w14:textId="77777777" w:rsidR="004E1A74" w:rsidRPr="004E1A74" w:rsidRDefault="004E1A74" w:rsidP="004E1A74">
            <w:pPr>
              <w:spacing w:after="0" w:line="240" w:lineRule="auto"/>
              <w:rPr>
                <w:ins w:id="952" w:author="Michael Nguyen" w:date="2015-05-14T07:17:00Z"/>
                <w:rFonts w:eastAsia="Times New Roman" w:cs="Times New Roman"/>
                <w:color w:val="000000"/>
                <w:sz w:val="26"/>
                <w:szCs w:val="26"/>
              </w:rPr>
            </w:pPr>
            <w:ins w:id="953"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619F9F9F" w14:textId="77777777" w:rsidR="004E1A74" w:rsidRPr="004E1A74" w:rsidRDefault="004E1A74" w:rsidP="004E1A74">
            <w:pPr>
              <w:spacing w:after="0" w:line="240" w:lineRule="auto"/>
              <w:rPr>
                <w:ins w:id="954" w:author="Michael Nguyen" w:date="2015-05-14T07:17:00Z"/>
                <w:rFonts w:eastAsia="Times New Roman" w:cs="Times New Roman"/>
                <w:color w:val="000000"/>
                <w:sz w:val="26"/>
                <w:szCs w:val="26"/>
              </w:rPr>
            </w:pPr>
            <w:ins w:id="955"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43BB916B" w14:textId="77777777" w:rsidR="004E1A74" w:rsidRPr="004E1A74" w:rsidRDefault="004E1A74" w:rsidP="004E1A74">
            <w:pPr>
              <w:spacing w:after="0" w:line="240" w:lineRule="auto"/>
              <w:ind w:firstLineChars="200" w:firstLine="520"/>
              <w:rPr>
                <w:ins w:id="956" w:author="Michael Nguyen" w:date="2015-05-14T07:17:00Z"/>
                <w:rFonts w:eastAsia="Times New Roman" w:cs="Times New Roman"/>
                <w:color w:val="000000"/>
                <w:sz w:val="26"/>
                <w:szCs w:val="26"/>
              </w:rPr>
            </w:pPr>
            <w:ins w:id="957"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Chỉ nhập giá trị tiền tệ</w:t>
              </w:r>
            </w:ins>
          </w:p>
        </w:tc>
      </w:tr>
      <w:tr w:rsidR="004E1A74" w:rsidRPr="004E1A74" w14:paraId="6220EAEF" w14:textId="77777777" w:rsidTr="004E1A74">
        <w:trPr>
          <w:trHeight w:val="990"/>
          <w:ins w:id="958"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1780D3E7" w14:textId="77777777" w:rsidR="004E1A74" w:rsidRPr="004E1A74" w:rsidRDefault="004E1A74" w:rsidP="004E1A74">
            <w:pPr>
              <w:spacing w:after="0" w:line="240" w:lineRule="auto"/>
              <w:rPr>
                <w:ins w:id="959" w:author="Michael Nguyen" w:date="2015-05-14T07:17:00Z"/>
                <w:rFonts w:eastAsia="Times New Roman" w:cs="Times New Roman"/>
                <w:color w:val="000000"/>
                <w:sz w:val="26"/>
                <w:szCs w:val="26"/>
              </w:rPr>
            </w:pPr>
            <w:ins w:id="960" w:author="Michael Nguyen" w:date="2015-05-14T07:17:00Z">
              <w:r w:rsidRPr="004E1A74">
                <w:rPr>
                  <w:rFonts w:eastAsia="Times New Roman" w:cs="Times New Roman"/>
                  <w:color w:val="000000"/>
                  <w:sz w:val="26"/>
                  <w:szCs w:val="26"/>
                </w:rPr>
                <w:t>Lợi nhuận lĩnh vực kinh doanh cho vay và ứng trước NHTM</w:t>
              </w:r>
            </w:ins>
          </w:p>
        </w:tc>
        <w:tc>
          <w:tcPr>
            <w:tcW w:w="1559" w:type="dxa"/>
            <w:tcBorders>
              <w:top w:val="nil"/>
              <w:left w:val="nil"/>
              <w:bottom w:val="single" w:sz="4" w:space="0" w:color="auto"/>
              <w:right w:val="single" w:sz="4" w:space="0" w:color="auto"/>
            </w:tcBorders>
            <w:shd w:val="clear" w:color="auto" w:fill="auto"/>
            <w:vAlign w:val="center"/>
            <w:hideMark/>
          </w:tcPr>
          <w:p w14:paraId="444DF76B" w14:textId="77777777" w:rsidR="004E1A74" w:rsidRPr="004E1A74" w:rsidRDefault="004E1A74" w:rsidP="004E1A74">
            <w:pPr>
              <w:spacing w:after="0" w:line="240" w:lineRule="auto"/>
              <w:rPr>
                <w:ins w:id="961" w:author="Michael Nguyen" w:date="2015-05-14T07:17:00Z"/>
                <w:rFonts w:eastAsia="Times New Roman" w:cs="Times New Roman"/>
                <w:color w:val="000000"/>
                <w:sz w:val="26"/>
                <w:szCs w:val="26"/>
              </w:rPr>
            </w:pPr>
            <w:ins w:id="962"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7E19AE0B" w14:textId="77777777" w:rsidR="004E1A74" w:rsidRPr="004E1A74" w:rsidRDefault="004E1A74" w:rsidP="004E1A74">
            <w:pPr>
              <w:spacing w:after="0" w:line="240" w:lineRule="auto"/>
              <w:rPr>
                <w:ins w:id="963" w:author="Michael Nguyen" w:date="2015-05-14T07:17:00Z"/>
                <w:rFonts w:eastAsia="Times New Roman" w:cs="Times New Roman"/>
                <w:color w:val="000000"/>
                <w:sz w:val="26"/>
                <w:szCs w:val="26"/>
              </w:rPr>
            </w:pPr>
            <w:ins w:id="964"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3A36C499" w14:textId="77777777" w:rsidR="004E1A74" w:rsidRPr="004E1A74" w:rsidRDefault="004E1A74" w:rsidP="004E1A74">
            <w:pPr>
              <w:spacing w:after="0" w:line="240" w:lineRule="auto"/>
              <w:ind w:firstLineChars="200" w:firstLine="520"/>
              <w:rPr>
                <w:ins w:id="965" w:author="Michael Nguyen" w:date="2015-05-14T07:17:00Z"/>
                <w:rFonts w:eastAsia="Times New Roman" w:cs="Times New Roman"/>
                <w:color w:val="000000"/>
                <w:sz w:val="26"/>
                <w:szCs w:val="26"/>
              </w:rPr>
            </w:pPr>
            <w:ins w:id="966"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Chỉ nhập giá trị tiền tệ</w:t>
              </w:r>
            </w:ins>
          </w:p>
        </w:tc>
      </w:tr>
      <w:tr w:rsidR="004E1A74" w:rsidRPr="004E1A74" w14:paraId="060E88A7" w14:textId="77777777" w:rsidTr="004E1A74">
        <w:trPr>
          <w:trHeight w:val="660"/>
          <w:ins w:id="967"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3E1CC5C" w14:textId="77777777" w:rsidR="004E1A74" w:rsidRPr="004E1A74" w:rsidRDefault="004E1A74" w:rsidP="004E1A74">
            <w:pPr>
              <w:spacing w:after="0" w:line="240" w:lineRule="auto"/>
              <w:rPr>
                <w:ins w:id="968" w:author="Michael Nguyen" w:date="2015-05-14T07:17:00Z"/>
                <w:rFonts w:eastAsia="Times New Roman" w:cs="Times New Roman"/>
                <w:color w:val="000000"/>
                <w:sz w:val="26"/>
                <w:szCs w:val="26"/>
              </w:rPr>
            </w:pPr>
            <w:ins w:id="969" w:author="Michael Nguyen" w:date="2015-05-14T07:17:00Z">
              <w:r w:rsidRPr="004E1A74">
                <w:rPr>
                  <w:rFonts w:eastAsia="Times New Roman" w:cs="Times New Roman"/>
                  <w:color w:val="000000"/>
                  <w:sz w:val="26"/>
                  <w:szCs w:val="26"/>
                </w:rPr>
                <w:t>Lợi nhuận lĩnh vực thanh toán</w:t>
              </w:r>
            </w:ins>
          </w:p>
        </w:tc>
        <w:tc>
          <w:tcPr>
            <w:tcW w:w="1559" w:type="dxa"/>
            <w:tcBorders>
              <w:top w:val="nil"/>
              <w:left w:val="nil"/>
              <w:bottom w:val="single" w:sz="4" w:space="0" w:color="auto"/>
              <w:right w:val="single" w:sz="4" w:space="0" w:color="auto"/>
            </w:tcBorders>
            <w:shd w:val="clear" w:color="auto" w:fill="auto"/>
            <w:vAlign w:val="center"/>
            <w:hideMark/>
          </w:tcPr>
          <w:p w14:paraId="2869B0BA" w14:textId="77777777" w:rsidR="004E1A74" w:rsidRPr="004E1A74" w:rsidRDefault="004E1A74" w:rsidP="004E1A74">
            <w:pPr>
              <w:spacing w:after="0" w:line="240" w:lineRule="auto"/>
              <w:rPr>
                <w:ins w:id="970" w:author="Michael Nguyen" w:date="2015-05-14T07:17:00Z"/>
                <w:rFonts w:eastAsia="Times New Roman" w:cs="Times New Roman"/>
                <w:color w:val="000000"/>
                <w:sz w:val="26"/>
                <w:szCs w:val="26"/>
              </w:rPr>
            </w:pPr>
            <w:ins w:id="971"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79AD9819" w14:textId="77777777" w:rsidR="004E1A74" w:rsidRPr="004E1A74" w:rsidRDefault="004E1A74" w:rsidP="004E1A74">
            <w:pPr>
              <w:spacing w:after="0" w:line="240" w:lineRule="auto"/>
              <w:rPr>
                <w:ins w:id="972" w:author="Michael Nguyen" w:date="2015-05-14T07:17:00Z"/>
                <w:rFonts w:eastAsia="Times New Roman" w:cs="Times New Roman"/>
                <w:color w:val="000000"/>
                <w:sz w:val="26"/>
                <w:szCs w:val="26"/>
              </w:rPr>
            </w:pPr>
            <w:ins w:id="973"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13B0F0B2" w14:textId="77777777" w:rsidR="004E1A74" w:rsidRPr="004E1A74" w:rsidRDefault="004E1A74" w:rsidP="004E1A74">
            <w:pPr>
              <w:spacing w:after="0" w:line="240" w:lineRule="auto"/>
              <w:ind w:firstLineChars="200" w:firstLine="520"/>
              <w:rPr>
                <w:ins w:id="974" w:author="Michael Nguyen" w:date="2015-05-14T07:17:00Z"/>
                <w:rFonts w:eastAsia="Times New Roman" w:cs="Times New Roman"/>
                <w:color w:val="000000"/>
                <w:sz w:val="26"/>
                <w:szCs w:val="26"/>
              </w:rPr>
            </w:pPr>
            <w:ins w:id="975"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Chỉ nhập giá trị tiền tệ</w:t>
              </w:r>
            </w:ins>
          </w:p>
        </w:tc>
      </w:tr>
      <w:tr w:rsidR="004E1A74" w:rsidRPr="004E1A74" w14:paraId="6D7E3492" w14:textId="77777777" w:rsidTr="004E1A74">
        <w:trPr>
          <w:trHeight w:val="660"/>
          <w:ins w:id="976"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769D13AE" w14:textId="77777777" w:rsidR="004E1A74" w:rsidRPr="004E1A74" w:rsidRDefault="004E1A74" w:rsidP="004E1A74">
            <w:pPr>
              <w:spacing w:after="0" w:line="240" w:lineRule="auto"/>
              <w:rPr>
                <w:ins w:id="977" w:author="Michael Nguyen" w:date="2015-05-14T07:17:00Z"/>
                <w:rFonts w:eastAsia="Times New Roman" w:cs="Times New Roman"/>
                <w:color w:val="000000"/>
                <w:sz w:val="26"/>
                <w:szCs w:val="26"/>
              </w:rPr>
            </w:pPr>
            <w:ins w:id="978" w:author="Michael Nguyen" w:date="2015-05-14T07:17:00Z">
              <w:r w:rsidRPr="004E1A74">
                <w:rPr>
                  <w:rFonts w:eastAsia="Times New Roman" w:cs="Times New Roman"/>
                  <w:color w:val="000000"/>
                  <w:sz w:val="26"/>
                  <w:szCs w:val="26"/>
                </w:rPr>
                <w:t>Lợi nhuận lĩnh vực kinh doanh dịch vụ đại lý</w:t>
              </w:r>
            </w:ins>
          </w:p>
        </w:tc>
        <w:tc>
          <w:tcPr>
            <w:tcW w:w="1559" w:type="dxa"/>
            <w:tcBorders>
              <w:top w:val="nil"/>
              <w:left w:val="nil"/>
              <w:bottom w:val="single" w:sz="4" w:space="0" w:color="auto"/>
              <w:right w:val="single" w:sz="4" w:space="0" w:color="auto"/>
            </w:tcBorders>
            <w:shd w:val="clear" w:color="auto" w:fill="auto"/>
            <w:vAlign w:val="center"/>
            <w:hideMark/>
          </w:tcPr>
          <w:p w14:paraId="0308F014" w14:textId="77777777" w:rsidR="004E1A74" w:rsidRPr="004E1A74" w:rsidRDefault="004E1A74" w:rsidP="004E1A74">
            <w:pPr>
              <w:spacing w:after="0" w:line="240" w:lineRule="auto"/>
              <w:rPr>
                <w:ins w:id="979" w:author="Michael Nguyen" w:date="2015-05-14T07:17:00Z"/>
                <w:rFonts w:eastAsia="Times New Roman" w:cs="Times New Roman"/>
                <w:color w:val="000000"/>
                <w:sz w:val="26"/>
                <w:szCs w:val="26"/>
              </w:rPr>
            </w:pPr>
            <w:ins w:id="980"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08EED81B" w14:textId="77777777" w:rsidR="004E1A74" w:rsidRPr="004E1A74" w:rsidRDefault="004E1A74" w:rsidP="004E1A74">
            <w:pPr>
              <w:spacing w:after="0" w:line="240" w:lineRule="auto"/>
              <w:rPr>
                <w:ins w:id="981" w:author="Michael Nguyen" w:date="2015-05-14T07:17:00Z"/>
                <w:rFonts w:eastAsia="Times New Roman" w:cs="Times New Roman"/>
                <w:color w:val="000000"/>
                <w:sz w:val="26"/>
                <w:szCs w:val="26"/>
              </w:rPr>
            </w:pPr>
            <w:ins w:id="982"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4DE53710" w14:textId="77777777" w:rsidR="004E1A74" w:rsidRPr="004E1A74" w:rsidRDefault="004E1A74" w:rsidP="004E1A74">
            <w:pPr>
              <w:spacing w:after="0" w:line="240" w:lineRule="auto"/>
              <w:ind w:firstLineChars="200" w:firstLine="520"/>
              <w:rPr>
                <w:ins w:id="983" w:author="Michael Nguyen" w:date="2015-05-14T07:17:00Z"/>
                <w:rFonts w:eastAsia="Times New Roman" w:cs="Times New Roman"/>
                <w:color w:val="000000"/>
                <w:sz w:val="26"/>
                <w:szCs w:val="26"/>
              </w:rPr>
            </w:pPr>
            <w:ins w:id="984"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Chỉ nhập giá trị tiền tệ</w:t>
              </w:r>
            </w:ins>
          </w:p>
        </w:tc>
      </w:tr>
      <w:tr w:rsidR="004E1A74" w:rsidRPr="004E1A74" w14:paraId="0234F145" w14:textId="77777777" w:rsidTr="004E1A74">
        <w:trPr>
          <w:trHeight w:val="660"/>
          <w:ins w:id="985"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1DB3B8CE" w14:textId="77777777" w:rsidR="004E1A74" w:rsidRPr="004E1A74" w:rsidRDefault="004E1A74" w:rsidP="004E1A74">
            <w:pPr>
              <w:spacing w:after="0" w:line="240" w:lineRule="auto"/>
              <w:rPr>
                <w:ins w:id="986" w:author="Michael Nguyen" w:date="2015-05-14T07:17:00Z"/>
                <w:rFonts w:eastAsia="Times New Roman" w:cs="Times New Roman"/>
                <w:color w:val="000000"/>
                <w:sz w:val="26"/>
                <w:szCs w:val="26"/>
              </w:rPr>
            </w:pPr>
            <w:ins w:id="987" w:author="Michael Nguyen" w:date="2015-05-14T07:17:00Z">
              <w:r w:rsidRPr="004E1A74">
                <w:rPr>
                  <w:rFonts w:eastAsia="Times New Roman" w:cs="Times New Roman"/>
                  <w:color w:val="000000"/>
                  <w:sz w:val="26"/>
                  <w:szCs w:val="26"/>
                </w:rPr>
                <w:t>Lợi nhuận lĩnh vực quản lý tài sản</w:t>
              </w:r>
            </w:ins>
          </w:p>
        </w:tc>
        <w:tc>
          <w:tcPr>
            <w:tcW w:w="1559" w:type="dxa"/>
            <w:tcBorders>
              <w:top w:val="nil"/>
              <w:left w:val="nil"/>
              <w:bottom w:val="single" w:sz="4" w:space="0" w:color="auto"/>
              <w:right w:val="single" w:sz="4" w:space="0" w:color="auto"/>
            </w:tcBorders>
            <w:shd w:val="clear" w:color="auto" w:fill="auto"/>
            <w:vAlign w:val="center"/>
            <w:hideMark/>
          </w:tcPr>
          <w:p w14:paraId="12C582BE" w14:textId="77777777" w:rsidR="004E1A74" w:rsidRPr="004E1A74" w:rsidRDefault="004E1A74" w:rsidP="004E1A74">
            <w:pPr>
              <w:spacing w:after="0" w:line="240" w:lineRule="auto"/>
              <w:rPr>
                <w:ins w:id="988" w:author="Michael Nguyen" w:date="2015-05-14T07:17:00Z"/>
                <w:rFonts w:eastAsia="Times New Roman" w:cs="Times New Roman"/>
                <w:color w:val="000000"/>
                <w:sz w:val="26"/>
                <w:szCs w:val="26"/>
              </w:rPr>
            </w:pPr>
            <w:ins w:id="989"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3E356693" w14:textId="77777777" w:rsidR="004E1A74" w:rsidRPr="004E1A74" w:rsidRDefault="004E1A74" w:rsidP="004E1A74">
            <w:pPr>
              <w:spacing w:after="0" w:line="240" w:lineRule="auto"/>
              <w:rPr>
                <w:ins w:id="990" w:author="Michael Nguyen" w:date="2015-05-14T07:17:00Z"/>
                <w:rFonts w:eastAsia="Times New Roman" w:cs="Times New Roman"/>
                <w:color w:val="000000"/>
                <w:sz w:val="26"/>
                <w:szCs w:val="26"/>
              </w:rPr>
            </w:pPr>
            <w:ins w:id="991"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21ACEE0B" w14:textId="77777777" w:rsidR="004E1A74" w:rsidRPr="004E1A74" w:rsidRDefault="004E1A74" w:rsidP="004E1A74">
            <w:pPr>
              <w:spacing w:after="0" w:line="240" w:lineRule="auto"/>
              <w:ind w:firstLineChars="200" w:firstLine="520"/>
              <w:rPr>
                <w:ins w:id="992" w:author="Michael Nguyen" w:date="2015-05-14T07:17:00Z"/>
                <w:rFonts w:eastAsia="Times New Roman" w:cs="Times New Roman"/>
                <w:color w:val="000000"/>
                <w:sz w:val="26"/>
                <w:szCs w:val="26"/>
              </w:rPr>
            </w:pPr>
            <w:ins w:id="993"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Chỉ nhập giá trị tiền tệ</w:t>
              </w:r>
            </w:ins>
          </w:p>
        </w:tc>
      </w:tr>
      <w:tr w:rsidR="004E1A74" w:rsidRPr="004E1A74" w14:paraId="38797F01" w14:textId="77777777" w:rsidTr="004E1A74">
        <w:trPr>
          <w:trHeight w:val="660"/>
          <w:ins w:id="994"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44188C4E" w14:textId="77777777" w:rsidR="004E1A74" w:rsidRPr="004E1A74" w:rsidRDefault="004E1A74" w:rsidP="004E1A74">
            <w:pPr>
              <w:spacing w:after="0" w:line="240" w:lineRule="auto"/>
              <w:rPr>
                <w:ins w:id="995" w:author="Michael Nguyen" w:date="2015-05-14T07:17:00Z"/>
                <w:rFonts w:eastAsia="Times New Roman" w:cs="Times New Roman"/>
                <w:color w:val="000000"/>
                <w:sz w:val="26"/>
                <w:szCs w:val="26"/>
              </w:rPr>
            </w:pPr>
            <w:ins w:id="996" w:author="Michael Nguyen" w:date="2015-05-14T07:17:00Z">
              <w:r w:rsidRPr="004E1A74">
                <w:rPr>
                  <w:rFonts w:eastAsia="Times New Roman" w:cs="Times New Roman"/>
                  <w:color w:val="000000"/>
                  <w:sz w:val="26"/>
                  <w:szCs w:val="26"/>
                </w:rPr>
                <w:t>Lợi nhuận lĩnh vực kinh doanh môi giới bán lẻ</w:t>
              </w:r>
            </w:ins>
          </w:p>
        </w:tc>
        <w:tc>
          <w:tcPr>
            <w:tcW w:w="1559" w:type="dxa"/>
            <w:tcBorders>
              <w:top w:val="nil"/>
              <w:left w:val="nil"/>
              <w:bottom w:val="single" w:sz="4" w:space="0" w:color="auto"/>
              <w:right w:val="single" w:sz="4" w:space="0" w:color="auto"/>
            </w:tcBorders>
            <w:shd w:val="clear" w:color="auto" w:fill="auto"/>
            <w:vAlign w:val="center"/>
            <w:hideMark/>
          </w:tcPr>
          <w:p w14:paraId="7CCB5491" w14:textId="77777777" w:rsidR="004E1A74" w:rsidRPr="004E1A74" w:rsidRDefault="004E1A74" w:rsidP="004E1A74">
            <w:pPr>
              <w:spacing w:after="0" w:line="240" w:lineRule="auto"/>
              <w:rPr>
                <w:ins w:id="997" w:author="Michael Nguyen" w:date="2015-05-14T07:17:00Z"/>
                <w:rFonts w:eastAsia="Times New Roman" w:cs="Times New Roman"/>
                <w:color w:val="000000"/>
                <w:sz w:val="26"/>
                <w:szCs w:val="26"/>
              </w:rPr>
            </w:pPr>
            <w:ins w:id="998"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1F78336B" w14:textId="77777777" w:rsidR="004E1A74" w:rsidRPr="004E1A74" w:rsidRDefault="004E1A74" w:rsidP="004E1A74">
            <w:pPr>
              <w:spacing w:after="0" w:line="240" w:lineRule="auto"/>
              <w:rPr>
                <w:ins w:id="999" w:author="Michael Nguyen" w:date="2015-05-14T07:17:00Z"/>
                <w:rFonts w:eastAsia="Times New Roman" w:cs="Times New Roman"/>
                <w:color w:val="000000"/>
                <w:sz w:val="26"/>
                <w:szCs w:val="26"/>
              </w:rPr>
            </w:pPr>
            <w:ins w:id="1000"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61594358" w14:textId="77777777" w:rsidR="004E1A74" w:rsidRPr="004E1A74" w:rsidRDefault="004E1A74" w:rsidP="004E1A74">
            <w:pPr>
              <w:spacing w:after="0" w:line="240" w:lineRule="auto"/>
              <w:ind w:firstLineChars="200" w:firstLine="520"/>
              <w:rPr>
                <w:ins w:id="1001" w:author="Michael Nguyen" w:date="2015-05-14T07:17:00Z"/>
                <w:rFonts w:eastAsia="Times New Roman" w:cs="Times New Roman"/>
                <w:color w:val="000000"/>
                <w:sz w:val="26"/>
                <w:szCs w:val="26"/>
              </w:rPr>
            </w:pPr>
            <w:ins w:id="1002" w:author="Michael Nguyen" w:date="2015-05-14T07:17:00Z">
              <w:r w:rsidRPr="004E1A74">
                <w:rPr>
                  <w:rFonts w:eastAsia="Times New Roman" w:cs="Times New Roman"/>
                  <w:color w:val="000000"/>
                  <w:sz w:val="26"/>
                  <w:szCs w:val="26"/>
                </w:rPr>
                <w:t>- Người dùng tự nhập giá trị</w:t>
              </w:r>
              <w:r w:rsidRPr="004E1A74">
                <w:rPr>
                  <w:rFonts w:eastAsia="Times New Roman" w:cs="Times New Roman"/>
                  <w:color w:val="000000"/>
                  <w:sz w:val="26"/>
                  <w:szCs w:val="26"/>
                </w:rPr>
                <w:br/>
                <w:t>- Chỉ nhập giá trị tiền tệ</w:t>
              </w:r>
            </w:ins>
          </w:p>
        </w:tc>
      </w:tr>
      <w:tr w:rsidR="004E1A74" w:rsidRPr="004E1A74" w14:paraId="1D7FEC17" w14:textId="77777777" w:rsidTr="004E1A74">
        <w:trPr>
          <w:trHeight w:val="1320"/>
          <w:ins w:id="1003"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280A22C1" w14:textId="77777777" w:rsidR="004E1A74" w:rsidRPr="004E1A74" w:rsidRDefault="004E1A74" w:rsidP="004E1A74">
            <w:pPr>
              <w:spacing w:after="0" w:line="240" w:lineRule="auto"/>
              <w:rPr>
                <w:ins w:id="1004" w:author="Michael Nguyen" w:date="2015-05-14T07:17:00Z"/>
                <w:rFonts w:eastAsia="Times New Roman" w:cs="Times New Roman"/>
                <w:color w:val="000000"/>
                <w:sz w:val="26"/>
                <w:szCs w:val="26"/>
              </w:rPr>
            </w:pPr>
            <w:ins w:id="1005" w:author="Michael Nguyen" w:date="2015-05-14T07:17:00Z">
              <w:r w:rsidRPr="004E1A74">
                <w:rPr>
                  <w:rFonts w:eastAsia="Times New Roman" w:cs="Times New Roman"/>
                  <w:color w:val="000000"/>
                  <w:sz w:val="26"/>
                  <w:szCs w:val="26"/>
                </w:rPr>
                <w:t>8 hệ số</w:t>
              </w:r>
            </w:ins>
          </w:p>
        </w:tc>
        <w:tc>
          <w:tcPr>
            <w:tcW w:w="1559" w:type="dxa"/>
            <w:tcBorders>
              <w:top w:val="nil"/>
              <w:left w:val="nil"/>
              <w:bottom w:val="single" w:sz="4" w:space="0" w:color="auto"/>
              <w:right w:val="single" w:sz="4" w:space="0" w:color="auto"/>
            </w:tcBorders>
            <w:shd w:val="clear" w:color="auto" w:fill="auto"/>
            <w:vAlign w:val="center"/>
            <w:hideMark/>
          </w:tcPr>
          <w:p w14:paraId="27E41457" w14:textId="77777777" w:rsidR="004E1A74" w:rsidRPr="004E1A74" w:rsidRDefault="004E1A74" w:rsidP="004E1A74">
            <w:pPr>
              <w:spacing w:after="0" w:line="240" w:lineRule="auto"/>
              <w:rPr>
                <w:ins w:id="1006" w:author="Michael Nguyen" w:date="2015-05-14T07:17:00Z"/>
                <w:rFonts w:eastAsia="Times New Roman" w:cs="Times New Roman"/>
                <w:color w:val="000000"/>
                <w:sz w:val="26"/>
                <w:szCs w:val="26"/>
              </w:rPr>
            </w:pPr>
            <w:ins w:id="1007"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73ED195B" w14:textId="77777777" w:rsidR="004E1A74" w:rsidRPr="004E1A74" w:rsidRDefault="004E1A74" w:rsidP="004E1A74">
            <w:pPr>
              <w:spacing w:after="0" w:line="240" w:lineRule="auto"/>
              <w:rPr>
                <w:ins w:id="1008" w:author="Michael Nguyen" w:date="2015-05-14T07:17:00Z"/>
                <w:rFonts w:eastAsia="Times New Roman" w:cs="Times New Roman"/>
                <w:color w:val="000000"/>
                <w:sz w:val="26"/>
                <w:szCs w:val="26"/>
              </w:rPr>
            </w:pPr>
            <w:ins w:id="1009"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69F2AA66" w14:textId="77777777" w:rsidR="004E1A74" w:rsidRPr="004E1A74" w:rsidRDefault="004E1A74" w:rsidP="004E1A74">
            <w:pPr>
              <w:spacing w:after="0" w:line="240" w:lineRule="auto"/>
              <w:ind w:firstLineChars="200" w:firstLine="520"/>
              <w:rPr>
                <w:ins w:id="1010" w:author="Michael Nguyen" w:date="2015-05-14T07:17:00Z"/>
                <w:rFonts w:eastAsia="Times New Roman" w:cs="Times New Roman"/>
                <w:color w:val="000000"/>
                <w:sz w:val="26"/>
                <w:szCs w:val="26"/>
              </w:rPr>
            </w:pPr>
            <w:ins w:id="1011" w:author="Michael Nguyen" w:date="2015-05-14T07:17:00Z">
              <w:r w:rsidRPr="004E1A74">
                <w:rPr>
                  <w:rFonts w:eastAsia="Times New Roman" w:cs="Times New Roman"/>
                  <w:color w:val="000000"/>
                  <w:sz w:val="26"/>
                  <w:szCs w:val="26"/>
                </w:rPr>
                <w:t>-Người dùng tự nhập dữ liệu vào</w:t>
              </w:r>
              <w:r w:rsidRPr="004E1A74">
                <w:rPr>
                  <w:rFonts w:eastAsia="Times New Roman" w:cs="Times New Roman"/>
                  <w:color w:val="000000"/>
                  <w:sz w:val="26"/>
                  <w:szCs w:val="26"/>
                </w:rPr>
                <w:br/>
                <w:t>-</w:t>
              </w:r>
              <w:r w:rsidRPr="004E1A74">
                <w:rPr>
                  <w:rFonts w:eastAsia="Times New Roman" w:cs="Times New Roman"/>
                  <w:color w:val="000000"/>
                  <w:sz w:val="14"/>
                  <w:szCs w:val="14"/>
                </w:rPr>
                <w:t xml:space="preserve">         </w:t>
              </w:r>
              <w:r w:rsidRPr="004E1A74">
                <w:rPr>
                  <w:rFonts w:eastAsia="Times New Roman" w:cs="Times New Roman"/>
                  <w:color w:val="000000"/>
                  <w:sz w:val="26"/>
                  <w:szCs w:val="26"/>
                </w:rPr>
                <w:t>Chỉ nhận giá trị số thực dương</w:t>
              </w:r>
            </w:ins>
          </w:p>
        </w:tc>
      </w:tr>
      <w:tr w:rsidR="004E1A74" w:rsidRPr="004E1A74" w14:paraId="77DA2019" w14:textId="77777777" w:rsidTr="004E1A74">
        <w:trPr>
          <w:trHeight w:val="5940"/>
          <w:ins w:id="1012" w:author="Michael Nguyen" w:date="2015-05-14T07:17:00Z"/>
        </w:trPr>
        <w:tc>
          <w:tcPr>
            <w:tcW w:w="2694" w:type="dxa"/>
            <w:tcBorders>
              <w:top w:val="nil"/>
              <w:left w:val="single" w:sz="4" w:space="0" w:color="auto"/>
              <w:bottom w:val="single" w:sz="4" w:space="0" w:color="auto"/>
              <w:right w:val="single" w:sz="4" w:space="0" w:color="auto"/>
            </w:tcBorders>
            <w:shd w:val="clear" w:color="auto" w:fill="auto"/>
            <w:vAlign w:val="center"/>
            <w:hideMark/>
          </w:tcPr>
          <w:p w14:paraId="4F90EA73" w14:textId="77777777" w:rsidR="004E1A74" w:rsidRPr="004E1A74" w:rsidRDefault="004E1A74" w:rsidP="004E1A74">
            <w:pPr>
              <w:spacing w:after="0" w:line="240" w:lineRule="auto"/>
              <w:rPr>
                <w:ins w:id="1013" w:author="Michael Nguyen" w:date="2015-05-14T07:17:00Z"/>
                <w:rFonts w:eastAsia="Times New Roman" w:cs="Times New Roman"/>
                <w:color w:val="000000"/>
                <w:sz w:val="26"/>
                <w:szCs w:val="26"/>
              </w:rPr>
            </w:pPr>
            <w:ins w:id="1014" w:author="Michael Nguyen" w:date="2015-05-14T07:17:00Z">
              <w:r w:rsidRPr="004E1A74">
                <w:rPr>
                  <w:rFonts w:eastAsia="Times New Roman" w:cs="Times New Roman"/>
                  <w:color w:val="000000"/>
                  <w:sz w:val="26"/>
                  <w:szCs w:val="26"/>
                </w:rPr>
                <w:lastRenderedPageBreak/>
                <w:t>Kết quả tính toán vốn theo ASA</w:t>
              </w:r>
            </w:ins>
          </w:p>
        </w:tc>
        <w:tc>
          <w:tcPr>
            <w:tcW w:w="1559" w:type="dxa"/>
            <w:tcBorders>
              <w:top w:val="nil"/>
              <w:left w:val="nil"/>
              <w:bottom w:val="single" w:sz="4" w:space="0" w:color="auto"/>
              <w:right w:val="single" w:sz="4" w:space="0" w:color="auto"/>
            </w:tcBorders>
            <w:shd w:val="clear" w:color="auto" w:fill="auto"/>
            <w:vAlign w:val="center"/>
            <w:hideMark/>
          </w:tcPr>
          <w:p w14:paraId="057F0B2F" w14:textId="77777777" w:rsidR="004E1A74" w:rsidRPr="004E1A74" w:rsidRDefault="004E1A74" w:rsidP="004E1A74">
            <w:pPr>
              <w:spacing w:after="0" w:line="240" w:lineRule="auto"/>
              <w:rPr>
                <w:ins w:id="1015" w:author="Michael Nguyen" w:date="2015-05-14T07:17:00Z"/>
                <w:rFonts w:eastAsia="Times New Roman" w:cs="Times New Roman"/>
                <w:color w:val="000000"/>
                <w:sz w:val="26"/>
                <w:szCs w:val="26"/>
              </w:rPr>
            </w:pPr>
            <w:ins w:id="1016" w:author="Michael Nguyen" w:date="2015-05-14T07:17:00Z">
              <w:r w:rsidRPr="004E1A74">
                <w:rPr>
                  <w:rFonts w:eastAsia="Times New Roman" w:cs="Times New Roman"/>
                  <w:color w:val="000000"/>
                  <w:sz w:val="26"/>
                  <w:szCs w:val="26"/>
                </w:rPr>
                <w:t>Textbox</w:t>
              </w:r>
            </w:ins>
          </w:p>
        </w:tc>
        <w:tc>
          <w:tcPr>
            <w:tcW w:w="1600" w:type="dxa"/>
            <w:tcBorders>
              <w:top w:val="nil"/>
              <w:left w:val="nil"/>
              <w:bottom w:val="single" w:sz="4" w:space="0" w:color="auto"/>
              <w:right w:val="single" w:sz="4" w:space="0" w:color="auto"/>
            </w:tcBorders>
            <w:shd w:val="clear" w:color="auto" w:fill="auto"/>
            <w:vAlign w:val="center"/>
            <w:hideMark/>
          </w:tcPr>
          <w:p w14:paraId="75DCAF89" w14:textId="77777777" w:rsidR="004E1A74" w:rsidRPr="004E1A74" w:rsidRDefault="004E1A74" w:rsidP="004E1A74">
            <w:pPr>
              <w:spacing w:after="0" w:line="240" w:lineRule="auto"/>
              <w:rPr>
                <w:ins w:id="1017" w:author="Michael Nguyen" w:date="2015-05-14T07:17:00Z"/>
                <w:rFonts w:eastAsia="Times New Roman" w:cs="Times New Roman"/>
                <w:color w:val="000000"/>
                <w:sz w:val="26"/>
                <w:szCs w:val="26"/>
              </w:rPr>
            </w:pPr>
            <w:ins w:id="1018" w:author="Michael Nguyen" w:date="2015-05-14T07:17:00Z">
              <w:r w:rsidRPr="004E1A74">
                <w:rPr>
                  <w:rFonts w:eastAsia="Times New Roman" w:cs="Times New Roman"/>
                  <w:color w:val="000000"/>
                  <w:sz w:val="26"/>
                  <w:szCs w:val="26"/>
                </w:rPr>
                <w:t>Bắt buộc</w:t>
              </w:r>
            </w:ins>
          </w:p>
        </w:tc>
        <w:tc>
          <w:tcPr>
            <w:tcW w:w="4354" w:type="dxa"/>
            <w:tcBorders>
              <w:top w:val="nil"/>
              <w:left w:val="nil"/>
              <w:bottom w:val="single" w:sz="4" w:space="0" w:color="auto"/>
              <w:right w:val="single" w:sz="4" w:space="0" w:color="auto"/>
            </w:tcBorders>
            <w:shd w:val="clear" w:color="auto" w:fill="auto"/>
            <w:vAlign w:val="center"/>
            <w:hideMark/>
          </w:tcPr>
          <w:p w14:paraId="2E471414" w14:textId="77777777" w:rsidR="004E1A74" w:rsidRPr="004E1A74" w:rsidRDefault="004E1A74" w:rsidP="004E1A74">
            <w:pPr>
              <w:spacing w:after="0" w:line="240" w:lineRule="auto"/>
              <w:rPr>
                <w:ins w:id="1019" w:author="Michael Nguyen" w:date="2015-05-14T07:17:00Z"/>
                <w:rFonts w:eastAsia="Times New Roman" w:cs="Times New Roman"/>
                <w:color w:val="000000"/>
                <w:sz w:val="26"/>
                <w:szCs w:val="26"/>
              </w:rPr>
            </w:pPr>
            <w:ins w:id="1020" w:author="Michael Nguyen" w:date="2015-05-14T07:17:00Z">
              <w:r w:rsidRPr="004E1A74">
                <w:rPr>
                  <w:rFonts w:eastAsia="Times New Roman" w:cs="Times New Roman"/>
                  <w:color w:val="000000"/>
                  <w:sz w:val="26"/>
                  <w:szCs w:val="26"/>
                </w:rPr>
                <w:t xml:space="preserve">- Hệ thống tự tính sau khi người dùng đã nhập hết thông tin và chọn Button: “ Tính toán” </w:t>
              </w:r>
              <w:r w:rsidRPr="004E1A74">
                <w:rPr>
                  <w:rFonts w:eastAsia="Times New Roman" w:cs="Times New Roman"/>
                  <w:color w:val="000000"/>
                  <w:sz w:val="26"/>
                  <w:szCs w:val="26"/>
                </w:rPr>
                <w:br/>
                <w:t>-         Chỉ nhận giá trị tiền tệ</w:t>
              </w:r>
              <w:r w:rsidRPr="004E1A74">
                <w:rPr>
                  <w:rFonts w:eastAsia="Times New Roman" w:cs="Times New Roman"/>
                  <w:color w:val="000000"/>
                  <w:sz w:val="26"/>
                  <w:szCs w:val="26"/>
                </w:rPr>
                <w:br/>
                <w:t>-         Kết quả tính toán vốn theo SA = (Lợi nhuận LVKD tài chính doanh nghiệp *B1 + Lợi nhuận LVKD thị trường tài chính *B2 + Lợi nhuận LV cho vay và ứng trước * m + Lợi nhuận LV cho vay và ứng trước ngân hàng thương mại * m + + Lợi nhuận LV thanh toán * B5 + Lợi nhuận LVKD DV đại lý * B6 + Lợi nhuận LV QLTS * B7 + Lợi nhuận KD môi giới bán lẻ * B8 )/ 8</w:t>
              </w:r>
            </w:ins>
          </w:p>
        </w:tc>
      </w:tr>
    </w:tbl>
    <w:p w14:paraId="5169D7B3" w14:textId="77777777" w:rsidR="004E1A74" w:rsidRDefault="004E1A74" w:rsidP="004E1A74">
      <w:pPr>
        <w:tabs>
          <w:tab w:val="left" w:pos="4191"/>
        </w:tabs>
        <w:rPr>
          <w:ins w:id="1021" w:author="Michael Nguyen" w:date="2015-05-14T07:17:00Z"/>
          <w:i/>
          <w:sz w:val="26"/>
          <w:szCs w:val="26"/>
        </w:rPr>
        <w:pPrChange w:id="1022" w:author="Michael Nguyen" w:date="2015-05-14T07:17:00Z">
          <w:pPr>
            <w:pStyle w:val="ListParagraph"/>
            <w:numPr>
              <w:ilvl w:val="3"/>
              <w:numId w:val="19"/>
            </w:numPr>
            <w:tabs>
              <w:tab w:val="num" w:pos="720"/>
              <w:tab w:val="left" w:pos="4191"/>
            </w:tabs>
            <w:ind w:left="1080" w:hanging="1080"/>
          </w:pPr>
        </w:pPrChange>
      </w:pPr>
    </w:p>
    <w:p w14:paraId="026F1479" w14:textId="4F647A41" w:rsidR="004E1A74" w:rsidRPr="004E1A74" w:rsidDel="00476196" w:rsidRDefault="004E1A74" w:rsidP="004E1A74">
      <w:pPr>
        <w:tabs>
          <w:tab w:val="left" w:pos="4191"/>
        </w:tabs>
        <w:rPr>
          <w:del w:id="1023" w:author="Michael Nguyen" w:date="2015-05-14T07:19:00Z"/>
          <w:i/>
          <w:sz w:val="26"/>
          <w:szCs w:val="26"/>
          <w:rPrChange w:id="1024" w:author="Michael Nguyen" w:date="2015-05-14T07:17:00Z">
            <w:rPr>
              <w:del w:id="1025" w:author="Michael Nguyen" w:date="2015-05-14T07:19:00Z"/>
              <w:i/>
              <w:sz w:val="26"/>
              <w:szCs w:val="26"/>
            </w:rPr>
          </w:rPrChange>
        </w:rPr>
        <w:pPrChange w:id="1026" w:author="Michael Nguyen" w:date="2015-05-14T07:17:00Z">
          <w:pPr>
            <w:pStyle w:val="ListParagraph"/>
            <w:numPr>
              <w:ilvl w:val="3"/>
              <w:numId w:val="19"/>
            </w:numPr>
            <w:tabs>
              <w:tab w:val="num" w:pos="720"/>
              <w:tab w:val="left" w:pos="4191"/>
            </w:tabs>
            <w:ind w:left="1080" w:hanging="1080"/>
          </w:pPr>
        </w:pPrChange>
      </w:pPr>
    </w:p>
    <w:tbl>
      <w:tblPr>
        <w:tblStyle w:val="TableGrid"/>
        <w:tblW w:w="0" w:type="auto"/>
        <w:tblInd w:w="198" w:type="dxa"/>
        <w:tblLook w:val="04A0" w:firstRow="1" w:lastRow="0" w:firstColumn="1" w:lastColumn="0" w:noHBand="0" w:noVBand="1"/>
      </w:tblPr>
      <w:tblGrid>
        <w:gridCol w:w="2429"/>
        <w:gridCol w:w="4594"/>
        <w:gridCol w:w="2355"/>
      </w:tblGrid>
      <w:tr w:rsidR="00104767" w:rsidDel="00476196" w14:paraId="5AC19166" w14:textId="10E82B83" w:rsidTr="00473AA2">
        <w:trPr>
          <w:trHeight w:val="548"/>
          <w:del w:id="1027" w:author="Michael Nguyen" w:date="2015-05-14T07:19:00Z"/>
        </w:trPr>
        <w:tc>
          <w:tcPr>
            <w:tcW w:w="2429" w:type="dxa"/>
            <w:shd w:val="clear" w:color="auto" w:fill="DA251C"/>
          </w:tcPr>
          <w:p w14:paraId="7F71ED24" w14:textId="18663FFF" w:rsidR="00714C4D" w:rsidRPr="00997449" w:rsidDel="00476196" w:rsidRDefault="00714C4D" w:rsidP="00752308">
            <w:pPr>
              <w:tabs>
                <w:tab w:val="left" w:pos="720"/>
              </w:tabs>
              <w:jc w:val="center"/>
              <w:rPr>
                <w:del w:id="1028" w:author="Michael Nguyen" w:date="2015-05-14T07:19:00Z"/>
                <w:b/>
                <w:color w:val="FFFFFF" w:themeColor="background1"/>
                <w:sz w:val="26"/>
                <w:szCs w:val="26"/>
              </w:rPr>
            </w:pPr>
            <w:del w:id="1029" w:author="Michael Nguyen" w:date="2015-05-14T07:19:00Z">
              <w:r w:rsidRPr="00997449" w:rsidDel="00476196">
                <w:rPr>
                  <w:b/>
                  <w:color w:val="FFFFFF" w:themeColor="background1"/>
                  <w:sz w:val="26"/>
                  <w:szCs w:val="26"/>
                </w:rPr>
                <w:delText>Tên trường dữ liệu</w:delText>
              </w:r>
            </w:del>
          </w:p>
        </w:tc>
        <w:tc>
          <w:tcPr>
            <w:tcW w:w="4594" w:type="dxa"/>
            <w:shd w:val="clear" w:color="auto" w:fill="DA251C"/>
          </w:tcPr>
          <w:p w14:paraId="50A37A15" w14:textId="44A1AFAE" w:rsidR="00714C4D" w:rsidRPr="00997449" w:rsidDel="00476196" w:rsidRDefault="00714C4D" w:rsidP="00752308">
            <w:pPr>
              <w:pStyle w:val="ListParagraph"/>
              <w:tabs>
                <w:tab w:val="left" w:pos="0"/>
                <w:tab w:val="left" w:pos="1080"/>
                <w:tab w:val="left" w:pos="4191"/>
              </w:tabs>
              <w:ind w:left="0"/>
              <w:jc w:val="center"/>
              <w:rPr>
                <w:del w:id="1030" w:author="Michael Nguyen" w:date="2015-05-14T07:19:00Z"/>
                <w:b/>
                <w:color w:val="FFFFFF" w:themeColor="background1"/>
                <w:sz w:val="26"/>
                <w:szCs w:val="26"/>
              </w:rPr>
            </w:pPr>
            <w:del w:id="1031" w:author="Michael Nguyen" w:date="2015-05-14T07:19:00Z">
              <w:r w:rsidRPr="00997449" w:rsidDel="00476196">
                <w:rPr>
                  <w:b/>
                  <w:color w:val="FFFFFF" w:themeColor="background1"/>
                  <w:sz w:val="26"/>
                  <w:szCs w:val="26"/>
                </w:rPr>
                <w:delText>Mô tả chi tiết</w:delText>
              </w:r>
            </w:del>
          </w:p>
        </w:tc>
        <w:tc>
          <w:tcPr>
            <w:tcW w:w="2355" w:type="dxa"/>
            <w:shd w:val="clear" w:color="auto" w:fill="DA251C"/>
          </w:tcPr>
          <w:p w14:paraId="2A8F6926" w14:textId="09DD7BEF" w:rsidR="00714C4D" w:rsidRPr="00997449" w:rsidDel="00476196" w:rsidRDefault="00714C4D" w:rsidP="00752308">
            <w:pPr>
              <w:pStyle w:val="ListParagraph"/>
              <w:tabs>
                <w:tab w:val="left" w:pos="0"/>
                <w:tab w:val="left" w:pos="1080"/>
                <w:tab w:val="left" w:pos="4191"/>
              </w:tabs>
              <w:ind w:left="0"/>
              <w:jc w:val="center"/>
              <w:rPr>
                <w:del w:id="1032" w:author="Michael Nguyen" w:date="2015-05-14T07:19:00Z"/>
                <w:b/>
                <w:color w:val="FFFFFF" w:themeColor="background1"/>
                <w:sz w:val="26"/>
                <w:szCs w:val="26"/>
              </w:rPr>
            </w:pPr>
            <w:del w:id="1033" w:author="Michael Nguyen" w:date="2015-05-14T07:19:00Z">
              <w:r w:rsidRPr="00997449" w:rsidDel="00476196">
                <w:rPr>
                  <w:b/>
                  <w:color w:val="FFFFFF" w:themeColor="background1"/>
                  <w:sz w:val="26"/>
                  <w:szCs w:val="26"/>
                </w:rPr>
                <w:delText>Ghi chú</w:delText>
              </w:r>
            </w:del>
          </w:p>
        </w:tc>
      </w:tr>
      <w:tr w:rsidR="00714C4D" w:rsidDel="00476196" w14:paraId="7ABA9304" w14:textId="7152AD2F" w:rsidTr="00714C4D">
        <w:trPr>
          <w:trHeight w:val="350"/>
          <w:del w:id="1034" w:author="Michael Nguyen" w:date="2015-05-14T07:19:00Z"/>
        </w:trPr>
        <w:tc>
          <w:tcPr>
            <w:tcW w:w="9378" w:type="dxa"/>
            <w:gridSpan w:val="3"/>
          </w:tcPr>
          <w:p w14:paraId="4EF3D18B" w14:textId="2040CF05" w:rsidR="00714C4D" w:rsidRPr="00351F58" w:rsidDel="00476196" w:rsidRDefault="00714C4D" w:rsidP="00752308">
            <w:pPr>
              <w:pStyle w:val="ListParagraph"/>
              <w:tabs>
                <w:tab w:val="left" w:pos="0"/>
                <w:tab w:val="left" w:pos="1080"/>
                <w:tab w:val="left" w:pos="4191"/>
              </w:tabs>
              <w:ind w:left="0"/>
              <w:rPr>
                <w:del w:id="1035" w:author="Michael Nguyen" w:date="2015-05-14T07:19:00Z"/>
                <w:b/>
                <w:i/>
                <w:sz w:val="26"/>
                <w:szCs w:val="26"/>
              </w:rPr>
            </w:pPr>
            <w:del w:id="1036" w:author="Michael Nguyen" w:date="2015-05-14T07:19:00Z">
              <w:r w:rsidRPr="00351F58" w:rsidDel="00476196">
                <w:rPr>
                  <w:b/>
                  <w:i/>
                  <w:sz w:val="26"/>
                  <w:szCs w:val="26"/>
                </w:rPr>
                <w:delText>Tính toán vốn theo BIA</w:delText>
              </w:r>
            </w:del>
          </w:p>
        </w:tc>
      </w:tr>
      <w:tr w:rsidR="00B12F72" w:rsidDel="00476196" w14:paraId="2EC8BDE7" w14:textId="526304AE" w:rsidTr="003A3EAA">
        <w:trPr>
          <w:trHeight w:val="791"/>
          <w:del w:id="1037" w:author="Michael Nguyen" w:date="2015-05-14T07:19:00Z"/>
        </w:trPr>
        <w:tc>
          <w:tcPr>
            <w:tcW w:w="2429" w:type="dxa"/>
          </w:tcPr>
          <w:p w14:paraId="62A6F244" w14:textId="0BCAD106" w:rsidR="00B12F72" w:rsidRPr="00351F58" w:rsidDel="00476196" w:rsidRDefault="00B12F72" w:rsidP="00752308">
            <w:pPr>
              <w:pStyle w:val="ListParagraph"/>
              <w:tabs>
                <w:tab w:val="left" w:pos="0"/>
                <w:tab w:val="left" w:pos="1080"/>
                <w:tab w:val="left" w:pos="4191"/>
              </w:tabs>
              <w:ind w:left="0"/>
              <w:rPr>
                <w:del w:id="1038" w:author="Michael Nguyen" w:date="2015-05-14T07:19:00Z"/>
                <w:sz w:val="26"/>
                <w:szCs w:val="26"/>
              </w:rPr>
            </w:pPr>
            <w:del w:id="1039" w:author="Michael Nguyen" w:date="2015-05-14T07:19:00Z">
              <w:r w:rsidRPr="00351F58" w:rsidDel="00476196">
                <w:rPr>
                  <w:sz w:val="26"/>
                  <w:szCs w:val="26"/>
                </w:rPr>
                <w:delText>Mã BIA</w:delText>
              </w:r>
            </w:del>
          </w:p>
        </w:tc>
        <w:tc>
          <w:tcPr>
            <w:tcW w:w="4594" w:type="dxa"/>
          </w:tcPr>
          <w:p w14:paraId="39A9179C" w14:textId="6241F911" w:rsidR="00B12F72" w:rsidRPr="006E6FB0" w:rsidDel="00476196" w:rsidRDefault="00B12F72" w:rsidP="006C05DE">
            <w:pPr>
              <w:pStyle w:val="ListParagraph"/>
              <w:numPr>
                <w:ilvl w:val="0"/>
                <w:numId w:val="14"/>
              </w:numPr>
              <w:tabs>
                <w:tab w:val="left" w:pos="522"/>
                <w:tab w:val="left" w:pos="4191"/>
              </w:tabs>
              <w:ind w:left="343"/>
              <w:rPr>
                <w:del w:id="1040" w:author="Michael Nguyen" w:date="2015-05-14T07:19:00Z"/>
                <w:sz w:val="26"/>
                <w:szCs w:val="26"/>
              </w:rPr>
            </w:pPr>
            <w:del w:id="1041" w:author="Michael Nguyen" w:date="2015-05-14T07:19:00Z">
              <w:r w:rsidRPr="006E6FB0" w:rsidDel="00476196">
                <w:rPr>
                  <w:sz w:val="26"/>
                  <w:szCs w:val="26"/>
                </w:rPr>
                <w:delText>Số thứ tự của BIA theo năm</w:delText>
              </w:r>
            </w:del>
          </w:p>
          <w:p w14:paraId="26FB8DA5" w14:textId="17FCE92E" w:rsidR="00B12F72" w:rsidRPr="00B12F72" w:rsidDel="00476196" w:rsidRDefault="00B12F72" w:rsidP="00B12F72">
            <w:pPr>
              <w:tabs>
                <w:tab w:val="left" w:pos="720"/>
                <w:tab w:val="left" w:pos="4191"/>
              </w:tabs>
              <w:rPr>
                <w:del w:id="1042" w:author="Michael Nguyen" w:date="2015-05-14T07:19:00Z"/>
                <w:sz w:val="26"/>
                <w:szCs w:val="26"/>
              </w:rPr>
            </w:pPr>
          </w:p>
        </w:tc>
        <w:tc>
          <w:tcPr>
            <w:tcW w:w="2355" w:type="dxa"/>
            <w:vMerge w:val="restart"/>
          </w:tcPr>
          <w:p w14:paraId="1B75C1D8" w14:textId="69D70B33" w:rsidR="00B12F72" w:rsidDel="00476196" w:rsidRDefault="00B12F72" w:rsidP="00752308">
            <w:pPr>
              <w:pStyle w:val="ListParagraph"/>
              <w:tabs>
                <w:tab w:val="left" w:pos="0"/>
                <w:tab w:val="left" w:pos="1080"/>
                <w:tab w:val="left" w:pos="4191"/>
              </w:tabs>
              <w:ind w:left="0"/>
              <w:rPr>
                <w:del w:id="1043" w:author="Michael Nguyen" w:date="2015-05-14T07:19:00Z"/>
                <w:sz w:val="26"/>
                <w:szCs w:val="26"/>
              </w:rPr>
            </w:pPr>
            <w:del w:id="1044" w:author="Michael Nguyen" w:date="2015-05-14T07:19:00Z">
              <w:r w:rsidDel="00476196">
                <w:rPr>
                  <w:sz w:val="26"/>
                  <w:szCs w:val="26"/>
                </w:rPr>
                <w:delText>-Là trường bắt buộc</w:delText>
              </w:r>
            </w:del>
          </w:p>
          <w:p w14:paraId="0F9A3937" w14:textId="406D222B" w:rsidR="00B12F72" w:rsidDel="00476196" w:rsidRDefault="00B12F72" w:rsidP="00752308">
            <w:pPr>
              <w:pStyle w:val="ListParagraph"/>
              <w:tabs>
                <w:tab w:val="left" w:pos="0"/>
                <w:tab w:val="left" w:pos="1080"/>
                <w:tab w:val="left" w:pos="4191"/>
              </w:tabs>
              <w:ind w:left="0"/>
              <w:rPr>
                <w:del w:id="1045" w:author="Michael Nguyen" w:date="2015-05-14T07:19:00Z"/>
                <w:i/>
                <w:sz w:val="26"/>
                <w:szCs w:val="26"/>
              </w:rPr>
            </w:pPr>
            <w:del w:id="1046" w:author="Michael Nguyen" w:date="2015-05-14T07:19:00Z">
              <w:r w:rsidDel="00476196">
                <w:rPr>
                  <w:sz w:val="26"/>
                  <w:szCs w:val="26"/>
                </w:rPr>
                <w:delText>-Người dùng tự nhập dữ liệu vào</w:delText>
              </w:r>
            </w:del>
          </w:p>
          <w:p w14:paraId="2A9199DF" w14:textId="35C49A5F" w:rsidR="00B12F72" w:rsidDel="00476196" w:rsidRDefault="00B12F72" w:rsidP="00752308">
            <w:pPr>
              <w:pStyle w:val="ListParagraph"/>
              <w:tabs>
                <w:tab w:val="left" w:pos="0"/>
                <w:tab w:val="left" w:pos="1080"/>
                <w:tab w:val="left" w:pos="4191"/>
              </w:tabs>
              <w:ind w:left="0"/>
              <w:rPr>
                <w:del w:id="1047" w:author="Michael Nguyen" w:date="2015-05-14T07:19:00Z"/>
                <w:i/>
                <w:sz w:val="26"/>
                <w:szCs w:val="26"/>
              </w:rPr>
            </w:pPr>
          </w:p>
        </w:tc>
      </w:tr>
      <w:tr w:rsidR="00BB2019" w:rsidDel="00476196" w14:paraId="1C791F99" w14:textId="2359869F" w:rsidTr="003A3EAA">
        <w:trPr>
          <w:trHeight w:val="791"/>
          <w:del w:id="1048" w:author="Michael Nguyen" w:date="2015-05-14T07:19:00Z"/>
        </w:trPr>
        <w:tc>
          <w:tcPr>
            <w:tcW w:w="2429" w:type="dxa"/>
          </w:tcPr>
          <w:p w14:paraId="662A221B" w14:textId="046C48E6" w:rsidR="00BB2019" w:rsidRPr="00351F58" w:rsidDel="00476196" w:rsidRDefault="00BB2019" w:rsidP="00752308">
            <w:pPr>
              <w:pStyle w:val="ListParagraph"/>
              <w:tabs>
                <w:tab w:val="left" w:pos="0"/>
                <w:tab w:val="left" w:pos="1080"/>
                <w:tab w:val="left" w:pos="4191"/>
              </w:tabs>
              <w:ind w:left="0"/>
              <w:rPr>
                <w:del w:id="1049" w:author="Michael Nguyen" w:date="2015-05-14T07:19:00Z"/>
                <w:sz w:val="26"/>
                <w:szCs w:val="26"/>
              </w:rPr>
            </w:pPr>
            <w:del w:id="1050" w:author="Michael Nguyen" w:date="2015-05-14T07:19:00Z">
              <w:r w:rsidDel="00476196">
                <w:rPr>
                  <w:sz w:val="26"/>
                  <w:szCs w:val="26"/>
                </w:rPr>
                <w:delText>Năm</w:delText>
              </w:r>
            </w:del>
          </w:p>
        </w:tc>
        <w:tc>
          <w:tcPr>
            <w:tcW w:w="4594" w:type="dxa"/>
          </w:tcPr>
          <w:p w14:paraId="796B41D1" w14:textId="08C5F9EA" w:rsidR="00BB2019" w:rsidDel="00476196" w:rsidRDefault="00BB2019" w:rsidP="006C05DE">
            <w:pPr>
              <w:pStyle w:val="ListParagraph"/>
              <w:numPr>
                <w:ilvl w:val="0"/>
                <w:numId w:val="14"/>
              </w:numPr>
              <w:tabs>
                <w:tab w:val="left" w:pos="522"/>
                <w:tab w:val="left" w:pos="4191"/>
              </w:tabs>
              <w:ind w:left="343"/>
              <w:rPr>
                <w:del w:id="1051" w:author="Michael Nguyen" w:date="2015-05-14T07:19:00Z"/>
                <w:sz w:val="26"/>
                <w:szCs w:val="26"/>
              </w:rPr>
            </w:pPr>
            <w:del w:id="1052" w:author="Michael Nguyen" w:date="2015-05-14T07:19:00Z">
              <w:r w:rsidDel="00476196">
                <w:rPr>
                  <w:sz w:val="26"/>
                  <w:szCs w:val="26"/>
                </w:rPr>
                <w:delText>Dạng Calendar</w:delText>
              </w:r>
            </w:del>
          </w:p>
          <w:p w14:paraId="22C8F13A" w14:textId="57FCBCAC" w:rsidR="00BB2019" w:rsidRPr="006E6FB0" w:rsidDel="00476196" w:rsidRDefault="00BB2019" w:rsidP="006C05DE">
            <w:pPr>
              <w:pStyle w:val="ListParagraph"/>
              <w:numPr>
                <w:ilvl w:val="0"/>
                <w:numId w:val="14"/>
              </w:numPr>
              <w:tabs>
                <w:tab w:val="left" w:pos="522"/>
                <w:tab w:val="left" w:pos="4191"/>
              </w:tabs>
              <w:ind w:left="343"/>
              <w:rPr>
                <w:del w:id="1053" w:author="Michael Nguyen" w:date="2015-05-14T07:19:00Z"/>
                <w:sz w:val="26"/>
                <w:szCs w:val="26"/>
              </w:rPr>
            </w:pPr>
            <w:del w:id="1054" w:author="Michael Nguyen" w:date="2015-05-14T07:19:00Z">
              <w:r w:rsidDel="00476196">
                <w:rPr>
                  <w:sz w:val="26"/>
                  <w:szCs w:val="26"/>
                </w:rPr>
                <w:delText>Người dùng tự chọn năm hiện tại</w:delText>
              </w:r>
            </w:del>
          </w:p>
        </w:tc>
        <w:tc>
          <w:tcPr>
            <w:tcW w:w="2355" w:type="dxa"/>
            <w:vMerge/>
          </w:tcPr>
          <w:p w14:paraId="11DB131E" w14:textId="15DEE73B" w:rsidR="00BB2019" w:rsidDel="00476196" w:rsidRDefault="00BB2019" w:rsidP="00752308">
            <w:pPr>
              <w:pStyle w:val="ListParagraph"/>
              <w:tabs>
                <w:tab w:val="left" w:pos="0"/>
                <w:tab w:val="left" w:pos="1080"/>
                <w:tab w:val="left" w:pos="4191"/>
              </w:tabs>
              <w:ind w:left="0"/>
              <w:rPr>
                <w:del w:id="1055" w:author="Michael Nguyen" w:date="2015-05-14T07:19:00Z"/>
                <w:sz w:val="26"/>
                <w:szCs w:val="26"/>
              </w:rPr>
            </w:pPr>
          </w:p>
        </w:tc>
      </w:tr>
      <w:tr w:rsidR="006E6FB0" w:rsidDel="00476196" w14:paraId="1A8D79B4" w14:textId="114A6794" w:rsidTr="003A3EAA">
        <w:trPr>
          <w:del w:id="1056" w:author="Michael Nguyen" w:date="2015-05-14T07:19:00Z"/>
        </w:trPr>
        <w:tc>
          <w:tcPr>
            <w:tcW w:w="2429" w:type="dxa"/>
          </w:tcPr>
          <w:p w14:paraId="6DBDDECF" w14:textId="384C636F" w:rsidR="006E6FB0" w:rsidRPr="00351F58" w:rsidDel="00476196" w:rsidRDefault="006E6FB0" w:rsidP="00752308">
            <w:pPr>
              <w:pStyle w:val="ListParagraph"/>
              <w:tabs>
                <w:tab w:val="left" w:pos="0"/>
                <w:tab w:val="left" w:pos="1080"/>
                <w:tab w:val="left" w:pos="4191"/>
              </w:tabs>
              <w:ind w:left="0"/>
              <w:rPr>
                <w:del w:id="1057" w:author="Michael Nguyen" w:date="2015-05-14T07:19:00Z"/>
                <w:sz w:val="26"/>
                <w:szCs w:val="26"/>
              </w:rPr>
            </w:pPr>
            <w:del w:id="1058" w:author="Michael Nguyen" w:date="2015-05-14T07:19:00Z">
              <w:r w:rsidDel="00476196">
                <w:rPr>
                  <w:sz w:val="26"/>
                  <w:szCs w:val="26"/>
                </w:rPr>
                <w:delText>Năm 1,2,3</w:delText>
              </w:r>
            </w:del>
          </w:p>
        </w:tc>
        <w:tc>
          <w:tcPr>
            <w:tcW w:w="4594" w:type="dxa"/>
          </w:tcPr>
          <w:p w14:paraId="2819AE2D" w14:textId="621A7EFA" w:rsidR="006E6FB0" w:rsidDel="00476196" w:rsidRDefault="006E6FB0" w:rsidP="006C05DE">
            <w:pPr>
              <w:pStyle w:val="ListParagraph"/>
              <w:numPr>
                <w:ilvl w:val="0"/>
                <w:numId w:val="14"/>
              </w:numPr>
              <w:tabs>
                <w:tab w:val="left" w:pos="343"/>
                <w:tab w:val="left" w:pos="4191"/>
              </w:tabs>
              <w:ind w:left="343"/>
              <w:rPr>
                <w:del w:id="1059" w:author="Michael Nguyen" w:date="2015-05-14T07:19:00Z"/>
                <w:sz w:val="26"/>
                <w:szCs w:val="26"/>
              </w:rPr>
            </w:pPr>
            <w:del w:id="1060" w:author="Michael Nguyen" w:date="2015-05-14T07:19:00Z">
              <w:r w:rsidDel="00476196">
                <w:rPr>
                  <w:sz w:val="26"/>
                  <w:szCs w:val="26"/>
                </w:rPr>
                <w:delText>Dạng calendar để người dùng chọn năm</w:delText>
              </w:r>
            </w:del>
          </w:p>
        </w:tc>
        <w:tc>
          <w:tcPr>
            <w:tcW w:w="2355" w:type="dxa"/>
            <w:vMerge/>
          </w:tcPr>
          <w:p w14:paraId="7C3BBB4D" w14:textId="2D863921" w:rsidR="006E6FB0" w:rsidDel="00476196" w:rsidRDefault="006E6FB0" w:rsidP="00752308">
            <w:pPr>
              <w:pStyle w:val="ListParagraph"/>
              <w:tabs>
                <w:tab w:val="left" w:pos="0"/>
                <w:tab w:val="left" w:pos="1080"/>
                <w:tab w:val="left" w:pos="4191"/>
              </w:tabs>
              <w:ind w:left="0"/>
              <w:rPr>
                <w:del w:id="1061" w:author="Michael Nguyen" w:date="2015-05-14T07:19:00Z"/>
                <w:i/>
                <w:sz w:val="26"/>
                <w:szCs w:val="26"/>
              </w:rPr>
            </w:pPr>
          </w:p>
        </w:tc>
      </w:tr>
      <w:tr w:rsidR="00B12F72" w:rsidDel="00476196" w14:paraId="28F8929F" w14:textId="76F86690" w:rsidTr="003A3EAA">
        <w:trPr>
          <w:del w:id="1062" w:author="Michael Nguyen" w:date="2015-05-14T07:19:00Z"/>
        </w:trPr>
        <w:tc>
          <w:tcPr>
            <w:tcW w:w="2429" w:type="dxa"/>
          </w:tcPr>
          <w:p w14:paraId="4082A444" w14:textId="02865623" w:rsidR="00B12F72" w:rsidRPr="00351F58" w:rsidDel="00476196" w:rsidRDefault="00B12F72" w:rsidP="00752308">
            <w:pPr>
              <w:pStyle w:val="ListParagraph"/>
              <w:tabs>
                <w:tab w:val="left" w:pos="0"/>
                <w:tab w:val="left" w:pos="1080"/>
                <w:tab w:val="left" w:pos="4191"/>
              </w:tabs>
              <w:ind w:left="0"/>
              <w:rPr>
                <w:del w:id="1063" w:author="Michael Nguyen" w:date="2015-05-14T07:19:00Z"/>
                <w:i/>
                <w:sz w:val="26"/>
                <w:szCs w:val="26"/>
              </w:rPr>
            </w:pPr>
            <w:del w:id="1064" w:author="Michael Nguyen" w:date="2015-05-14T07:19:00Z">
              <w:r w:rsidRPr="00351F58" w:rsidDel="00476196">
                <w:rPr>
                  <w:sz w:val="26"/>
                  <w:szCs w:val="26"/>
                </w:rPr>
                <w:delText xml:space="preserve">Lợi nhuận gộp năm 1,2,3 </w:delText>
              </w:r>
            </w:del>
          </w:p>
        </w:tc>
        <w:tc>
          <w:tcPr>
            <w:tcW w:w="4594" w:type="dxa"/>
          </w:tcPr>
          <w:p w14:paraId="6EE48F2E" w14:textId="31EA5EE5" w:rsidR="00B12F72" w:rsidDel="00476196" w:rsidRDefault="003A3EAA" w:rsidP="006C05DE">
            <w:pPr>
              <w:pStyle w:val="ListParagraph"/>
              <w:numPr>
                <w:ilvl w:val="0"/>
                <w:numId w:val="14"/>
              </w:numPr>
              <w:tabs>
                <w:tab w:val="left" w:pos="343"/>
                <w:tab w:val="left" w:pos="4191"/>
              </w:tabs>
              <w:ind w:left="343"/>
              <w:rPr>
                <w:del w:id="1065" w:author="Michael Nguyen" w:date="2015-05-14T07:19:00Z"/>
                <w:sz w:val="26"/>
                <w:szCs w:val="26"/>
              </w:rPr>
            </w:pPr>
            <w:del w:id="1066" w:author="Michael Nguyen" w:date="2015-05-14T07:19:00Z">
              <w:r w:rsidDel="00476196">
                <w:rPr>
                  <w:sz w:val="26"/>
                  <w:szCs w:val="26"/>
                </w:rPr>
                <w:delText xml:space="preserve">Dạng </w:delText>
              </w:r>
              <w:r w:rsidRPr="00DA5F4D" w:rsidDel="00476196">
                <w:rPr>
                  <w:b/>
                  <w:sz w:val="26"/>
                  <w:szCs w:val="26"/>
                </w:rPr>
                <w:delText>text box</w:delText>
              </w:r>
            </w:del>
          </w:p>
          <w:p w14:paraId="5155C6AE" w14:textId="32C5B90C" w:rsidR="003A3EAA" w:rsidRPr="00087F15" w:rsidDel="00476196" w:rsidRDefault="003A3EAA" w:rsidP="006C05DE">
            <w:pPr>
              <w:pStyle w:val="ListParagraph"/>
              <w:numPr>
                <w:ilvl w:val="0"/>
                <w:numId w:val="14"/>
              </w:numPr>
              <w:tabs>
                <w:tab w:val="left" w:pos="343"/>
                <w:tab w:val="left" w:pos="4191"/>
              </w:tabs>
              <w:ind w:left="343"/>
              <w:rPr>
                <w:del w:id="1067" w:author="Michael Nguyen" w:date="2015-05-14T07:19:00Z"/>
                <w:sz w:val="26"/>
                <w:szCs w:val="26"/>
              </w:rPr>
            </w:pPr>
            <w:del w:id="1068" w:author="Michael Nguyen" w:date="2015-05-14T07:19:00Z">
              <w:r w:rsidDel="00476196">
                <w:rPr>
                  <w:sz w:val="26"/>
                  <w:szCs w:val="26"/>
                </w:rPr>
                <w:delText>Chỉ nhận giá trị tiền tệ</w:delText>
              </w:r>
            </w:del>
          </w:p>
        </w:tc>
        <w:tc>
          <w:tcPr>
            <w:tcW w:w="2355" w:type="dxa"/>
            <w:vMerge/>
          </w:tcPr>
          <w:p w14:paraId="62B3DB7F" w14:textId="6658C7DD" w:rsidR="00B12F72" w:rsidDel="00476196" w:rsidRDefault="00B12F72" w:rsidP="00752308">
            <w:pPr>
              <w:pStyle w:val="ListParagraph"/>
              <w:tabs>
                <w:tab w:val="left" w:pos="0"/>
                <w:tab w:val="left" w:pos="1080"/>
                <w:tab w:val="left" w:pos="4191"/>
              </w:tabs>
              <w:ind w:left="0"/>
              <w:rPr>
                <w:del w:id="1069" w:author="Michael Nguyen" w:date="2015-05-14T07:19:00Z"/>
                <w:i/>
                <w:sz w:val="26"/>
                <w:szCs w:val="26"/>
              </w:rPr>
            </w:pPr>
          </w:p>
        </w:tc>
      </w:tr>
      <w:tr w:rsidR="00B12F72" w:rsidDel="00476196" w14:paraId="7D9B9471" w14:textId="0DE4D9B2" w:rsidTr="003A3EAA">
        <w:trPr>
          <w:del w:id="1070" w:author="Michael Nguyen" w:date="2015-05-14T07:19:00Z"/>
        </w:trPr>
        <w:tc>
          <w:tcPr>
            <w:tcW w:w="2429" w:type="dxa"/>
          </w:tcPr>
          <w:p w14:paraId="631D9E6C" w14:textId="2CC04A95" w:rsidR="00B12F72" w:rsidRPr="00351F58" w:rsidDel="00476196" w:rsidRDefault="00B12F72" w:rsidP="00752308">
            <w:pPr>
              <w:pStyle w:val="ListParagraph"/>
              <w:tabs>
                <w:tab w:val="left" w:pos="0"/>
                <w:tab w:val="left" w:pos="1080"/>
                <w:tab w:val="left" w:pos="4191"/>
              </w:tabs>
              <w:ind w:left="0"/>
              <w:rPr>
                <w:del w:id="1071" w:author="Michael Nguyen" w:date="2015-05-14T07:19:00Z"/>
                <w:i/>
                <w:sz w:val="26"/>
                <w:szCs w:val="26"/>
              </w:rPr>
            </w:pPr>
            <w:del w:id="1072" w:author="Michael Nguyen" w:date="2015-05-14T07:19:00Z">
              <w:r w:rsidRPr="00351F58" w:rsidDel="00476196">
                <w:rPr>
                  <w:sz w:val="26"/>
                  <w:szCs w:val="26"/>
                </w:rPr>
                <w:delText>Hệ số Alpha</w:delText>
              </w:r>
            </w:del>
          </w:p>
        </w:tc>
        <w:tc>
          <w:tcPr>
            <w:tcW w:w="4594" w:type="dxa"/>
          </w:tcPr>
          <w:p w14:paraId="02538C13" w14:textId="55C84C1B" w:rsidR="00F63B0E" w:rsidDel="00476196" w:rsidRDefault="00F63B0E" w:rsidP="006C05DE">
            <w:pPr>
              <w:pStyle w:val="ListParagraph"/>
              <w:numPr>
                <w:ilvl w:val="0"/>
                <w:numId w:val="14"/>
              </w:numPr>
              <w:tabs>
                <w:tab w:val="left" w:pos="343"/>
                <w:tab w:val="left" w:pos="4191"/>
              </w:tabs>
              <w:ind w:left="343"/>
              <w:rPr>
                <w:del w:id="1073" w:author="Michael Nguyen" w:date="2015-05-14T07:19:00Z"/>
                <w:sz w:val="26"/>
                <w:szCs w:val="26"/>
              </w:rPr>
            </w:pPr>
            <w:del w:id="1074" w:author="Michael Nguyen" w:date="2015-05-14T07:19:00Z">
              <w:r w:rsidDel="00476196">
                <w:rPr>
                  <w:sz w:val="26"/>
                  <w:szCs w:val="26"/>
                </w:rPr>
                <w:delText xml:space="preserve">Dạng </w:delText>
              </w:r>
              <w:r w:rsidRPr="00DA5F4D" w:rsidDel="00476196">
                <w:rPr>
                  <w:b/>
                  <w:sz w:val="26"/>
                  <w:szCs w:val="26"/>
                </w:rPr>
                <w:delText>text box</w:delText>
              </w:r>
            </w:del>
          </w:p>
          <w:p w14:paraId="5A316B86" w14:textId="5E93BBD8" w:rsidR="00B12F72" w:rsidRPr="006E6FB0" w:rsidDel="00476196" w:rsidRDefault="00F63B0E" w:rsidP="006C05DE">
            <w:pPr>
              <w:pStyle w:val="ListParagraph"/>
              <w:numPr>
                <w:ilvl w:val="0"/>
                <w:numId w:val="14"/>
              </w:numPr>
              <w:tabs>
                <w:tab w:val="left" w:pos="0"/>
                <w:tab w:val="left" w:pos="1080"/>
                <w:tab w:val="left" w:pos="4191"/>
              </w:tabs>
              <w:ind w:left="343"/>
              <w:rPr>
                <w:del w:id="1075" w:author="Michael Nguyen" w:date="2015-05-14T07:19:00Z"/>
                <w:i/>
                <w:sz w:val="26"/>
                <w:szCs w:val="26"/>
              </w:rPr>
            </w:pPr>
            <w:del w:id="1076" w:author="Michael Nguyen" w:date="2015-05-14T07:19:00Z">
              <w:r w:rsidRPr="006E6FB0" w:rsidDel="00476196">
                <w:rPr>
                  <w:sz w:val="26"/>
                  <w:szCs w:val="26"/>
                </w:rPr>
                <w:delText>Chỉ nhận giá trị số thực dương</w:delText>
              </w:r>
            </w:del>
          </w:p>
        </w:tc>
        <w:tc>
          <w:tcPr>
            <w:tcW w:w="2355" w:type="dxa"/>
            <w:vMerge/>
          </w:tcPr>
          <w:p w14:paraId="34F6DD7B" w14:textId="649A48B9" w:rsidR="00B12F72" w:rsidDel="00476196" w:rsidRDefault="00B12F72" w:rsidP="00752308">
            <w:pPr>
              <w:pStyle w:val="ListParagraph"/>
              <w:tabs>
                <w:tab w:val="left" w:pos="0"/>
                <w:tab w:val="left" w:pos="1080"/>
                <w:tab w:val="left" w:pos="4191"/>
              </w:tabs>
              <w:ind w:left="0"/>
              <w:rPr>
                <w:del w:id="1077" w:author="Michael Nguyen" w:date="2015-05-14T07:19:00Z"/>
                <w:i/>
                <w:sz w:val="26"/>
                <w:szCs w:val="26"/>
              </w:rPr>
            </w:pPr>
          </w:p>
        </w:tc>
      </w:tr>
      <w:tr w:rsidR="00714C4D" w:rsidDel="00476196" w14:paraId="327C1BF8" w14:textId="61BAFE7D" w:rsidTr="003A3EAA">
        <w:trPr>
          <w:del w:id="1078" w:author="Michael Nguyen" w:date="2015-05-14T07:19:00Z"/>
        </w:trPr>
        <w:tc>
          <w:tcPr>
            <w:tcW w:w="2429" w:type="dxa"/>
          </w:tcPr>
          <w:p w14:paraId="549AAE4F" w14:textId="104DAA49" w:rsidR="00714C4D" w:rsidRPr="00351F58" w:rsidDel="00476196" w:rsidRDefault="00B12F72" w:rsidP="00752308">
            <w:pPr>
              <w:pStyle w:val="ListParagraph"/>
              <w:tabs>
                <w:tab w:val="left" w:pos="0"/>
                <w:tab w:val="left" w:pos="1080"/>
                <w:tab w:val="left" w:pos="4191"/>
              </w:tabs>
              <w:ind w:left="0"/>
              <w:rPr>
                <w:del w:id="1079" w:author="Michael Nguyen" w:date="2015-05-14T07:19:00Z"/>
                <w:sz w:val="26"/>
                <w:szCs w:val="26"/>
              </w:rPr>
            </w:pPr>
            <w:del w:id="1080" w:author="Michael Nguyen" w:date="2015-05-14T07:19:00Z">
              <w:r w:rsidRPr="00351F58" w:rsidDel="00476196">
                <w:rPr>
                  <w:sz w:val="26"/>
                  <w:szCs w:val="26"/>
                </w:rPr>
                <w:delText>Kết quả tính vốn theo BIA</w:delText>
              </w:r>
            </w:del>
          </w:p>
        </w:tc>
        <w:tc>
          <w:tcPr>
            <w:tcW w:w="4594" w:type="dxa"/>
          </w:tcPr>
          <w:p w14:paraId="4D1DDEE5" w14:textId="0C87F551" w:rsidR="003A3EAA" w:rsidDel="00476196" w:rsidRDefault="003A3EAA" w:rsidP="006C05DE">
            <w:pPr>
              <w:pStyle w:val="ListParagraph"/>
              <w:numPr>
                <w:ilvl w:val="0"/>
                <w:numId w:val="13"/>
              </w:numPr>
              <w:tabs>
                <w:tab w:val="left" w:pos="343"/>
                <w:tab w:val="left" w:pos="4191"/>
              </w:tabs>
              <w:ind w:left="343"/>
              <w:rPr>
                <w:del w:id="1081" w:author="Michael Nguyen" w:date="2015-05-14T07:19:00Z"/>
                <w:sz w:val="26"/>
                <w:szCs w:val="26"/>
              </w:rPr>
            </w:pPr>
            <w:del w:id="1082" w:author="Michael Nguyen" w:date="2015-05-14T07:19:00Z">
              <w:r w:rsidDel="00476196">
                <w:rPr>
                  <w:sz w:val="26"/>
                  <w:szCs w:val="26"/>
                </w:rPr>
                <w:delText xml:space="preserve">Dạng </w:delText>
              </w:r>
              <w:r w:rsidRPr="00DA5F4D" w:rsidDel="00476196">
                <w:rPr>
                  <w:b/>
                  <w:sz w:val="26"/>
                  <w:szCs w:val="26"/>
                </w:rPr>
                <w:delText>text box</w:delText>
              </w:r>
            </w:del>
          </w:p>
          <w:p w14:paraId="0DFCDB00" w14:textId="201A7F91" w:rsidR="003A3EAA" w:rsidDel="00476196" w:rsidRDefault="003A3EAA" w:rsidP="006C05DE">
            <w:pPr>
              <w:pStyle w:val="ListParagraph"/>
              <w:numPr>
                <w:ilvl w:val="0"/>
                <w:numId w:val="13"/>
              </w:numPr>
              <w:tabs>
                <w:tab w:val="left" w:pos="343"/>
                <w:tab w:val="left" w:pos="4191"/>
              </w:tabs>
              <w:ind w:left="343"/>
              <w:rPr>
                <w:del w:id="1083" w:author="Michael Nguyen" w:date="2015-05-14T07:19:00Z"/>
                <w:sz w:val="26"/>
                <w:szCs w:val="26"/>
              </w:rPr>
            </w:pPr>
            <w:del w:id="1084" w:author="Michael Nguyen" w:date="2015-05-14T07:19:00Z">
              <w:r w:rsidDel="00476196">
                <w:rPr>
                  <w:sz w:val="26"/>
                  <w:szCs w:val="26"/>
                </w:rPr>
                <w:delText>Chỉ nhận giá trị tiền tệ</w:delText>
              </w:r>
            </w:del>
          </w:p>
          <w:p w14:paraId="386A4061" w14:textId="2CE805B0" w:rsidR="00714C4D" w:rsidRPr="00E658DA" w:rsidDel="00476196" w:rsidRDefault="00B12F72" w:rsidP="006C05DE">
            <w:pPr>
              <w:pStyle w:val="ListParagraph"/>
              <w:numPr>
                <w:ilvl w:val="0"/>
                <w:numId w:val="13"/>
              </w:numPr>
              <w:tabs>
                <w:tab w:val="left" w:pos="343"/>
                <w:tab w:val="left" w:pos="4191"/>
              </w:tabs>
              <w:ind w:left="343"/>
              <w:rPr>
                <w:del w:id="1085" w:author="Michael Nguyen" w:date="2015-05-14T07:19:00Z"/>
                <w:sz w:val="26"/>
                <w:szCs w:val="26"/>
              </w:rPr>
            </w:pPr>
            <w:del w:id="1086" w:author="Michael Nguyen" w:date="2015-05-14T07:19:00Z">
              <w:r w:rsidRPr="00B12F72" w:rsidDel="00476196">
                <w:rPr>
                  <w:sz w:val="26"/>
                  <w:szCs w:val="26"/>
                </w:rPr>
                <w:delText>Kết quả tính vốn th</w:delText>
              </w:r>
              <w:r w:rsidRPr="003A3EAA" w:rsidDel="00476196">
                <w:rPr>
                  <w:sz w:val="26"/>
                  <w:szCs w:val="26"/>
                </w:rPr>
                <w:delText>eo BIA</w:delText>
              </w:r>
            </w:del>
          </w:p>
          <w:p w14:paraId="5F34979D" w14:textId="55BCC20A" w:rsidR="00E658DA" w:rsidRPr="00E658DA" w:rsidDel="00476196" w:rsidRDefault="00E658DA" w:rsidP="00E658DA">
            <w:pPr>
              <w:tabs>
                <w:tab w:val="left" w:pos="343"/>
                <w:tab w:val="left" w:pos="4191"/>
              </w:tabs>
              <w:ind w:left="-17"/>
              <w:rPr>
                <w:del w:id="1087" w:author="Michael Nguyen" w:date="2015-05-14T07:19:00Z"/>
                <w:sz w:val="26"/>
                <w:szCs w:val="26"/>
              </w:rPr>
            </w:pPr>
            <w:del w:id="1088" w:author="Michael Nguyen" w:date="2015-05-14T07:19:00Z">
              <w:r w:rsidRPr="00E658DA" w:rsidDel="00476196">
                <w:rPr>
                  <w:position w:val="-14"/>
                </w:rPr>
                <w:delText>= {(Lợi nhuận gộp năm 1+2+3) * hệ số Alpha}/3</w:delText>
              </w:r>
            </w:del>
          </w:p>
        </w:tc>
        <w:tc>
          <w:tcPr>
            <w:tcW w:w="2355" w:type="dxa"/>
          </w:tcPr>
          <w:p w14:paraId="7FA93BB9" w14:textId="7296FD4A" w:rsidR="00714C4D" w:rsidDel="00476196" w:rsidRDefault="00714C4D" w:rsidP="00752308">
            <w:pPr>
              <w:pStyle w:val="ListParagraph"/>
              <w:tabs>
                <w:tab w:val="left" w:pos="0"/>
                <w:tab w:val="left" w:pos="1080"/>
                <w:tab w:val="left" w:pos="4191"/>
              </w:tabs>
              <w:ind w:left="0"/>
              <w:rPr>
                <w:del w:id="1089" w:author="Michael Nguyen" w:date="2015-05-14T07:19:00Z"/>
                <w:sz w:val="26"/>
                <w:szCs w:val="26"/>
              </w:rPr>
            </w:pPr>
            <w:del w:id="1090" w:author="Michael Nguyen" w:date="2015-05-14T07:19:00Z">
              <w:r w:rsidDel="00476196">
                <w:rPr>
                  <w:sz w:val="26"/>
                  <w:szCs w:val="26"/>
                </w:rPr>
                <w:delText>-Là trường bắt buộc</w:delText>
              </w:r>
            </w:del>
          </w:p>
          <w:p w14:paraId="1A65124F" w14:textId="04E86017" w:rsidR="00714C4D" w:rsidDel="00476196" w:rsidRDefault="008A2953" w:rsidP="00F63B0E">
            <w:pPr>
              <w:pStyle w:val="ListParagraph"/>
              <w:tabs>
                <w:tab w:val="left" w:pos="0"/>
                <w:tab w:val="left" w:pos="1080"/>
                <w:tab w:val="left" w:pos="4191"/>
              </w:tabs>
              <w:ind w:left="0"/>
              <w:rPr>
                <w:del w:id="1091" w:author="Michael Nguyen" w:date="2015-05-14T07:19:00Z"/>
                <w:i/>
                <w:sz w:val="26"/>
                <w:szCs w:val="26"/>
              </w:rPr>
            </w:pPr>
            <w:del w:id="1092" w:author="Michael Nguyen" w:date="2015-05-14T07:19:00Z">
              <w:r w:rsidDel="00476196">
                <w:rPr>
                  <w:sz w:val="26"/>
                  <w:szCs w:val="26"/>
                  <w:highlight w:val="yellow"/>
                </w:rPr>
                <w:delText xml:space="preserve">- </w:delText>
              </w:r>
              <w:r w:rsidRPr="008A2953" w:rsidDel="00476196">
                <w:rPr>
                  <w:sz w:val="26"/>
                  <w:szCs w:val="26"/>
                  <w:highlight w:val="yellow"/>
                </w:rPr>
                <w:delText>Hệ thống tự tính</w:delText>
              </w:r>
              <w:r w:rsidDel="00476196">
                <w:rPr>
                  <w:sz w:val="26"/>
                  <w:szCs w:val="26"/>
                </w:rPr>
                <w:delText xml:space="preserve"> sau khi người dùng đã nhập hết thông tin và chọn Button: “ Tính toán</w:delText>
              </w:r>
            </w:del>
          </w:p>
        </w:tc>
      </w:tr>
      <w:tr w:rsidR="00B12F72" w:rsidDel="00476196" w14:paraId="4F53A1D6" w14:textId="046EEA1C" w:rsidTr="00351F58">
        <w:trPr>
          <w:trHeight w:val="386"/>
          <w:del w:id="1093" w:author="Michael Nguyen" w:date="2015-05-14T07:19:00Z"/>
        </w:trPr>
        <w:tc>
          <w:tcPr>
            <w:tcW w:w="9378" w:type="dxa"/>
            <w:gridSpan w:val="3"/>
          </w:tcPr>
          <w:p w14:paraId="5E49C691" w14:textId="3CEA5295" w:rsidR="00B12F72" w:rsidRPr="00351F58" w:rsidDel="00476196" w:rsidRDefault="00B12F72" w:rsidP="00B12F72">
            <w:pPr>
              <w:pStyle w:val="ListParagraph"/>
              <w:tabs>
                <w:tab w:val="left" w:pos="0"/>
                <w:tab w:val="left" w:pos="1080"/>
                <w:tab w:val="left" w:pos="4191"/>
              </w:tabs>
              <w:ind w:left="0"/>
              <w:rPr>
                <w:del w:id="1094" w:author="Michael Nguyen" w:date="2015-05-14T07:19:00Z"/>
                <w:i/>
                <w:sz w:val="26"/>
                <w:szCs w:val="26"/>
              </w:rPr>
            </w:pPr>
            <w:del w:id="1095" w:author="Michael Nguyen" w:date="2015-05-14T07:19:00Z">
              <w:r w:rsidRPr="00351F58" w:rsidDel="00476196">
                <w:rPr>
                  <w:b/>
                  <w:i/>
                  <w:sz w:val="26"/>
                  <w:szCs w:val="26"/>
                </w:rPr>
                <w:delText>Tính toán vốn theo SA</w:delText>
              </w:r>
            </w:del>
          </w:p>
        </w:tc>
      </w:tr>
      <w:tr w:rsidR="00714C4D" w:rsidDel="00476196" w14:paraId="3B7BC7B3" w14:textId="7F85BCF2" w:rsidTr="003A3EAA">
        <w:trPr>
          <w:del w:id="1096" w:author="Michael Nguyen" w:date="2015-05-14T07:19:00Z"/>
        </w:trPr>
        <w:tc>
          <w:tcPr>
            <w:tcW w:w="2429" w:type="dxa"/>
          </w:tcPr>
          <w:p w14:paraId="56745D91" w14:textId="672CD0D1" w:rsidR="00714C4D" w:rsidRPr="00351F58" w:rsidDel="00476196" w:rsidRDefault="00B12F72" w:rsidP="00752308">
            <w:pPr>
              <w:pStyle w:val="ListParagraph"/>
              <w:tabs>
                <w:tab w:val="left" w:pos="0"/>
                <w:tab w:val="left" w:pos="1080"/>
                <w:tab w:val="left" w:pos="4191"/>
              </w:tabs>
              <w:ind w:left="0"/>
              <w:rPr>
                <w:del w:id="1097" w:author="Michael Nguyen" w:date="2015-05-14T07:19:00Z"/>
                <w:sz w:val="26"/>
                <w:szCs w:val="26"/>
              </w:rPr>
            </w:pPr>
            <w:del w:id="1098" w:author="Michael Nguyen" w:date="2015-05-14T07:19:00Z">
              <w:r w:rsidRPr="00351F58" w:rsidDel="00476196">
                <w:rPr>
                  <w:sz w:val="26"/>
                  <w:szCs w:val="26"/>
                </w:rPr>
                <w:delText>Mã SA</w:delText>
              </w:r>
            </w:del>
          </w:p>
        </w:tc>
        <w:tc>
          <w:tcPr>
            <w:tcW w:w="4594" w:type="dxa"/>
          </w:tcPr>
          <w:p w14:paraId="493660D0" w14:textId="7B9AE40A" w:rsidR="00B12F72" w:rsidRPr="00B12F72" w:rsidDel="00476196" w:rsidRDefault="00B12F72" w:rsidP="006C05DE">
            <w:pPr>
              <w:pStyle w:val="ListParagraph"/>
              <w:numPr>
                <w:ilvl w:val="0"/>
                <w:numId w:val="13"/>
              </w:numPr>
              <w:tabs>
                <w:tab w:val="left" w:pos="522"/>
                <w:tab w:val="left" w:pos="4191"/>
              </w:tabs>
              <w:ind w:left="343"/>
              <w:rPr>
                <w:del w:id="1099" w:author="Michael Nguyen" w:date="2015-05-14T07:19:00Z"/>
                <w:sz w:val="26"/>
                <w:szCs w:val="26"/>
              </w:rPr>
            </w:pPr>
            <w:del w:id="1100" w:author="Michael Nguyen" w:date="2015-05-14T07:19:00Z">
              <w:r w:rsidRPr="00B12F72" w:rsidDel="00476196">
                <w:rPr>
                  <w:sz w:val="26"/>
                  <w:szCs w:val="26"/>
                </w:rPr>
                <w:delText xml:space="preserve">Số thứ tự của </w:delText>
              </w:r>
              <w:r w:rsidR="00351F58" w:rsidDel="00476196">
                <w:rPr>
                  <w:sz w:val="26"/>
                  <w:szCs w:val="26"/>
                </w:rPr>
                <w:delText>S</w:delText>
              </w:r>
              <w:r w:rsidRPr="00B12F72" w:rsidDel="00476196">
                <w:rPr>
                  <w:sz w:val="26"/>
                  <w:szCs w:val="26"/>
                </w:rPr>
                <w:delText>A theo năm</w:delText>
              </w:r>
            </w:del>
          </w:p>
          <w:p w14:paraId="462CDCEF" w14:textId="002B5869" w:rsidR="00714C4D" w:rsidDel="00476196" w:rsidRDefault="00714C4D" w:rsidP="00B12F72">
            <w:pPr>
              <w:pStyle w:val="ListParagraph"/>
              <w:tabs>
                <w:tab w:val="left" w:pos="-108"/>
                <w:tab w:val="left" w:pos="4191"/>
              </w:tabs>
              <w:ind w:left="342"/>
              <w:rPr>
                <w:del w:id="1101" w:author="Michael Nguyen" w:date="2015-05-14T07:19:00Z"/>
                <w:sz w:val="26"/>
                <w:szCs w:val="26"/>
              </w:rPr>
            </w:pPr>
          </w:p>
        </w:tc>
        <w:tc>
          <w:tcPr>
            <w:tcW w:w="2355" w:type="dxa"/>
          </w:tcPr>
          <w:p w14:paraId="4224A0B4" w14:textId="31D0B9D6" w:rsidR="00714C4D" w:rsidDel="00476196" w:rsidRDefault="00714C4D" w:rsidP="00752308">
            <w:pPr>
              <w:pStyle w:val="ListParagraph"/>
              <w:tabs>
                <w:tab w:val="left" w:pos="0"/>
                <w:tab w:val="left" w:pos="1080"/>
                <w:tab w:val="left" w:pos="4191"/>
              </w:tabs>
              <w:ind w:left="0"/>
              <w:rPr>
                <w:del w:id="1102" w:author="Michael Nguyen" w:date="2015-05-14T07:19:00Z"/>
                <w:sz w:val="26"/>
                <w:szCs w:val="26"/>
              </w:rPr>
            </w:pPr>
            <w:del w:id="1103" w:author="Michael Nguyen" w:date="2015-05-14T07:19:00Z">
              <w:r w:rsidDel="00476196">
                <w:rPr>
                  <w:sz w:val="26"/>
                  <w:szCs w:val="26"/>
                </w:rPr>
                <w:delText>-Là trường bắt buộc</w:delText>
              </w:r>
            </w:del>
          </w:p>
          <w:p w14:paraId="1235F81A" w14:textId="527577E7" w:rsidR="00714C4D" w:rsidDel="00476196" w:rsidRDefault="00714C4D" w:rsidP="00752308">
            <w:pPr>
              <w:pStyle w:val="ListParagraph"/>
              <w:tabs>
                <w:tab w:val="left" w:pos="0"/>
                <w:tab w:val="left" w:pos="1080"/>
                <w:tab w:val="left" w:pos="4191"/>
              </w:tabs>
              <w:ind w:left="0"/>
              <w:rPr>
                <w:del w:id="1104" w:author="Michael Nguyen" w:date="2015-05-14T07:19:00Z"/>
                <w:sz w:val="26"/>
                <w:szCs w:val="26"/>
              </w:rPr>
            </w:pPr>
            <w:del w:id="1105" w:author="Michael Nguyen" w:date="2015-05-14T07:19:00Z">
              <w:r w:rsidDel="00476196">
                <w:rPr>
                  <w:sz w:val="26"/>
                  <w:szCs w:val="26"/>
                </w:rPr>
                <w:delText>-Người dùng tự nhập dữ liệu vào</w:delText>
              </w:r>
            </w:del>
          </w:p>
        </w:tc>
      </w:tr>
      <w:tr w:rsidR="00714C4D" w:rsidDel="00476196" w14:paraId="06FE738C" w14:textId="48D74D32" w:rsidTr="003A3EAA">
        <w:trPr>
          <w:del w:id="1106" w:author="Michael Nguyen" w:date="2015-05-14T07:19:00Z"/>
        </w:trPr>
        <w:tc>
          <w:tcPr>
            <w:tcW w:w="2429" w:type="dxa"/>
          </w:tcPr>
          <w:p w14:paraId="16A8F818" w14:textId="68ED6279" w:rsidR="00714C4D" w:rsidRPr="00351F58" w:rsidDel="00476196" w:rsidRDefault="00B12F72" w:rsidP="00752308">
            <w:pPr>
              <w:pStyle w:val="ListParagraph"/>
              <w:tabs>
                <w:tab w:val="left" w:pos="0"/>
                <w:tab w:val="left" w:pos="1080"/>
                <w:tab w:val="left" w:pos="4191"/>
              </w:tabs>
              <w:spacing w:line="276" w:lineRule="auto"/>
              <w:ind w:left="0"/>
              <w:rPr>
                <w:del w:id="1107" w:author="Michael Nguyen" w:date="2015-05-14T07:19:00Z"/>
                <w:sz w:val="26"/>
                <w:szCs w:val="26"/>
              </w:rPr>
            </w:pPr>
            <w:del w:id="1108" w:author="Michael Nguyen" w:date="2015-05-14T07:19:00Z">
              <w:r w:rsidRPr="00351F58" w:rsidDel="00476196">
                <w:rPr>
                  <w:sz w:val="26"/>
                  <w:szCs w:val="26"/>
                </w:rPr>
                <w:delText xml:space="preserve">Năm </w:delText>
              </w:r>
              <w:r w:rsidR="00714C4D" w:rsidRPr="00351F58" w:rsidDel="00476196">
                <w:rPr>
                  <w:sz w:val="26"/>
                  <w:szCs w:val="26"/>
                </w:rPr>
                <w:delText xml:space="preserve"> </w:delText>
              </w:r>
            </w:del>
          </w:p>
        </w:tc>
        <w:tc>
          <w:tcPr>
            <w:tcW w:w="4594" w:type="dxa"/>
          </w:tcPr>
          <w:p w14:paraId="6B4270EE" w14:textId="09B338D1" w:rsidR="00714C4D" w:rsidRPr="006E6FB0" w:rsidDel="00476196" w:rsidRDefault="006E6FB0" w:rsidP="006E6FB0">
            <w:pPr>
              <w:tabs>
                <w:tab w:val="left" w:pos="0"/>
                <w:tab w:val="left" w:pos="1080"/>
                <w:tab w:val="left" w:pos="4191"/>
              </w:tabs>
              <w:rPr>
                <w:del w:id="1109" w:author="Michael Nguyen" w:date="2015-05-14T07:19:00Z"/>
                <w:sz w:val="26"/>
                <w:szCs w:val="26"/>
              </w:rPr>
            </w:pPr>
            <w:del w:id="1110" w:author="Michael Nguyen" w:date="2015-05-14T07:19:00Z">
              <w:r w:rsidDel="00476196">
                <w:rPr>
                  <w:sz w:val="26"/>
                  <w:szCs w:val="26"/>
                </w:rPr>
                <w:delText xml:space="preserve">- </w:delText>
              </w:r>
              <w:r w:rsidR="00B12F72" w:rsidRPr="006E6FB0" w:rsidDel="00476196">
                <w:rPr>
                  <w:sz w:val="26"/>
                  <w:szCs w:val="26"/>
                </w:rPr>
                <w:delText>Tự động nhảy ra Calendar để user chọn năm.</w:delText>
              </w:r>
            </w:del>
          </w:p>
        </w:tc>
        <w:tc>
          <w:tcPr>
            <w:tcW w:w="2355" w:type="dxa"/>
          </w:tcPr>
          <w:p w14:paraId="6EF34DD9" w14:textId="0090AA06" w:rsidR="00714C4D" w:rsidDel="00476196" w:rsidRDefault="00714C4D" w:rsidP="00B12F72">
            <w:pPr>
              <w:pStyle w:val="ListParagraph"/>
              <w:tabs>
                <w:tab w:val="left" w:pos="0"/>
                <w:tab w:val="left" w:pos="1080"/>
                <w:tab w:val="left" w:pos="4191"/>
              </w:tabs>
              <w:ind w:left="0"/>
              <w:rPr>
                <w:del w:id="1111" w:author="Michael Nguyen" w:date="2015-05-14T07:19:00Z"/>
                <w:i/>
                <w:sz w:val="26"/>
                <w:szCs w:val="26"/>
              </w:rPr>
            </w:pPr>
            <w:del w:id="1112" w:author="Michael Nguyen" w:date="2015-05-14T07:19:00Z">
              <w:r w:rsidDel="00476196">
                <w:rPr>
                  <w:i/>
                  <w:sz w:val="26"/>
                  <w:szCs w:val="26"/>
                </w:rPr>
                <w:delText>-</w:delText>
              </w:r>
              <w:r w:rsidR="00B12F72" w:rsidDel="00476196">
                <w:rPr>
                  <w:sz w:val="26"/>
                  <w:szCs w:val="26"/>
                </w:rPr>
                <w:delText>Là</w:delText>
              </w:r>
              <w:r w:rsidRPr="00645B1C" w:rsidDel="00476196">
                <w:rPr>
                  <w:sz w:val="26"/>
                  <w:szCs w:val="26"/>
                </w:rPr>
                <w:delText xml:space="preserve"> trường bắt buộc</w:delText>
              </w:r>
            </w:del>
          </w:p>
        </w:tc>
      </w:tr>
      <w:tr w:rsidR="003A3EAA" w:rsidDel="00476196" w14:paraId="40CED468" w14:textId="56C9B7ED" w:rsidTr="003A3EAA">
        <w:trPr>
          <w:del w:id="1113" w:author="Michael Nguyen" w:date="2015-05-14T07:19:00Z"/>
        </w:trPr>
        <w:tc>
          <w:tcPr>
            <w:tcW w:w="2429" w:type="dxa"/>
          </w:tcPr>
          <w:p w14:paraId="6AA3831F" w14:textId="2FD9A5E9" w:rsidR="003A3EAA" w:rsidRPr="00BB2019" w:rsidDel="00476196" w:rsidRDefault="00BB2019" w:rsidP="00BB2019">
            <w:pPr>
              <w:tabs>
                <w:tab w:val="left" w:pos="162"/>
                <w:tab w:val="left" w:pos="342"/>
                <w:tab w:val="left" w:pos="4191"/>
              </w:tabs>
              <w:rPr>
                <w:del w:id="1114" w:author="Michael Nguyen" w:date="2015-05-14T07:19:00Z"/>
                <w:sz w:val="26"/>
                <w:szCs w:val="26"/>
              </w:rPr>
            </w:pPr>
            <w:del w:id="1115" w:author="Michael Nguyen" w:date="2015-05-14T07:19:00Z">
              <w:r w:rsidDel="00476196">
                <w:rPr>
                  <w:sz w:val="26"/>
                  <w:szCs w:val="26"/>
                </w:rPr>
                <w:delText xml:space="preserve">8 </w:delText>
              </w:r>
              <w:r w:rsidR="003A3EAA" w:rsidRPr="00BB2019" w:rsidDel="00476196">
                <w:rPr>
                  <w:sz w:val="26"/>
                  <w:szCs w:val="26"/>
                </w:rPr>
                <w:delText xml:space="preserve">lĩnh vực kinh doanh </w:delText>
              </w:r>
            </w:del>
          </w:p>
        </w:tc>
        <w:tc>
          <w:tcPr>
            <w:tcW w:w="4594" w:type="dxa"/>
          </w:tcPr>
          <w:p w14:paraId="1DEA1E1F" w14:textId="0E36BE6E" w:rsidR="006E6FB0" w:rsidRPr="006E6FB0" w:rsidDel="00476196" w:rsidRDefault="003A3EAA" w:rsidP="006C05DE">
            <w:pPr>
              <w:pStyle w:val="ListParagraph"/>
              <w:numPr>
                <w:ilvl w:val="0"/>
                <w:numId w:val="13"/>
              </w:numPr>
              <w:tabs>
                <w:tab w:val="left" w:pos="343"/>
                <w:tab w:val="left" w:pos="4191"/>
              </w:tabs>
              <w:ind w:left="343"/>
              <w:rPr>
                <w:del w:id="1116" w:author="Michael Nguyen" w:date="2015-05-14T07:19:00Z"/>
                <w:sz w:val="26"/>
                <w:szCs w:val="26"/>
              </w:rPr>
            </w:pPr>
            <w:del w:id="1117" w:author="Michael Nguyen" w:date="2015-05-14T07:19:00Z">
              <w:r w:rsidRPr="006E6FB0" w:rsidDel="00476196">
                <w:rPr>
                  <w:sz w:val="26"/>
                  <w:szCs w:val="26"/>
                </w:rPr>
                <w:delText xml:space="preserve">Dạng </w:delText>
              </w:r>
              <w:r w:rsidRPr="006E6FB0" w:rsidDel="00476196">
                <w:rPr>
                  <w:b/>
                  <w:sz w:val="26"/>
                  <w:szCs w:val="26"/>
                </w:rPr>
                <w:delText>text box</w:delText>
              </w:r>
            </w:del>
          </w:p>
          <w:p w14:paraId="39924748" w14:textId="20CA51E9" w:rsidR="003A3EAA" w:rsidRPr="006E6FB0" w:rsidDel="00476196" w:rsidRDefault="00E658DA" w:rsidP="006C05DE">
            <w:pPr>
              <w:pStyle w:val="ListParagraph"/>
              <w:numPr>
                <w:ilvl w:val="0"/>
                <w:numId w:val="13"/>
              </w:numPr>
              <w:tabs>
                <w:tab w:val="left" w:pos="343"/>
                <w:tab w:val="left" w:pos="4191"/>
              </w:tabs>
              <w:ind w:left="343"/>
              <w:rPr>
                <w:del w:id="1118" w:author="Michael Nguyen" w:date="2015-05-14T07:19:00Z"/>
                <w:sz w:val="26"/>
                <w:szCs w:val="26"/>
              </w:rPr>
            </w:pPr>
            <w:del w:id="1119" w:author="Michael Nguyen" w:date="2015-05-14T07:19:00Z">
              <w:r w:rsidRPr="006E6FB0" w:rsidDel="00476196">
                <w:rPr>
                  <w:sz w:val="26"/>
                  <w:szCs w:val="26"/>
                </w:rPr>
                <w:delText>Chỉ nhận giá trị tiền tệ</w:delText>
              </w:r>
            </w:del>
          </w:p>
        </w:tc>
        <w:tc>
          <w:tcPr>
            <w:tcW w:w="2355" w:type="dxa"/>
            <w:vMerge w:val="restart"/>
          </w:tcPr>
          <w:p w14:paraId="3BC55B97" w14:textId="08E4620B" w:rsidR="003A3EAA" w:rsidDel="00476196" w:rsidRDefault="003A3EAA" w:rsidP="00752308">
            <w:pPr>
              <w:pStyle w:val="ListParagraph"/>
              <w:tabs>
                <w:tab w:val="left" w:pos="0"/>
                <w:tab w:val="left" w:pos="1080"/>
                <w:tab w:val="left" w:pos="4191"/>
              </w:tabs>
              <w:ind w:left="0"/>
              <w:rPr>
                <w:del w:id="1120" w:author="Michael Nguyen" w:date="2015-05-14T07:19:00Z"/>
                <w:sz w:val="26"/>
                <w:szCs w:val="26"/>
              </w:rPr>
            </w:pPr>
            <w:del w:id="1121" w:author="Michael Nguyen" w:date="2015-05-14T07:19:00Z">
              <w:r w:rsidDel="00476196">
                <w:rPr>
                  <w:sz w:val="26"/>
                  <w:szCs w:val="26"/>
                </w:rPr>
                <w:delText>-Là trường bắt buộc</w:delText>
              </w:r>
            </w:del>
          </w:p>
          <w:p w14:paraId="1D577FCE" w14:textId="0ACF890F" w:rsidR="003A3EAA" w:rsidDel="00476196" w:rsidRDefault="003A3EAA" w:rsidP="00752308">
            <w:pPr>
              <w:pStyle w:val="ListParagraph"/>
              <w:tabs>
                <w:tab w:val="left" w:pos="0"/>
                <w:tab w:val="left" w:pos="1080"/>
                <w:tab w:val="left" w:pos="4191"/>
              </w:tabs>
              <w:ind w:left="0"/>
              <w:rPr>
                <w:del w:id="1122" w:author="Michael Nguyen" w:date="2015-05-14T07:19:00Z"/>
                <w:sz w:val="26"/>
                <w:szCs w:val="26"/>
              </w:rPr>
            </w:pPr>
            <w:del w:id="1123" w:author="Michael Nguyen" w:date="2015-05-14T07:19:00Z">
              <w:r w:rsidDel="00476196">
                <w:rPr>
                  <w:sz w:val="26"/>
                  <w:szCs w:val="26"/>
                </w:rPr>
                <w:delText>-Người dùng tự nhập dữ liệu vào</w:delText>
              </w:r>
            </w:del>
          </w:p>
        </w:tc>
      </w:tr>
      <w:tr w:rsidR="003A3EAA" w:rsidDel="00476196" w14:paraId="1409E61D" w14:textId="09D532B5" w:rsidTr="003A3EAA">
        <w:trPr>
          <w:del w:id="1124" w:author="Michael Nguyen" w:date="2015-05-14T07:19:00Z"/>
        </w:trPr>
        <w:tc>
          <w:tcPr>
            <w:tcW w:w="2429" w:type="dxa"/>
          </w:tcPr>
          <w:p w14:paraId="59B77A10" w14:textId="75178E63" w:rsidR="003A3EAA" w:rsidRPr="00BB2019" w:rsidDel="00476196" w:rsidRDefault="00BB2019" w:rsidP="00BB2019">
            <w:pPr>
              <w:tabs>
                <w:tab w:val="left" w:pos="0"/>
                <w:tab w:val="left" w:pos="1080"/>
                <w:tab w:val="left" w:pos="4191"/>
              </w:tabs>
              <w:rPr>
                <w:del w:id="1125" w:author="Michael Nguyen" w:date="2015-05-14T07:19:00Z"/>
                <w:sz w:val="26"/>
                <w:szCs w:val="26"/>
              </w:rPr>
            </w:pPr>
            <w:del w:id="1126" w:author="Michael Nguyen" w:date="2015-05-14T07:19:00Z">
              <w:r w:rsidDel="00476196">
                <w:rPr>
                  <w:sz w:val="26"/>
                  <w:szCs w:val="26"/>
                </w:rPr>
                <w:delText xml:space="preserve">8 </w:delText>
              </w:r>
              <w:r w:rsidR="003A3EAA" w:rsidRPr="00BB2019" w:rsidDel="00476196">
                <w:rPr>
                  <w:sz w:val="26"/>
                  <w:szCs w:val="26"/>
                </w:rPr>
                <w:delText>hệ số Beta</w:delText>
              </w:r>
            </w:del>
          </w:p>
        </w:tc>
        <w:tc>
          <w:tcPr>
            <w:tcW w:w="4594" w:type="dxa"/>
          </w:tcPr>
          <w:p w14:paraId="6ED2A14F" w14:textId="27F5FE54" w:rsidR="003A3EAA" w:rsidDel="00476196" w:rsidRDefault="003A3EAA" w:rsidP="006C05DE">
            <w:pPr>
              <w:pStyle w:val="ListParagraph"/>
              <w:numPr>
                <w:ilvl w:val="0"/>
                <w:numId w:val="13"/>
              </w:numPr>
              <w:tabs>
                <w:tab w:val="left" w:pos="343"/>
                <w:tab w:val="left" w:pos="4191"/>
              </w:tabs>
              <w:ind w:left="343"/>
              <w:rPr>
                <w:del w:id="1127" w:author="Michael Nguyen" w:date="2015-05-14T07:19:00Z"/>
                <w:sz w:val="26"/>
                <w:szCs w:val="26"/>
              </w:rPr>
            </w:pPr>
            <w:del w:id="1128" w:author="Michael Nguyen" w:date="2015-05-14T07:19:00Z">
              <w:r w:rsidDel="00476196">
                <w:rPr>
                  <w:sz w:val="26"/>
                  <w:szCs w:val="26"/>
                </w:rPr>
                <w:delText xml:space="preserve">Dạng </w:delText>
              </w:r>
              <w:r w:rsidRPr="00DA5F4D" w:rsidDel="00476196">
                <w:rPr>
                  <w:b/>
                  <w:sz w:val="26"/>
                  <w:szCs w:val="26"/>
                </w:rPr>
                <w:delText>text box</w:delText>
              </w:r>
            </w:del>
          </w:p>
          <w:p w14:paraId="21834A50" w14:textId="14FC77CB" w:rsidR="003A3EAA" w:rsidRPr="00645B1C" w:rsidDel="00476196" w:rsidRDefault="003A3EAA" w:rsidP="006C05DE">
            <w:pPr>
              <w:pStyle w:val="ListParagraph"/>
              <w:numPr>
                <w:ilvl w:val="0"/>
                <w:numId w:val="13"/>
              </w:numPr>
              <w:tabs>
                <w:tab w:val="left" w:pos="343"/>
                <w:tab w:val="left" w:pos="4191"/>
              </w:tabs>
              <w:ind w:left="343"/>
              <w:rPr>
                <w:del w:id="1129" w:author="Michael Nguyen" w:date="2015-05-14T07:19:00Z"/>
                <w:sz w:val="26"/>
                <w:szCs w:val="26"/>
              </w:rPr>
            </w:pPr>
            <w:del w:id="1130" w:author="Michael Nguyen" w:date="2015-05-14T07:19:00Z">
              <w:r w:rsidDel="00476196">
                <w:rPr>
                  <w:sz w:val="26"/>
                  <w:szCs w:val="26"/>
                </w:rPr>
                <w:delText>Chỉ nhận giá trị số thực dương</w:delText>
              </w:r>
            </w:del>
          </w:p>
        </w:tc>
        <w:tc>
          <w:tcPr>
            <w:tcW w:w="2355" w:type="dxa"/>
            <w:vMerge/>
          </w:tcPr>
          <w:p w14:paraId="44C6A738" w14:textId="348C6A42" w:rsidR="003A3EAA" w:rsidDel="00476196" w:rsidRDefault="003A3EAA" w:rsidP="00752308">
            <w:pPr>
              <w:pStyle w:val="ListParagraph"/>
              <w:tabs>
                <w:tab w:val="left" w:pos="0"/>
                <w:tab w:val="left" w:pos="1080"/>
                <w:tab w:val="left" w:pos="4191"/>
              </w:tabs>
              <w:ind w:left="0"/>
              <w:rPr>
                <w:del w:id="1131" w:author="Michael Nguyen" w:date="2015-05-14T07:19:00Z"/>
                <w:sz w:val="26"/>
                <w:szCs w:val="26"/>
              </w:rPr>
            </w:pPr>
          </w:p>
        </w:tc>
      </w:tr>
      <w:tr w:rsidR="00714C4D" w:rsidDel="00476196" w14:paraId="7A7A5921" w14:textId="457AA45E" w:rsidTr="003A3EAA">
        <w:trPr>
          <w:del w:id="1132" w:author="Michael Nguyen" w:date="2015-05-14T07:19:00Z"/>
        </w:trPr>
        <w:tc>
          <w:tcPr>
            <w:tcW w:w="2429" w:type="dxa"/>
          </w:tcPr>
          <w:p w14:paraId="5ACDA70C" w14:textId="62282852" w:rsidR="00714C4D" w:rsidRPr="00351F58" w:rsidDel="00476196" w:rsidRDefault="00351F58" w:rsidP="00752308">
            <w:pPr>
              <w:pStyle w:val="ListParagraph"/>
              <w:tabs>
                <w:tab w:val="left" w:pos="0"/>
                <w:tab w:val="left" w:pos="1080"/>
                <w:tab w:val="left" w:pos="4191"/>
              </w:tabs>
              <w:ind w:left="0"/>
              <w:rPr>
                <w:del w:id="1133" w:author="Michael Nguyen" w:date="2015-05-14T07:19:00Z"/>
                <w:sz w:val="26"/>
                <w:szCs w:val="26"/>
              </w:rPr>
            </w:pPr>
            <w:del w:id="1134" w:author="Michael Nguyen" w:date="2015-05-14T07:19:00Z">
              <w:r w:rsidRPr="00351F58" w:rsidDel="00476196">
                <w:rPr>
                  <w:sz w:val="26"/>
                  <w:szCs w:val="26"/>
                </w:rPr>
                <w:delText>Kết quả tính toán vốn theo SA</w:delText>
              </w:r>
            </w:del>
          </w:p>
        </w:tc>
        <w:tc>
          <w:tcPr>
            <w:tcW w:w="4594" w:type="dxa"/>
          </w:tcPr>
          <w:p w14:paraId="1E8E6043" w14:textId="3B9C54CB" w:rsidR="003A3EAA" w:rsidDel="00476196" w:rsidRDefault="003A3EAA" w:rsidP="006C05DE">
            <w:pPr>
              <w:pStyle w:val="ListParagraph"/>
              <w:numPr>
                <w:ilvl w:val="0"/>
                <w:numId w:val="13"/>
              </w:numPr>
              <w:tabs>
                <w:tab w:val="left" w:pos="343"/>
                <w:tab w:val="left" w:pos="4191"/>
              </w:tabs>
              <w:ind w:left="343"/>
              <w:rPr>
                <w:del w:id="1135" w:author="Michael Nguyen" w:date="2015-05-14T07:19:00Z"/>
                <w:sz w:val="26"/>
                <w:szCs w:val="26"/>
              </w:rPr>
            </w:pPr>
            <w:del w:id="1136" w:author="Michael Nguyen" w:date="2015-05-14T07:19:00Z">
              <w:r w:rsidDel="00476196">
                <w:rPr>
                  <w:sz w:val="26"/>
                  <w:szCs w:val="26"/>
                </w:rPr>
                <w:delText xml:space="preserve">Dạng </w:delText>
              </w:r>
              <w:r w:rsidRPr="00DA5F4D" w:rsidDel="00476196">
                <w:rPr>
                  <w:b/>
                  <w:sz w:val="26"/>
                  <w:szCs w:val="26"/>
                </w:rPr>
                <w:delText>text box</w:delText>
              </w:r>
            </w:del>
          </w:p>
          <w:p w14:paraId="570FA934" w14:textId="4ABC6E38" w:rsidR="003A3EAA" w:rsidRPr="003A3EAA" w:rsidDel="00476196" w:rsidRDefault="003A3EAA" w:rsidP="006C05DE">
            <w:pPr>
              <w:pStyle w:val="ListParagraph"/>
              <w:numPr>
                <w:ilvl w:val="0"/>
                <w:numId w:val="13"/>
              </w:numPr>
              <w:tabs>
                <w:tab w:val="left" w:pos="343"/>
                <w:tab w:val="left" w:pos="4191"/>
              </w:tabs>
              <w:ind w:left="343"/>
              <w:rPr>
                <w:del w:id="1137" w:author="Michael Nguyen" w:date="2015-05-14T07:19:00Z"/>
                <w:sz w:val="26"/>
                <w:szCs w:val="26"/>
              </w:rPr>
            </w:pPr>
            <w:del w:id="1138" w:author="Michael Nguyen" w:date="2015-05-14T07:19:00Z">
              <w:r w:rsidDel="00476196">
                <w:rPr>
                  <w:sz w:val="26"/>
                  <w:szCs w:val="26"/>
                </w:rPr>
                <w:delText>Chỉ nhận giá trị tiền tệ</w:delText>
              </w:r>
            </w:del>
          </w:p>
          <w:p w14:paraId="0EDB18F2" w14:textId="7EA85A83" w:rsidR="00714C4D" w:rsidRPr="00E658DA" w:rsidDel="00476196" w:rsidRDefault="00B12F72" w:rsidP="006C05DE">
            <w:pPr>
              <w:pStyle w:val="ListParagraph"/>
              <w:numPr>
                <w:ilvl w:val="0"/>
                <w:numId w:val="13"/>
              </w:numPr>
              <w:tabs>
                <w:tab w:val="left" w:pos="432"/>
                <w:tab w:val="left" w:pos="4191"/>
              </w:tabs>
              <w:ind w:left="343"/>
              <w:rPr>
                <w:del w:id="1139" w:author="Michael Nguyen" w:date="2015-05-14T07:19:00Z"/>
                <w:b/>
                <w:sz w:val="26"/>
                <w:szCs w:val="26"/>
              </w:rPr>
            </w:pPr>
            <w:del w:id="1140" w:author="Michael Nguyen" w:date="2015-05-14T07:19:00Z">
              <w:r w:rsidDel="00476196">
                <w:rPr>
                  <w:sz w:val="26"/>
                  <w:szCs w:val="26"/>
                </w:rPr>
                <w:delText>Kết quả tính toán vốn theo SA</w:delText>
              </w:r>
            </w:del>
          </w:p>
          <w:p w14:paraId="0658A25B" w14:textId="438FAD14" w:rsidR="00E658DA" w:rsidRPr="00E658DA" w:rsidDel="00476196" w:rsidRDefault="00E658DA" w:rsidP="00E658DA">
            <w:pPr>
              <w:tabs>
                <w:tab w:val="left" w:pos="432"/>
                <w:tab w:val="left" w:pos="4191"/>
              </w:tabs>
              <w:ind w:left="-18"/>
              <w:rPr>
                <w:del w:id="1141" w:author="Michael Nguyen" w:date="2015-05-14T07:19:00Z"/>
                <w:b/>
                <w:sz w:val="26"/>
                <w:szCs w:val="26"/>
              </w:rPr>
            </w:pPr>
            <w:del w:id="1142" w:author="Michael Nguyen" w:date="2015-05-14T07:19:00Z">
              <w:r w:rsidRPr="00E658DA" w:rsidDel="00476196">
                <w:rPr>
                  <w:sz w:val="26"/>
                  <w:szCs w:val="26"/>
                </w:rPr>
                <w:delText xml:space="preserve">= </w:delText>
              </w:r>
              <w:r w:rsidDel="00476196">
                <w:rPr>
                  <w:sz w:val="26"/>
                  <w:szCs w:val="26"/>
                </w:rPr>
                <w:delText>(Lợi nhuận LVKD tài chính doanh nghiệp *B1 + Lợi nhuận LVKD thị trường tài chính *B2 + Lợi nhuận LV bán lẻ * B3 + Lợi nhuận LVNH thương mại * B4 + Lợi nhuận LV thanh toán * B5 + Lợi nhuận LVKD DV đại lý * B6 + Lợi nhuận LV QLTS * B7 + Lợi nhuận KD môi giới bán lẻ * B8 )/ 8</w:delText>
              </w:r>
            </w:del>
          </w:p>
          <w:p w14:paraId="11593781" w14:textId="79EFA3A4" w:rsidR="00B12F72" w:rsidRPr="00B12F72" w:rsidDel="00476196" w:rsidRDefault="00B12F72" w:rsidP="00B12F72">
            <w:pPr>
              <w:tabs>
                <w:tab w:val="left" w:pos="432"/>
                <w:tab w:val="left" w:pos="4191"/>
              </w:tabs>
              <w:ind w:left="-18"/>
              <w:rPr>
                <w:del w:id="1143" w:author="Michael Nguyen" w:date="2015-05-14T07:19:00Z"/>
                <w:b/>
                <w:sz w:val="26"/>
                <w:szCs w:val="26"/>
              </w:rPr>
            </w:pPr>
          </w:p>
        </w:tc>
        <w:tc>
          <w:tcPr>
            <w:tcW w:w="2355" w:type="dxa"/>
          </w:tcPr>
          <w:p w14:paraId="26B31D6A" w14:textId="6B45DABC" w:rsidR="00714C4D" w:rsidDel="00476196" w:rsidRDefault="00714C4D" w:rsidP="00752308">
            <w:pPr>
              <w:pStyle w:val="ListParagraph"/>
              <w:tabs>
                <w:tab w:val="left" w:pos="0"/>
                <w:tab w:val="left" w:pos="1080"/>
                <w:tab w:val="left" w:pos="4191"/>
              </w:tabs>
              <w:ind w:left="0"/>
              <w:rPr>
                <w:del w:id="1144" w:author="Michael Nguyen" w:date="2015-05-14T07:19:00Z"/>
                <w:sz w:val="26"/>
                <w:szCs w:val="26"/>
              </w:rPr>
            </w:pPr>
            <w:del w:id="1145" w:author="Michael Nguyen" w:date="2015-05-14T07:19:00Z">
              <w:r w:rsidDel="00476196">
                <w:rPr>
                  <w:sz w:val="26"/>
                  <w:szCs w:val="26"/>
                </w:rPr>
                <w:delText>-Là trường bắt buộc</w:delText>
              </w:r>
            </w:del>
          </w:p>
          <w:p w14:paraId="407C4546" w14:textId="7B45F2A5" w:rsidR="00714C4D" w:rsidDel="00476196" w:rsidRDefault="00B12F72" w:rsidP="00E658DA">
            <w:pPr>
              <w:pStyle w:val="ListParagraph"/>
              <w:tabs>
                <w:tab w:val="left" w:pos="0"/>
                <w:tab w:val="left" w:pos="1080"/>
                <w:tab w:val="left" w:pos="4191"/>
              </w:tabs>
              <w:ind w:left="0"/>
              <w:rPr>
                <w:del w:id="1146" w:author="Michael Nguyen" w:date="2015-05-14T07:19:00Z"/>
                <w:i/>
                <w:sz w:val="26"/>
                <w:szCs w:val="26"/>
              </w:rPr>
            </w:pPr>
            <w:del w:id="1147" w:author="Michael Nguyen" w:date="2015-05-14T07:19:00Z">
              <w:r w:rsidDel="00476196">
                <w:rPr>
                  <w:sz w:val="26"/>
                  <w:szCs w:val="26"/>
                </w:rPr>
                <w:delText xml:space="preserve">- </w:delText>
              </w:r>
              <w:r w:rsidR="00E658DA" w:rsidRPr="008A2953" w:rsidDel="00476196">
                <w:rPr>
                  <w:sz w:val="26"/>
                  <w:szCs w:val="26"/>
                  <w:highlight w:val="yellow"/>
                </w:rPr>
                <w:delText>Hệ thống tự tính</w:delText>
              </w:r>
              <w:r w:rsidR="00E658DA" w:rsidDel="00476196">
                <w:rPr>
                  <w:sz w:val="26"/>
                  <w:szCs w:val="26"/>
                </w:rPr>
                <w:delText xml:space="preserve"> sau khi người dùng đã nhập hết thông tin và chọn Button: “ Tính toán” </w:delText>
              </w:r>
            </w:del>
          </w:p>
        </w:tc>
      </w:tr>
      <w:tr w:rsidR="00B12F72" w:rsidDel="00476196" w14:paraId="7FD6CE22" w14:textId="1D0B8EB8" w:rsidTr="00351F58">
        <w:trPr>
          <w:trHeight w:val="422"/>
          <w:del w:id="1148" w:author="Michael Nguyen" w:date="2015-05-14T07:19:00Z"/>
        </w:trPr>
        <w:tc>
          <w:tcPr>
            <w:tcW w:w="9378" w:type="dxa"/>
            <w:gridSpan w:val="3"/>
          </w:tcPr>
          <w:p w14:paraId="42BA4ADD" w14:textId="5B1A5A6B" w:rsidR="00B12F72" w:rsidRPr="00351F58" w:rsidDel="00476196" w:rsidRDefault="00B12F72" w:rsidP="00B12F72">
            <w:pPr>
              <w:pStyle w:val="ListParagraph"/>
              <w:tabs>
                <w:tab w:val="left" w:pos="0"/>
                <w:tab w:val="left" w:pos="1080"/>
                <w:tab w:val="left" w:pos="4191"/>
              </w:tabs>
              <w:ind w:left="0"/>
              <w:rPr>
                <w:del w:id="1149" w:author="Michael Nguyen" w:date="2015-05-14T07:19:00Z"/>
                <w:i/>
                <w:sz w:val="26"/>
                <w:szCs w:val="26"/>
              </w:rPr>
            </w:pPr>
            <w:del w:id="1150" w:author="Michael Nguyen" w:date="2015-05-14T07:19:00Z">
              <w:r w:rsidRPr="00351F58" w:rsidDel="00476196">
                <w:rPr>
                  <w:b/>
                  <w:i/>
                  <w:sz w:val="26"/>
                  <w:szCs w:val="26"/>
                </w:rPr>
                <w:delText>Tính toán vốn theo ASA</w:delText>
              </w:r>
            </w:del>
          </w:p>
        </w:tc>
      </w:tr>
      <w:tr w:rsidR="00714C4D" w:rsidDel="00476196" w14:paraId="16289DE6" w14:textId="49E0BF4A" w:rsidTr="003A3EAA">
        <w:trPr>
          <w:del w:id="1151" w:author="Michael Nguyen" w:date="2015-05-14T07:19:00Z"/>
        </w:trPr>
        <w:tc>
          <w:tcPr>
            <w:tcW w:w="2429" w:type="dxa"/>
          </w:tcPr>
          <w:p w14:paraId="6EAEE3FD" w14:textId="3C7F9685" w:rsidR="00714C4D" w:rsidRPr="00351F58" w:rsidDel="00476196" w:rsidRDefault="00351F58" w:rsidP="00752308">
            <w:pPr>
              <w:pStyle w:val="ListParagraph"/>
              <w:tabs>
                <w:tab w:val="left" w:pos="0"/>
                <w:tab w:val="left" w:pos="1080"/>
                <w:tab w:val="left" w:pos="4191"/>
              </w:tabs>
              <w:ind w:left="0"/>
              <w:rPr>
                <w:del w:id="1152" w:author="Michael Nguyen" w:date="2015-05-14T07:19:00Z"/>
                <w:sz w:val="26"/>
                <w:szCs w:val="26"/>
              </w:rPr>
            </w:pPr>
            <w:del w:id="1153" w:author="Michael Nguyen" w:date="2015-05-14T07:19:00Z">
              <w:r w:rsidDel="00476196">
                <w:rPr>
                  <w:sz w:val="26"/>
                  <w:szCs w:val="26"/>
                </w:rPr>
                <w:delText>Mã ASA</w:delText>
              </w:r>
            </w:del>
          </w:p>
        </w:tc>
        <w:tc>
          <w:tcPr>
            <w:tcW w:w="4594" w:type="dxa"/>
          </w:tcPr>
          <w:p w14:paraId="466D41A4" w14:textId="26540AD1" w:rsidR="00714C4D" w:rsidRPr="006E6FB0" w:rsidDel="00476196" w:rsidRDefault="00351F58" w:rsidP="006C05DE">
            <w:pPr>
              <w:pStyle w:val="ListParagraph"/>
              <w:numPr>
                <w:ilvl w:val="0"/>
                <w:numId w:val="39"/>
              </w:numPr>
              <w:tabs>
                <w:tab w:val="left" w:pos="522"/>
                <w:tab w:val="left" w:pos="4191"/>
              </w:tabs>
              <w:ind w:left="343"/>
              <w:rPr>
                <w:del w:id="1154" w:author="Michael Nguyen" w:date="2015-05-14T07:19:00Z"/>
                <w:sz w:val="26"/>
                <w:szCs w:val="26"/>
              </w:rPr>
            </w:pPr>
            <w:del w:id="1155" w:author="Michael Nguyen" w:date="2015-05-14T07:19:00Z">
              <w:r w:rsidRPr="006E6FB0" w:rsidDel="00476196">
                <w:rPr>
                  <w:sz w:val="26"/>
                  <w:szCs w:val="26"/>
                </w:rPr>
                <w:delText>Số thứ tự của ASA theo năm</w:delText>
              </w:r>
            </w:del>
          </w:p>
        </w:tc>
        <w:tc>
          <w:tcPr>
            <w:tcW w:w="2355" w:type="dxa"/>
          </w:tcPr>
          <w:p w14:paraId="687C1D99" w14:textId="120ACE79" w:rsidR="00714C4D" w:rsidDel="00476196" w:rsidRDefault="00714C4D" w:rsidP="00752308">
            <w:pPr>
              <w:pStyle w:val="ListParagraph"/>
              <w:tabs>
                <w:tab w:val="left" w:pos="0"/>
                <w:tab w:val="left" w:pos="1080"/>
                <w:tab w:val="left" w:pos="4191"/>
              </w:tabs>
              <w:ind w:left="0"/>
              <w:rPr>
                <w:del w:id="1156" w:author="Michael Nguyen" w:date="2015-05-14T07:19:00Z"/>
                <w:sz w:val="26"/>
                <w:szCs w:val="26"/>
              </w:rPr>
            </w:pPr>
            <w:del w:id="1157" w:author="Michael Nguyen" w:date="2015-05-14T07:19:00Z">
              <w:r w:rsidDel="00476196">
                <w:rPr>
                  <w:sz w:val="26"/>
                  <w:szCs w:val="26"/>
                </w:rPr>
                <w:delText>-Là trường bắt buộc</w:delText>
              </w:r>
            </w:del>
          </w:p>
          <w:p w14:paraId="7C885B6F" w14:textId="7B6E19CD" w:rsidR="00714C4D" w:rsidDel="00476196" w:rsidRDefault="00351F58" w:rsidP="00752308">
            <w:pPr>
              <w:pStyle w:val="ListParagraph"/>
              <w:tabs>
                <w:tab w:val="left" w:pos="0"/>
                <w:tab w:val="left" w:pos="1080"/>
                <w:tab w:val="left" w:pos="4191"/>
              </w:tabs>
              <w:ind w:left="0"/>
              <w:rPr>
                <w:del w:id="1158" w:author="Michael Nguyen" w:date="2015-05-14T07:19:00Z"/>
                <w:i/>
                <w:sz w:val="26"/>
                <w:szCs w:val="26"/>
              </w:rPr>
            </w:pPr>
            <w:del w:id="1159" w:author="Michael Nguyen" w:date="2015-05-14T07:19:00Z">
              <w:r w:rsidDel="00476196">
                <w:rPr>
                  <w:sz w:val="26"/>
                  <w:szCs w:val="26"/>
                </w:rPr>
                <w:delText>-Người dùng tự nhập dữ liệu vào</w:delText>
              </w:r>
            </w:del>
          </w:p>
        </w:tc>
      </w:tr>
      <w:tr w:rsidR="00714C4D" w:rsidDel="00476196" w14:paraId="2221DC55" w14:textId="092BB212" w:rsidTr="003A3EAA">
        <w:trPr>
          <w:del w:id="1160" w:author="Michael Nguyen" w:date="2015-05-14T07:19:00Z"/>
        </w:trPr>
        <w:tc>
          <w:tcPr>
            <w:tcW w:w="2429" w:type="dxa"/>
          </w:tcPr>
          <w:p w14:paraId="2F3E3BAD" w14:textId="6F753791" w:rsidR="00714C4D" w:rsidRPr="00351F58" w:rsidDel="00476196" w:rsidRDefault="00351F58" w:rsidP="00752308">
            <w:pPr>
              <w:pStyle w:val="ListParagraph"/>
              <w:tabs>
                <w:tab w:val="left" w:pos="0"/>
                <w:tab w:val="left" w:pos="1080"/>
                <w:tab w:val="left" w:pos="4191"/>
              </w:tabs>
              <w:ind w:left="0"/>
              <w:rPr>
                <w:del w:id="1161" w:author="Michael Nguyen" w:date="2015-05-14T07:19:00Z"/>
                <w:sz w:val="26"/>
                <w:szCs w:val="26"/>
              </w:rPr>
            </w:pPr>
            <w:del w:id="1162" w:author="Michael Nguyen" w:date="2015-05-14T07:19:00Z">
              <w:r w:rsidDel="00476196">
                <w:rPr>
                  <w:sz w:val="26"/>
                  <w:szCs w:val="26"/>
                </w:rPr>
                <w:delText>Năm</w:delText>
              </w:r>
            </w:del>
          </w:p>
        </w:tc>
        <w:tc>
          <w:tcPr>
            <w:tcW w:w="4594" w:type="dxa"/>
          </w:tcPr>
          <w:p w14:paraId="01841B64" w14:textId="69A5153C" w:rsidR="00351F58" w:rsidRPr="006E6FB0" w:rsidDel="00476196" w:rsidRDefault="00351F58" w:rsidP="006C05DE">
            <w:pPr>
              <w:pStyle w:val="ListParagraph"/>
              <w:numPr>
                <w:ilvl w:val="0"/>
                <w:numId w:val="39"/>
              </w:numPr>
              <w:tabs>
                <w:tab w:val="left" w:pos="335"/>
                <w:tab w:val="left" w:pos="4191"/>
              </w:tabs>
              <w:ind w:left="343"/>
              <w:rPr>
                <w:del w:id="1163" w:author="Michael Nguyen" w:date="2015-05-14T07:19:00Z"/>
                <w:sz w:val="26"/>
                <w:szCs w:val="26"/>
              </w:rPr>
            </w:pPr>
            <w:del w:id="1164" w:author="Michael Nguyen" w:date="2015-05-14T07:19:00Z">
              <w:r w:rsidRPr="006E6FB0" w:rsidDel="00476196">
                <w:rPr>
                  <w:sz w:val="26"/>
                  <w:szCs w:val="26"/>
                </w:rPr>
                <w:delText>Tự động nhảy ra Calendar để user chọn năm.</w:delText>
              </w:r>
            </w:del>
          </w:p>
        </w:tc>
        <w:tc>
          <w:tcPr>
            <w:tcW w:w="2355" w:type="dxa"/>
          </w:tcPr>
          <w:p w14:paraId="441B8001" w14:textId="74E71496" w:rsidR="00714C4D" w:rsidDel="00476196" w:rsidRDefault="00714C4D" w:rsidP="00752308">
            <w:pPr>
              <w:pStyle w:val="ListParagraph"/>
              <w:tabs>
                <w:tab w:val="left" w:pos="0"/>
                <w:tab w:val="left" w:pos="1080"/>
                <w:tab w:val="left" w:pos="4191"/>
              </w:tabs>
              <w:ind w:left="0"/>
              <w:rPr>
                <w:del w:id="1165" w:author="Michael Nguyen" w:date="2015-05-14T07:19:00Z"/>
                <w:sz w:val="26"/>
                <w:szCs w:val="26"/>
              </w:rPr>
            </w:pPr>
            <w:del w:id="1166" w:author="Michael Nguyen" w:date="2015-05-14T07:19:00Z">
              <w:r w:rsidDel="00476196">
                <w:rPr>
                  <w:sz w:val="26"/>
                  <w:szCs w:val="26"/>
                </w:rPr>
                <w:delText>-Là trường bắt buộc</w:delText>
              </w:r>
            </w:del>
          </w:p>
          <w:p w14:paraId="6E0A7470" w14:textId="600DB6D3" w:rsidR="00714C4D" w:rsidDel="00476196" w:rsidRDefault="00714C4D" w:rsidP="00752308">
            <w:pPr>
              <w:pStyle w:val="ListParagraph"/>
              <w:tabs>
                <w:tab w:val="left" w:pos="0"/>
                <w:tab w:val="left" w:pos="1080"/>
                <w:tab w:val="left" w:pos="4191"/>
              </w:tabs>
              <w:ind w:left="0"/>
              <w:rPr>
                <w:del w:id="1167" w:author="Michael Nguyen" w:date="2015-05-14T07:19:00Z"/>
                <w:i/>
                <w:sz w:val="26"/>
                <w:szCs w:val="26"/>
              </w:rPr>
            </w:pPr>
          </w:p>
        </w:tc>
      </w:tr>
      <w:tr w:rsidR="003A3EAA" w:rsidDel="00476196" w14:paraId="23F30E31" w14:textId="07C5FA5C" w:rsidTr="003A3EAA">
        <w:trPr>
          <w:del w:id="1168" w:author="Michael Nguyen" w:date="2015-05-14T07:19:00Z"/>
        </w:trPr>
        <w:tc>
          <w:tcPr>
            <w:tcW w:w="2429" w:type="dxa"/>
          </w:tcPr>
          <w:p w14:paraId="080E753C" w14:textId="0C6F554E" w:rsidR="003A3EAA" w:rsidRPr="006E6FB0" w:rsidDel="00476196" w:rsidRDefault="006E6FB0" w:rsidP="006E6FB0">
            <w:pPr>
              <w:tabs>
                <w:tab w:val="left" w:pos="0"/>
                <w:tab w:val="left" w:pos="1080"/>
                <w:tab w:val="left" w:pos="4191"/>
              </w:tabs>
              <w:rPr>
                <w:del w:id="1169" w:author="Michael Nguyen" w:date="2015-05-14T07:19:00Z"/>
                <w:sz w:val="26"/>
                <w:szCs w:val="26"/>
              </w:rPr>
            </w:pPr>
            <w:del w:id="1170" w:author="Michael Nguyen" w:date="2015-05-14T07:19:00Z">
              <w:r w:rsidDel="00476196">
                <w:rPr>
                  <w:sz w:val="26"/>
                  <w:szCs w:val="26"/>
                </w:rPr>
                <w:delText>8 lĩnh</w:delText>
              </w:r>
              <w:r w:rsidR="003A3EAA" w:rsidRPr="006E6FB0" w:rsidDel="00476196">
                <w:rPr>
                  <w:sz w:val="26"/>
                  <w:szCs w:val="26"/>
                </w:rPr>
                <w:delText xml:space="preserve"> vực kinh doanh </w:delText>
              </w:r>
            </w:del>
          </w:p>
        </w:tc>
        <w:tc>
          <w:tcPr>
            <w:tcW w:w="4594" w:type="dxa"/>
          </w:tcPr>
          <w:p w14:paraId="2DB435CC" w14:textId="3D225207" w:rsidR="003A3EAA" w:rsidRPr="00E658DA" w:rsidDel="00476196" w:rsidRDefault="003A3EAA" w:rsidP="006C05DE">
            <w:pPr>
              <w:pStyle w:val="ListParagraph"/>
              <w:numPr>
                <w:ilvl w:val="0"/>
                <w:numId w:val="13"/>
              </w:numPr>
              <w:tabs>
                <w:tab w:val="left" w:pos="343"/>
                <w:tab w:val="left" w:pos="4191"/>
              </w:tabs>
              <w:ind w:left="343"/>
              <w:rPr>
                <w:del w:id="1171" w:author="Michael Nguyen" w:date="2015-05-14T07:19:00Z"/>
                <w:sz w:val="26"/>
                <w:szCs w:val="26"/>
              </w:rPr>
            </w:pPr>
            <w:del w:id="1172" w:author="Michael Nguyen" w:date="2015-05-14T07:19:00Z">
              <w:r w:rsidDel="00476196">
                <w:rPr>
                  <w:sz w:val="26"/>
                  <w:szCs w:val="26"/>
                </w:rPr>
                <w:delText xml:space="preserve">Dạng </w:delText>
              </w:r>
              <w:r w:rsidRPr="00DA5F4D" w:rsidDel="00476196">
                <w:rPr>
                  <w:b/>
                  <w:sz w:val="26"/>
                  <w:szCs w:val="26"/>
                </w:rPr>
                <w:delText>text box</w:delText>
              </w:r>
            </w:del>
          </w:p>
          <w:p w14:paraId="75809305" w14:textId="0C23E021" w:rsidR="003A3EAA" w:rsidRPr="00E658DA" w:rsidDel="00476196" w:rsidRDefault="00E658DA" w:rsidP="006C05DE">
            <w:pPr>
              <w:pStyle w:val="ListParagraph"/>
              <w:numPr>
                <w:ilvl w:val="0"/>
                <w:numId w:val="13"/>
              </w:numPr>
              <w:tabs>
                <w:tab w:val="left" w:pos="343"/>
                <w:tab w:val="left" w:pos="4191"/>
              </w:tabs>
              <w:ind w:left="343"/>
              <w:rPr>
                <w:del w:id="1173" w:author="Michael Nguyen" w:date="2015-05-14T07:19:00Z"/>
                <w:sz w:val="26"/>
                <w:szCs w:val="26"/>
              </w:rPr>
            </w:pPr>
            <w:del w:id="1174" w:author="Michael Nguyen" w:date="2015-05-14T07:19:00Z">
              <w:r w:rsidDel="00476196">
                <w:rPr>
                  <w:sz w:val="26"/>
                  <w:szCs w:val="26"/>
                </w:rPr>
                <w:delText>Chỉ nhận giá trị tiền tệ</w:delText>
              </w:r>
            </w:del>
          </w:p>
        </w:tc>
        <w:tc>
          <w:tcPr>
            <w:tcW w:w="2355" w:type="dxa"/>
            <w:vMerge w:val="restart"/>
          </w:tcPr>
          <w:p w14:paraId="609524B2" w14:textId="362E7BA0" w:rsidR="003A3EAA" w:rsidDel="00476196" w:rsidRDefault="003A3EAA" w:rsidP="00351F58">
            <w:pPr>
              <w:pStyle w:val="ListParagraph"/>
              <w:tabs>
                <w:tab w:val="left" w:pos="0"/>
                <w:tab w:val="left" w:pos="1080"/>
                <w:tab w:val="left" w:pos="4191"/>
              </w:tabs>
              <w:ind w:left="0"/>
              <w:rPr>
                <w:del w:id="1175" w:author="Michael Nguyen" w:date="2015-05-14T07:19:00Z"/>
                <w:sz w:val="26"/>
                <w:szCs w:val="26"/>
              </w:rPr>
            </w:pPr>
            <w:del w:id="1176" w:author="Michael Nguyen" w:date="2015-05-14T07:19:00Z">
              <w:r w:rsidDel="00476196">
                <w:rPr>
                  <w:sz w:val="26"/>
                  <w:szCs w:val="26"/>
                </w:rPr>
                <w:delText>-Là trường bắt buộc</w:delText>
              </w:r>
            </w:del>
          </w:p>
          <w:p w14:paraId="54ADA07F" w14:textId="1298B78B" w:rsidR="003A3EAA" w:rsidDel="00476196" w:rsidRDefault="003A3EAA" w:rsidP="00351F58">
            <w:pPr>
              <w:pStyle w:val="ListParagraph"/>
              <w:tabs>
                <w:tab w:val="left" w:pos="0"/>
                <w:tab w:val="left" w:pos="1080"/>
                <w:tab w:val="left" w:pos="4191"/>
              </w:tabs>
              <w:ind w:left="0"/>
              <w:rPr>
                <w:del w:id="1177" w:author="Michael Nguyen" w:date="2015-05-14T07:19:00Z"/>
                <w:sz w:val="26"/>
                <w:szCs w:val="26"/>
              </w:rPr>
            </w:pPr>
            <w:del w:id="1178" w:author="Michael Nguyen" w:date="2015-05-14T07:19:00Z">
              <w:r w:rsidDel="00476196">
                <w:rPr>
                  <w:sz w:val="26"/>
                  <w:szCs w:val="26"/>
                </w:rPr>
                <w:delText>-Người dùng tự nhập dữ liệu vào</w:delText>
              </w:r>
            </w:del>
          </w:p>
        </w:tc>
      </w:tr>
      <w:tr w:rsidR="003A3EAA" w:rsidDel="00476196" w14:paraId="05D0FB34" w14:textId="45F72EA6" w:rsidTr="003A3EAA">
        <w:trPr>
          <w:del w:id="1179" w:author="Michael Nguyen" w:date="2015-05-14T07:19:00Z"/>
        </w:trPr>
        <w:tc>
          <w:tcPr>
            <w:tcW w:w="2429" w:type="dxa"/>
          </w:tcPr>
          <w:p w14:paraId="3E74306A" w14:textId="32298349" w:rsidR="003A3EAA" w:rsidRPr="00351F58" w:rsidDel="00476196" w:rsidRDefault="003A3EAA" w:rsidP="003A3EAA">
            <w:pPr>
              <w:pStyle w:val="ListParagraph"/>
              <w:tabs>
                <w:tab w:val="left" w:pos="0"/>
                <w:tab w:val="left" w:pos="1080"/>
                <w:tab w:val="left" w:pos="4191"/>
              </w:tabs>
              <w:ind w:left="0"/>
              <w:rPr>
                <w:del w:id="1180" w:author="Michael Nguyen" w:date="2015-05-14T07:19:00Z"/>
                <w:sz w:val="26"/>
                <w:szCs w:val="26"/>
              </w:rPr>
            </w:pPr>
            <w:del w:id="1181" w:author="Michael Nguyen" w:date="2015-05-14T07:19:00Z">
              <w:r w:rsidRPr="00351F58" w:rsidDel="00476196">
                <w:rPr>
                  <w:sz w:val="26"/>
                  <w:szCs w:val="26"/>
                </w:rPr>
                <w:delText>8 hệ số</w:delText>
              </w:r>
            </w:del>
          </w:p>
        </w:tc>
        <w:tc>
          <w:tcPr>
            <w:tcW w:w="4594" w:type="dxa"/>
          </w:tcPr>
          <w:p w14:paraId="0A721858" w14:textId="16BA4C27" w:rsidR="003A3EAA" w:rsidDel="00476196" w:rsidRDefault="003A3EAA" w:rsidP="006C05DE">
            <w:pPr>
              <w:pStyle w:val="ListParagraph"/>
              <w:numPr>
                <w:ilvl w:val="0"/>
                <w:numId w:val="40"/>
              </w:numPr>
              <w:tabs>
                <w:tab w:val="left" w:pos="343"/>
                <w:tab w:val="left" w:pos="4191"/>
              </w:tabs>
              <w:rPr>
                <w:del w:id="1182" w:author="Michael Nguyen" w:date="2015-05-14T07:19:00Z"/>
                <w:sz w:val="26"/>
                <w:szCs w:val="26"/>
              </w:rPr>
            </w:pPr>
            <w:del w:id="1183" w:author="Michael Nguyen" w:date="2015-05-14T07:19:00Z">
              <w:r w:rsidDel="00476196">
                <w:rPr>
                  <w:sz w:val="26"/>
                  <w:szCs w:val="26"/>
                </w:rPr>
                <w:delText xml:space="preserve">Dạng </w:delText>
              </w:r>
              <w:r w:rsidRPr="00DA5F4D" w:rsidDel="00476196">
                <w:rPr>
                  <w:b/>
                  <w:sz w:val="26"/>
                  <w:szCs w:val="26"/>
                </w:rPr>
                <w:delText>text box</w:delText>
              </w:r>
            </w:del>
          </w:p>
          <w:p w14:paraId="561CA688" w14:textId="5D80BBF3" w:rsidR="003A3EAA" w:rsidRPr="00351F58" w:rsidDel="00476196" w:rsidRDefault="003A3EAA" w:rsidP="006C05DE">
            <w:pPr>
              <w:pStyle w:val="ListParagraph"/>
              <w:numPr>
                <w:ilvl w:val="0"/>
                <w:numId w:val="40"/>
              </w:numPr>
              <w:tabs>
                <w:tab w:val="left" w:pos="335"/>
                <w:tab w:val="left" w:pos="4191"/>
              </w:tabs>
              <w:rPr>
                <w:del w:id="1184" w:author="Michael Nguyen" w:date="2015-05-14T07:19:00Z"/>
                <w:sz w:val="26"/>
                <w:szCs w:val="26"/>
              </w:rPr>
            </w:pPr>
            <w:del w:id="1185" w:author="Michael Nguyen" w:date="2015-05-14T07:19:00Z">
              <w:r w:rsidDel="00476196">
                <w:rPr>
                  <w:sz w:val="26"/>
                  <w:szCs w:val="26"/>
                </w:rPr>
                <w:delText>Chỉ nhận giá trị số thực dương</w:delText>
              </w:r>
            </w:del>
          </w:p>
        </w:tc>
        <w:tc>
          <w:tcPr>
            <w:tcW w:w="2355" w:type="dxa"/>
            <w:vMerge/>
          </w:tcPr>
          <w:p w14:paraId="242DA2F3" w14:textId="2EB7384A" w:rsidR="003A3EAA" w:rsidDel="00476196" w:rsidRDefault="003A3EAA" w:rsidP="00351F58">
            <w:pPr>
              <w:pStyle w:val="ListParagraph"/>
              <w:tabs>
                <w:tab w:val="left" w:pos="0"/>
                <w:tab w:val="left" w:pos="1080"/>
                <w:tab w:val="left" w:pos="4191"/>
              </w:tabs>
              <w:ind w:left="0"/>
              <w:rPr>
                <w:del w:id="1186" w:author="Michael Nguyen" w:date="2015-05-14T07:19:00Z"/>
                <w:sz w:val="26"/>
                <w:szCs w:val="26"/>
              </w:rPr>
            </w:pPr>
          </w:p>
        </w:tc>
      </w:tr>
      <w:tr w:rsidR="00351F58" w:rsidDel="00476196" w14:paraId="78CBA3C8" w14:textId="3343E993" w:rsidTr="003A3EAA">
        <w:trPr>
          <w:del w:id="1187" w:author="Michael Nguyen" w:date="2015-05-14T07:19:00Z"/>
        </w:trPr>
        <w:tc>
          <w:tcPr>
            <w:tcW w:w="2429" w:type="dxa"/>
          </w:tcPr>
          <w:p w14:paraId="3D41B2D6" w14:textId="6C22BB93" w:rsidR="00351F58" w:rsidDel="00476196" w:rsidRDefault="00351F58" w:rsidP="00752308">
            <w:pPr>
              <w:pStyle w:val="ListParagraph"/>
              <w:tabs>
                <w:tab w:val="left" w:pos="0"/>
                <w:tab w:val="left" w:pos="1080"/>
                <w:tab w:val="left" w:pos="4191"/>
              </w:tabs>
              <w:ind w:left="0"/>
              <w:rPr>
                <w:del w:id="1188" w:author="Michael Nguyen" w:date="2015-05-14T07:19:00Z"/>
                <w:sz w:val="26"/>
                <w:szCs w:val="26"/>
              </w:rPr>
            </w:pPr>
            <w:del w:id="1189" w:author="Michael Nguyen" w:date="2015-05-14T07:19:00Z">
              <w:r w:rsidRPr="00351F58" w:rsidDel="00476196">
                <w:rPr>
                  <w:sz w:val="26"/>
                  <w:szCs w:val="26"/>
                </w:rPr>
                <w:delText xml:space="preserve">Kết quả tính toán vốn theo </w:delText>
              </w:r>
              <w:r w:rsidDel="00476196">
                <w:rPr>
                  <w:sz w:val="26"/>
                  <w:szCs w:val="26"/>
                </w:rPr>
                <w:delText>A</w:delText>
              </w:r>
              <w:r w:rsidRPr="00351F58" w:rsidDel="00476196">
                <w:rPr>
                  <w:sz w:val="26"/>
                  <w:szCs w:val="26"/>
                </w:rPr>
                <w:delText>SA</w:delText>
              </w:r>
            </w:del>
          </w:p>
        </w:tc>
        <w:tc>
          <w:tcPr>
            <w:tcW w:w="4594" w:type="dxa"/>
          </w:tcPr>
          <w:p w14:paraId="1C769762" w14:textId="66F8D79C" w:rsidR="003A3EAA" w:rsidDel="00476196" w:rsidRDefault="003A3EAA" w:rsidP="006C05DE">
            <w:pPr>
              <w:pStyle w:val="ListParagraph"/>
              <w:numPr>
                <w:ilvl w:val="0"/>
                <w:numId w:val="41"/>
              </w:numPr>
              <w:tabs>
                <w:tab w:val="left" w:pos="343"/>
                <w:tab w:val="left" w:pos="4191"/>
              </w:tabs>
              <w:ind w:left="343"/>
              <w:rPr>
                <w:del w:id="1190" w:author="Michael Nguyen" w:date="2015-05-14T07:19:00Z"/>
                <w:sz w:val="26"/>
                <w:szCs w:val="26"/>
              </w:rPr>
            </w:pPr>
            <w:del w:id="1191" w:author="Michael Nguyen" w:date="2015-05-14T07:19:00Z">
              <w:r w:rsidDel="00476196">
                <w:rPr>
                  <w:sz w:val="26"/>
                  <w:szCs w:val="26"/>
                </w:rPr>
                <w:delText xml:space="preserve">Dạng </w:delText>
              </w:r>
              <w:r w:rsidRPr="00DA5F4D" w:rsidDel="00476196">
                <w:rPr>
                  <w:b/>
                  <w:sz w:val="26"/>
                  <w:szCs w:val="26"/>
                </w:rPr>
                <w:delText>text box</w:delText>
              </w:r>
            </w:del>
          </w:p>
          <w:p w14:paraId="0C9A43B3" w14:textId="20AC791C" w:rsidR="003A3EAA" w:rsidRPr="003A3EAA" w:rsidDel="00476196" w:rsidRDefault="003A3EAA" w:rsidP="006C05DE">
            <w:pPr>
              <w:pStyle w:val="ListParagraph"/>
              <w:numPr>
                <w:ilvl w:val="0"/>
                <w:numId w:val="41"/>
              </w:numPr>
              <w:tabs>
                <w:tab w:val="left" w:pos="343"/>
                <w:tab w:val="left" w:pos="4191"/>
              </w:tabs>
              <w:ind w:left="343"/>
              <w:rPr>
                <w:del w:id="1192" w:author="Michael Nguyen" w:date="2015-05-14T07:19:00Z"/>
                <w:sz w:val="26"/>
                <w:szCs w:val="26"/>
              </w:rPr>
            </w:pPr>
            <w:del w:id="1193" w:author="Michael Nguyen" w:date="2015-05-14T07:19:00Z">
              <w:r w:rsidDel="00476196">
                <w:rPr>
                  <w:sz w:val="26"/>
                  <w:szCs w:val="26"/>
                </w:rPr>
                <w:delText>Chỉ nhận giá trị tiền tệ</w:delText>
              </w:r>
            </w:del>
          </w:p>
          <w:p w14:paraId="1523ED3E" w14:textId="53B51D75" w:rsidR="00351F58" w:rsidRPr="00F02542" w:rsidDel="00476196" w:rsidRDefault="00351F58" w:rsidP="006C05DE">
            <w:pPr>
              <w:pStyle w:val="ListParagraph"/>
              <w:numPr>
                <w:ilvl w:val="0"/>
                <w:numId w:val="41"/>
              </w:numPr>
              <w:tabs>
                <w:tab w:val="left" w:pos="432"/>
                <w:tab w:val="left" w:pos="4191"/>
              </w:tabs>
              <w:ind w:left="343"/>
              <w:rPr>
                <w:del w:id="1194" w:author="Michael Nguyen" w:date="2015-05-14T07:19:00Z"/>
                <w:b/>
                <w:sz w:val="26"/>
                <w:szCs w:val="26"/>
              </w:rPr>
            </w:pPr>
            <w:del w:id="1195" w:author="Michael Nguyen" w:date="2015-05-14T07:19:00Z">
              <w:r w:rsidDel="00476196">
                <w:rPr>
                  <w:sz w:val="26"/>
                  <w:szCs w:val="26"/>
                </w:rPr>
                <w:delText xml:space="preserve">Kết quả tính toán vốn theo </w:delText>
              </w:r>
              <w:r w:rsidR="003A3EAA" w:rsidDel="00476196">
                <w:rPr>
                  <w:sz w:val="26"/>
                  <w:szCs w:val="26"/>
                </w:rPr>
                <w:delText>A</w:delText>
              </w:r>
              <w:r w:rsidDel="00476196">
                <w:rPr>
                  <w:sz w:val="26"/>
                  <w:szCs w:val="26"/>
                </w:rPr>
                <w:delText>SA</w:delText>
              </w:r>
            </w:del>
          </w:p>
          <w:p w14:paraId="1E511461" w14:textId="782AFF03" w:rsidR="00F02542" w:rsidRPr="00E658DA" w:rsidDel="00476196" w:rsidRDefault="00F02542" w:rsidP="00F02542">
            <w:pPr>
              <w:tabs>
                <w:tab w:val="left" w:pos="432"/>
                <w:tab w:val="left" w:pos="4191"/>
              </w:tabs>
              <w:ind w:left="-18"/>
              <w:rPr>
                <w:del w:id="1196" w:author="Michael Nguyen" w:date="2015-05-14T07:19:00Z"/>
                <w:b/>
                <w:sz w:val="26"/>
                <w:szCs w:val="26"/>
              </w:rPr>
            </w:pPr>
            <w:del w:id="1197" w:author="Michael Nguyen" w:date="2015-05-14T07:19:00Z">
              <w:r w:rsidRPr="00E658DA" w:rsidDel="00476196">
                <w:rPr>
                  <w:sz w:val="26"/>
                  <w:szCs w:val="26"/>
                </w:rPr>
                <w:delText xml:space="preserve">= </w:delText>
              </w:r>
              <w:r w:rsidDel="00476196">
                <w:rPr>
                  <w:sz w:val="26"/>
                  <w:szCs w:val="26"/>
                </w:rPr>
                <w:delText>(Lợi nhuận LVKD tài chính doanh nghiệp *B1 + Lợi nhuận LVKD thị trường tài chính *B2 + Lợi nhuận LV cho vay và ứng trước * m + Lợi nhuận LV cho vay và ứng trước ngân hàng thương mại * m + + Lợi nhuận LV thanh toán * B5 + Lợi nhuận LVKD DV đại lý * B6 + Lợi nhuận LV QLTS * B7 + Lợi nhuận KD môi giới bán lẻ * B8 )/ 8</w:delText>
              </w:r>
            </w:del>
          </w:p>
          <w:p w14:paraId="27879133" w14:textId="24861FF6" w:rsidR="00F02542" w:rsidRPr="00F02542" w:rsidDel="00476196" w:rsidRDefault="00F02542" w:rsidP="00F02542">
            <w:pPr>
              <w:tabs>
                <w:tab w:val="left" w:pos="432"/>
                <w:tab w:val="left" w:pos="4191"/>
              </w:tabs>
              <w:ind w:left="-18"/>
              <w:rPr>
                <w:del w:id="1198" w:author="Michael Nguyen" w:date="2015-05-14T07:19:00Z"/>
                <w:b/>
                <w:sz w:val="26"/>
                <w:szCs w:val="26"/>
              </w:rPr>
            </w:pPr>
          </w:p>
        </w:tc>
        <w:tc>
          <w:tcPr>
            <w:tcW w:w="2355" w:type="dxa"/>
          </w:tcPr>
          <w:p w14:paraId="16DA21B4" w14:textId="353749A4" w:rsidR="00351F58" w:rsidDel="00476196" w:rsidRDefault="00351F58" w:rsidP="00351F58">
            <w:pPr>
              <w:pStyle w:val="ListParagraph"/>
              <w:tabs>
                <w:tab w:val="left" w:pos="0"/>
                <w:tab w:val="left" w:pos="1080"/>
                <w:tab w:val="left" w:pos="4191"/>
              </w:tabs>
              <w:ind w:left="0"/>
              <w:rPr>
                <w:del w:id="1199" w:author="Michael Nguyen" w:date="2015-05-14T07:19:00Z"/>
                <w:sz w:val="26"/>
                <w:szCs w:val="26"/>
              </w:rPr>
            </w:pPr>
            <w:del w:id="1200" w:author="Michael Nguyen" w:date="2015-05-14T07:19:00Z">
              <w:r w:rsidDel="00476196">
                <w:rPr>
                  <w:sz w:val="26"/>
                  <w:szCs w:val="26"/>
                </w:rPr>
                <w:delText>-Là trường bắt buộc</w:delText>
              </w:r>
            </w:del>
          </w:p>
          <w:p w14:paraId="494BB781" w14:textId="412B4005" w:rsidR="00351F58" w:rsidDel="00476196" w:rsidRDefault="00F02542" w:rsidP="00351F58">
            <w:pPr>
              <w:pStyle w:val="ListParagraph"/>
              <w:tabs>
                <w:tab w:val="left" w:pos="0"/>
                <w:tab w:val="left" w:pos="1080"/>
                <w:tab w:val="left" w:pos="4191"/>
              </w:tabs>
              <w:ind w:left="0"/>
              <w:rPr>
                <w:del w:id="1201" w:author="Michael Nguyen" w:date="2015-05-14T07:19:00Z"/>
                <w:sz w:val="26"/>
                <w:szCs w:val="26"/>
              </w:rPr>
            </w:pPr>
            <w:del w:id="1202" w:author="Michael Nguyen" w:date="2015-05-14T07:19:00Z">
              <w:r w:rsidDel="00476196">
                <w:rPr>
                  <w:sz w:val="26"/>
                  <w:szCs w:val="26"/>
                </w:rPr>
                <w:delText xml:space="preserve">- </w:delText>
              </w:r>
              <w:r w:rsidRPr="008A2953" w:rsidDel="00476196">
                <w:rPr>
                  <w:sz w:val="26"/>
                  <w:szCs w:val="26"/>
                  <w:highlight w:val="yellow"/>
                </w:rPr>
                <w:delText>Hệ thống tự tính</w:delText>
              </w:r>
              <w:r w:rsidDel="00476196">
                <w:rPr>
                  <w:sz w:val="26"/>
                  <w:szCs w:val="26"/>
                </w:rPr>
                <w:delText xml:space="preserve"> sau khi người dùng đã nhập hết thông tin và chọn Button: “ Tính toán”</w:delText>
              </w:r>
            </w:del>
          </w:p>
        </w:tc>
      </w:tr>
    </w:tbl>
    <w:p w14:paraId="37571A48" w14:textId="5CB2DEE3" w:rsidR="00DA5F4D" w:rsidDel="00476196" w:rsidRDefault="00DA5F4D" w:rsidP="00DA5F4D">
      <w:pPr>
        <w:pStyle w:val="ListParagraph"/>
        <w:tabs>
          <w:tab w:val="left" w:pos="1080"/>
          <w:tab w:val="left" w:pos="4191"/>
        </w:tabs>
        <w:rPr>
          <w:del w:id="1203" w:author="Michael Nguyen" w:date="2015-05-14T07:19:00Z"/>
          <w:b/>
          <w:sz w:val="26"/>
          <w:szCs w:val="26"/>
        </w:rPr>
      </w:pPr>
    </w:p>
    <w:p w14:paraId="239801EB" w14:textId="551D8B0C" w:rsidR="00714C4D" w:rsidRPr="003A3EAA" w:rsidRDefault="00F36B95" w:rsidP="006C05DE">
      <w:pPr>
        <w:pStyle w:val="ListParagraph"/>
        <w:numPr>
          <w:ilvl w:val="2"/>
          <w:numId w:val="19"/>
        </w:numPr>
        <w:tabs>
          <w:tab w:val="left" w:pos="1080"/>
          <w:tab w:val="left" w:pos="4191"/>
        </w:tabs>
        <w:spacing w:line="360" w:lineRule="auto"/>
        <w:rPr>
          <w:b/>
          <w:sz w:val="26"/>
          <w:szCs w:val="26"/>
        </w:rPr>
      </w:pPr>
      <w:r w:rsidRPr="003A3EAA">
        <w:rPr>
          <w:b/>
          <w:sz w:val="26"/>
          <w:szCs w:val="26"/>
        </w:rPr>
        <w:t>Chức năng “sửa/xóa”  Tính toán vốn:</w:t>
      </w:r>
    </w:p>
    <w:p w14:paraId="198E4BF8" w14:textId="77777777" w:rsidR="00F36B95" w:rsidRDefault="00F36B95" w:rsidP="006C05DE">
      <w:pPr>
        <w:pStyle w:val="ListParagraph"/>
        <w:numPr>
          <w:ilvl w:val="3"/>
          <w:numId w:val="19"/>
        </w:numPr>
        <w:tabs>
          <w:tab w:val="left" w:pos="1080"/>
          <w:tab w:val="left" w:pos="4191"/>
        </w:tabs>
        <w:spacing w:line="360" w:lineRule="auto"/>
        <w:ind w:left="1080" w:hanging="1080"/>
        <w:rPr>
          <w:i/>
          <w:sz w:val="26"/>
          <w:szCs w:val="26"/>
        </w:rPr>
      </w:pPr>
      <w:r w:rsidRPr="00F36B95">
        <w:rPr>
          <w:i/>
          <w:sz w:val="26"/>
          <w:szCs w:val="26"/>
        </w:rPr>
        <w:t>Yêu cầu nghiệp vụ:</w:t>
      </w:r>
    </w:p>
    <w:p w14:paraId="03053A65" w14:textId="77777777" w:rsidR="00F36B95" w:rsidRDefault="00F36B95" w:rsidP="00E85FDC">
      <w:pPr>
        <w:pStyle w:val="ListParagraph"/>
        <w:numPr>
          <w:ilvl w:val="0"/>
          <w:numId w:val="2"/>
        </w:numPr>
        <w:tabs>
          <w:tab w:val="left" w:pos="720"/>
          <w:tab w:val="left" w:pos="4191"/>
        </w:tabs>
        <w:rPr>
          <w:sz w:val="26"/>
          <w:szCs w:val="26"/>
        </w:rPr>
      </w:pPr>
      <w:r w:rsidRPr="003660B7">
        <w:rPr>
          <w:sz w:val="26"/>
          <w:szCs w:val="26"/>
        </w:rPr>
        <w:t xml:space="preserve">Màn hình [sửa/ xóa] hiển thị trong trường hợp user “qlrr_oprisk” kích vào ô </w:t>
      </w:r>
      <w:r w:rsidRPr="00F36B95">
        <w:rPr>
          <w:b/>
          <w:sz w:val="26"/>
          <w:szCs w:val="26"/>
        </w:rPr>
        <w:t>“Xem chi tiết”</w:t>
      </w:r>
    </w:p>
    <w:p w14:paraId="7A9DEB3C" w14:textId="77777777" w:rsidR="00F36B95" w:rsidRPr="008A2953" w:rsidRDefault="00F02542" w:rsidP="00E85FDC">
      <w:pPr>
        <w:pStyle w:val="ListParagraph"/>
        <w:numPr>
          <w:ilvl w:val="0"/>
          <w:numId w:val="2"/>
        </w:numPr>
        <w:tabs>
          <w:tab w:val="left" w:pos="720"/>
          <w:tab w:val="left" w:pos="4191"/>
        </w:tabs>
        <w:rPr>
          <w:sz w:val="26"/>
          <w:szCs w:val="26"/>
          <w:highlight w:val="yellow"/>
        </w:rPr>
      </w:pPr>
      <w:r w:rsidRPr="008A2953">
        <w:rPr>
          <w:sz w:val="26"/>
          <w:szCs w:val="26"/>
          <w:highlight w:val="yellow"/>
        </w:rPr>
        <w:t xml:space="preserve">Chỉ có </w:t>
      </w:r>
      <w:r w:rsidR="00F36B95" w:rsidRPr="008A2953">
        <w:rPr>
          <w:b/>
          <w:sz w:val="26"/>
          <w:szCs w:val="26"/>
          <w:highlight w:val="yellow"/>
        </w:rPr>
        <w:t>User “qlrr_oprisk”</w:t>
      </w:r>
      <w:r w:rsidR="00F36B95" w:rsidRPr="008A2953">
        <w:rPr>
          <w:sz w:val="26"/>
          <w:szCs w:val="26"/>
          <w:highlight w:val="yellow"/>
        </w:rPr>
        <w:t xml:space="preserve"> </w:t>
      </w:r>
      <w:r w:rsidRPr="008A2953">
        <w:rPr>
          <w:sz w:val="26"/>
          <w:szCs w:val="26"/>
          <w:highlight w:val="yellow"/>
        </w:rPr>
        <w:t>được phép “sửa/ xóa”.</w:t>
      </w:r>
    </w:p>
    <w:p w14:paraId="175665FF" w14:textId="77777777" w:rsidR="00BA0614" w:rsidRDefault="00BA0614" w:rsidP="00BA0614">
      <w:pPr>
        <w:pStyle w:val="ListParagraph"/>
        <w:tabs>
          <w:tab w:val="left" w:pos="720"/>
          <w:tab w:val="left" w:pos="4191"/>
        </w:tabs>
        <w:rPr>
          <w:sz w:val="26"/>
          <w:szCs w:val="26"/>
        </w:rPr>
      </w:pPr>
    </w:p>
    <w:p w14:paraId="6893A227" w14:textId="3EA65EAD" w:rsidR="00543FE8" w:rsidDel="003B52F3" w:rsidRDefault="00543FE8" w:rsidP="00BA0614">
      <w:pPr>
        <w:pStyle w:val="ListParagraph"/>
        <w:tabs>
          <w:tab w:val="left" w:pos="720"/>
          <w:tab w:val="left" w:pos="4191"/>
        </w:tabs>
        <w:rPr>
          <w:del w:id="1204" w:author="Michael Nguyen" w:date="2015-05-14T07:20:00Z"/>
          <w:sz w:val="26"/>
          <w:szCs w:val="26"/>
        </w:rPr>
      </w:pPr>
    </w:p>
    <w:p w14:paraId="02C0AD0E" w14:textId="6036A724" w:rsidR="00543FE8" w:rsidDel="003B52F3" w:rsidRDefault="00543FE8" w:rsidP="00BA0614">
      <w:pPr>
        <w:pStyle w:val="ListParagraph"/>
        <w:tabs>
          <w:tab w:val="left" w:pos="720"/>
          <w:tab w:val="left" w:pos="4191"/>
        </w:tabs>
        <w:rPr>
          <w:del w:id="1205" w:author="Michael Nguyen" w:date="2015-05-14T07:20:00Z"/>
          <w:sz w:val="26"/>
          <w:szCs w:val="26"/>
        </w:rPr>
      </w:pPr>
    </w:p>
    <w:p w14:paraId="34BBA15E" w14:textId="2BB70199" w:rsidR="00543FE8" w:rsidDel="003B52F3" w:rsidRDefault="00543FE8" w:rsidP="00BA0614">
      <w:pPr>
        <w:pStyle w:val="ListParagraph"/>
        <w:tabs>
          <w:tab w:val="left" w:pos="720"/>
          <w:tab w:val="left" w:pos="4191"/>
        </w:tabs>
        <w:rPr>
          <w:del w:id="1206" w:author="Michael Nguyen" w:date="2015-05-14T07:20:00Z"/>
          <w:sz w:val="26"/>
          <w:szCs w:val="26"/>
        </w:rPr>
      </w:pPr>
    </w:p>
    <w:p w14:paraId="1D2A5E3B" w14:textId="26C5052E" w:rsidR="00543FE8" w:rsidDel="003B52F3" w:rsidRDefault="00543FE8" w:rsidP="00BA0614">
      <w:pPr>
        <w:pStyle w:val="ListParagraph"/>
        <w:tabs>
          <w:tab w:val="left" w:pos="720"/>
          <w:tab w:val="left" w:pos="4191"/>
        </w:tabs>
        <w:rPr>
          <w:del w:id="1207" w:author="Michael Nguyen" w:date="2015-05-14T07:20:00Z"/>
          <w:sz w:val="26"/>
          <w:szCs w:val="26"/>
        </w:rPr>
      </w:pPr>
    </w:p>
    <w:p w14:paraId="7D6DC80F" w14:textId="6F646AD5" w:rsidR="00543FE8" w:rsidDel="003B52F3" w:rsidRDefault="00543FE8" w:rsidP="00BA0614">
      <w:pPr>
        <w:pStyle w:val="ListParagraph"/>
        <w:tabs>
          <w:tab w:val="left" w:pos="720"/>
          <w:tab w:val="left" w:pos="4191"/>
        </w:tabs>
        <w:rPr>
          <w:del w:id="1208" w:author="Michael Nguyen" w:date="2015-05-14T07:20:00Z"/>
          <w:sz w:val="26"/>
          <w:szCs w:val="26"/>
        </w:rPr>
      </w:pPr>
    </w:p>
    <w:p w14:paraId="77A0E45A" w14:textId="7A636543" w:rsidR="00543FE8" w:rsidDel="003B52F3" w:rsidRDefault="00543FE8" w:rsidP="00BA0614">
      <w:pPr>
        <w:pStyle w:val="ListParagraph"/>
        <w:tabs>
          <w:tab w:val="left" w:pos="720"/>
          <w:tab w:val="left" w:pos="4191"/>
        </w:tabs>
        <w:rPr>
          <w:del w:id="1209" w:author="Michael Nguyen" w:date="2015-05-14T07:20:00Z"/>
          <w:sz w:val="26"/>
          <w:szCs w:val="26"/>
        </w:rPr>
      </w:pPr>
    </w:p>
    <w:p w14:paraId="7265491A" w14:textId="5230AD28" w:rsidR="00543FE8" w:rsidDel="003B52F3" w:rsidRDefault="00543FE8" w:rsidP="00BA0614">
      <w:pPr>
        <w:pStyle w:val="ListParagraph"/>
        <w:tabs>
          <w:tab w:val="left" w:pos="720"/>
          <w:tab w:val="left" w:pos="4191"/>
        </w:tabs>
        <w:rPr>
          <w:del w:id="1210" w:author="Michael Nguyen" w:date="2015-05-14T07:20:00Z"/>
          <w:sz w:val="26"/>
          <w:szCs w:val="26"/>
        </w:rPr>
      </w:pPr>
    </w:p>
    <w:p w14:paraId="32B266C1" w14:textId="306FAE13" w:rsidR="00543FE8" w:rsidDel="003B52F3" w:rsidRDefault="00543FE8" w:rsidP="00BA0614">
      <w:pPr>
        <w:pStyle w:val="ListParagraph"/>
        <w:tabs>
          <w:tab w:val="left" w:pos="720"/>
          <w:tab w:val="left" w:pos="4191"/>
        </w:tabs>
        <w:rPr>
          <w:del w:id="1211" w:author="Michael Nguyen" w:date="2015-05-14T07:20:00Z"/>
          <w:sz w:val="26"/>
          <w:szCs w:val="26"/>
        </w:rPr>
      </w:pPr>
    </w:p>
    <w:p w14:paraId="011CBAC8" w14:textId="4775E0E0" w:rsidR="00543FE8" w:rsidDel="003B52F3" w:rsidRDefault="00543FE8" w:rsidP="00BA0614">
      <w:pPr>
        <w:pStyle w:val="ListParagraph"/>
        <w:tabs>
          <w:tab w:val="left" w:pos="720"/>
          <w:tab w:val="left" w:pos="4191"/>
        </w:tabs>
        <w:rPr>
          <w:del w:id="1212" w:author="Michael Nguyen" w:date="2015-05-14T07:20:00Z"/>
          <w:sz w:val="26"/>
          <w:szCs w:val="26"/>
        </w:rPr>
      </w:pPr>
    </w:p>
    <w:p w14:paraId="463634C4" w14:textId="1040C047" w:rsidR="00543FE8" w:rsidRPr="008A2953" w:rsidDel="003B52F3" w:rsidRDefault="00543FE8" w:rsidP="008A2953">
      <w:pPr>
        <w:tabs>
          <w:tab w:val="left" w:pos="720"/>
          <w:tab w:val="left" w:pos="4191"/>
        </w:tabs>
        <w:rPr>
          <w:del w:id="1213" w:author="Michael Nguyen" w:date="2015-05-14T07:20:00Z"/>
          <w:sz w:val="26"/>
          <w:szCs w:val="26"/>
        </w:rPr>
      </w:pPr>
    </w:p>
    <w:p w14:paraId="28932031" w14:textId="1F1D2189" w:rsidR="00BA0614" w:rsidRPr="00BA0614" w:rsidRDefault="00BA0614" w:rsidP="006C05DE">
      <w:pPr>
        <w:pStyle w:val="ListParagraph"/>
        <w:numPr>
          <w:ilvl w:val="3"/>
          <w:numId w:val="19"/>
        </w:numPr>
        <w:tabs>
          <w:tab w:val="left" w:pos="1080"/>
          <w:tab w:val="left" w:pos="4191"/>
        </w:tabs>
        <w:ind w:left="1080" w:hanging="1080"/>
        <w:rPr>
          <w:i/>
          <w:sz w:val="26"/>
          <w:szCs w:val="26"/>
        </w:rPr>
      </w:pPr>
      <w:r w:rsidRPr="00BA0614">
        <w:rPr>
          <w:i/>
          <w:sz w:val="26"/>
          <w:szCs w:val="26"/>
        </w:rPr>
        <w:t>Mô tả màn hình:</w:t>
      </w:r>
    </w:p>
    <w:p w14:paraId="2F46C6B4" w14:textId="77777777" w:rsidR="00BA0614" w:rsidRDefault="00BB2019" w:rsidP="00BA0614">
      <w:pPr>
        <w:pStyle w:val="ListParagraph"/>
        <w:tabs>
          <w:tab w:val="left" w:pos="0"/>
          <w:tab w:val="left" w:pos="4191"/>
        </w:tabs>
        <w:ind w:left="0"/>
        <w:rPr>
          <w:sz w:val="26"/>
          <w:szCs w:val="26"/>
        </w:rPr>
      </w:pPr>
      <w:r>
        <w:rPr>
          <w:noProof/>
          <w:sz w:val="26"/>
          <w:szCs w:val="26"/>
        </w:rPr>
        <w:lastRenderedPageBreak/>
        <w:drawing>
          <wp:inline distT="0" distB="0" distL="0" distR="0" wp14:anchorId="5CA08692" wp14:editId="15577F36">
            <wp:extent cx="5943600" cy="4040505"/>
            <wp:effectExtent l="1905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srcRect/>
                    <a:stretch>
                      <a:fillRect/>
                    </a:stretch>
                  </pic:blipFill>
                  <pic:spPr bwMode="auto">
                    <a:xfrm>
                      <a:off x="0" y="0"/>
                      <a:ext cx="5943600" cy="4040505"/>
                    </a:xfrm>
                    <a:prstGeom prst="rect">
                      <a:avLst/>
                    </a:prstGeom>
                    <a:noFill/>
                    <a:ln w="9525">
                      <a:noFill/>
                      <a:miter lim="800000"/>
                      <a:headEnd/>
                      <a:tailEnd/>
                    </a:ln>
                  </pic:spPr>
                </pic:pic>
              </a:graphicData>
            </a:graphic>
          </wp:inline>
        </w:drawing>
      </w:r>
    </w:p>
    <w:p w14:paraId="4941A522" w14:textId="77777777" w:rsidR="00BA0614" w:rsidRDefault="00BA0614" w:rsidP="00BA0614">
      <w:pPr>
        <w:pStyle w:val="ListParagraph"/>
        <w:tabs>
          <w:tab w:val="left" w:pos="0"/>
          <w:tab w:val="left" w:pos="4191"/>
        </w:tabs>
        <w:ind w:left="0"/>
        <w:rPr>
          <w:sz w:val="26"/>
          <w:szCs w:val="26"/>
        </w:rPr>
      </w:pPr>
    </w:p>
    <w:p w14:paraId="7668D69A" w14:textId="77777777" w:rsidR="00BA0614" w:rsidRDefault="00BA0614" w:rsidP="006C05DE">
      <w:pPr>
        <w:pStyle w:val="ListParagraph"/>
        <w:numPr>
          <w:ilvl w:val="3"/>
          <w:numId w:val="19"/>
        </w:numPr>
        <w:tabs>
          <w:tab w:val="left" w:pos="0"/>
          <w:tab w:val="left" w:pos="4191"/>
        </w:tabs>
        <w:ind w:left="1080" w:hanging="1080"/>
        <w:rPr>
          <w:i/>
          <w:sz w:val="26"/>
          <w:szCs w:val="26"/>
        </w:rPr>
      </w:pPr>
      <w:r w:rsidRPr="00BA0614">
        <w:rPr>
          <w:i/>
          <w:sz w:val="26"/>
          <w:szCs w:val="26"/>
        </w:rPr>
        <w:t>Miêu tả chi tiết:</w:t>
      </w:r>
    </w:p>
    <w:p w14:paraId="2EFDB633" w14:textId="77777777" w:rsidR="00BA0614" w:rsidRDefault="00BA0614" w:rsidP="00E85FDC">
      <w:pPr>
        <w:pStyle w:val="ListParagraph"/>
        <w:numPr>
          <w:ilvl w:val="0"/>
          <w:numId w:val="2"/>
        </w:numPr>
        <w:tabs>
          <w:tab w:val="left" w:pos="720"/>
          <w:tab w:val="left" w:pos="4191"/>
        </w:tabs>
        <w:rPr>
          <w:sz w:val="26"/>
          <w:szCs w:val="26"/>
        </w:rPr>
      </w:pPr>
      <w:r>
        <w:rPr>
          <w:sz w:val="26"/>
          <w:szCs w:val="26"/>
        </w:rPr>
        <w:t>Sau khi sửa xong bấm:</w:t>
      </w:r>
    </w:p>
    <w:p w14:paraId="56439DDD" w14:textId="77777777" w:rsidR="00BA0614" w:rsidRDefault="00BA0614" w:rsidP="006C05DE">
      <w:pPr>
        <w:pStyle w:val="ListParagraph"/>
        <w:numPr>
          <w:ilvl w:val="0"/>
          <w:numId w:val="4"/>
        </w:numPr>
        <w:tabs>
          <w:tab w:val="left" w:pos="720"/>
          <w:tab w:val="left" w:pos="4191"/>
        </w:tabs>
        <w:rPr>
          <w:sz w:val="26"/>
          <w:szCs w:val="26"/>
        </w:rPr>
      </w:pPr>
      <w:r>
        <w:rPr>
          <w:sz w:val="26"/>
          <w:szCs w:val="26"/>
        </w:rPr>
        <w:t>“Cập nhật” để lưu những thông tin được cập nhật, hiện thông báo cập nhật thành công hay thất bại.</w:t>
      </w:r>
    </w:p>
    <w:p w14:paraId="7B0C113B" w14:textId="77777777" w:rsidR="00BA0614" w:rsidRDefault="00BA0614" w:rsidP="006C05DE">
      <w:pPr>
        <w:pStyle w:val="ListParagraph"/>
        <w:numPr>
          <w:ilvl w:val="0"/>
          <w:numId w:val="4"/>
        </w:numPr>
        <w:tabs>
          <w:tab w:val="left" w:pos="720"/>
          <w:tab w:val="left" w:pos="4191"/>
        </w:tabs>
        <w:rPr>
          <w:sz w:val="26"/>
          <w:szCs w:val="26"/>
        </w:rPr>
      </w:pPr>
      <w:commentRangeStart w:id="1214"/>
      <w:r>
        <w:rPr>
          <w:sz w:val="26"/>
          <w:szCs w:val="26"/>
        </w:rPr>
        <w:t>“ Lưu mới” để lưu thành hành động mới.</w:t>
      </w:r>
      <w:commentRangeEnd w:id="1214"/>
      <w:r w:rsidR="003B52F3">
        <w:rPr>
          <w:rStyle w:val="CommentReference"/>
        </w:rPr>
        <w:commentReference w:id="1214"/>
      </w:r>
    </w:p>
    <w:p w14:paraId="18FDFE7F" w14:textId="77777777" w:rsidR="00BA0614" w:rsidRDefault="00BA0614" w:rsidP="006C05DE">
      <w:pPr>
        <w:pStyle w:val="ListParagraph"/>
        <w:numPr>
          <w:ilvl w:val="0"/>
          <w:numId w:val="4"/>
        </w:numPr>
        <w:tabs>
          <w:tab w:val="left" w:pos="720"/>
          <w:tab w:val="left" w:pos="4191"/>
        </w:tabs>
        <w:rPr>
          <w:sz w:val="26"/>
          <w:szCs w:val="26"/>
        </w:rPr>
      </w:pPr>
      <w:r>
        <w:rPr>
          <w:sz w:val="26"/>
          <w:szCs w:val="26"/>
        </w:rPr>
        <w:t>“Xóa” để xóa hành động đó,hiện thông báo xóa thành công hay thất bại.</w:t>
      </w:r>
    </w:p>
    <w:p w14:paraId="6318FD91" w14:textId="77777777" w:rsidR="00F02542" w:rsidRDefault="00BA0614" w:rsidP="006C05DE">
      <w:pPr>
        <w:pStyle w:val="ListParagraph"/>
        <w:numPr>
          <w:ilvl w:val="0"/>
          <w:numId w:val="26"/>
        </w:numPr>
        <w:tabs>
          <w:tab w:val="left" w:pos="810"/>
          <w:tab w:val="left" w:pos="4191"/>
        </w:tabs>
        <w:ind w:left="810" w:hanging="450"/>
        <w:rPr>
          <w:sz w:val="26"/>
          <w:szCs w:val="26"/>
        </w:rPr>
      </w:pPr>
      <w:r w:rsidRPr="00BB2F81">
        <w:rPr>
          <w:b/>
          <w:i/>
          <w:sz w:val="26"/>
          <w:szCs w:val="26"/>
        </w:rPr>
        <w:t>Lưu ý</w:t>
      </w:r>
      <w:r w:rsidRPr="00BB2F81">
        <w:rPr>
          <w:b/>
          <w:sz w:val="26"/>
          <w:szCs w:val="26"/>
        </w:rPr>
        <w:t>:</w:t>
      </w:r>
      <w:r>
        <w:rPr>
          <w:sz w:val="26"/>
          <w:szCs w:val="26"/>
        </w:rPr>
        <w:t xml:space="preserve"> </w:t>
      </w:r>
    </w:p>
    <w:p w14:paraId="50C47CB1" w14:textId="77777777" w:rsidR="00F36B95" w:rsidRDefault="00BA0614" w:rsidP="00F02542">
      <w:pPr>
        <w:pStyle w:val="ListParagraph"/>
        <w:numPr>
          <w:ilvl w:val="0"/>
          <w:numId w:val="2"/>
        </w:numPr>
        <w:tabs>
          <w:tab w:val="left" w:pos="810"/>
          <w:tab w:val="left" w:pos="4191"/>
        </w:tabs>
        <w:rPr>
          <w:sz w:val="26"/>
          <w:szCs w:val="26"/>
        </w:rPr>
      </w:pPr>
      <w:r>
        <w:rPr>
          <w:sz w:val="26"/>
          <w:szCs w:val="26"/>
        </w:rPr>
        <w:t>User chọn node “Xóa” thực chất là không hiển thị cho người dùng thấy chứ không xóa trong CSDL.</w:t>
      </w:r>
    </w:p>
    <w:p w14:paraId="1CF0640D" w14:textId="77777777" w:rsidR="00F02542" w:rsidRPr="008A2953" w:rsidRDefault="00F02542" w:rsidP="00F02542">
      <w:pPr>
        <w:pStyle w:val="ListParagraph"/>
        <w:numPr>
          <w:ilvl w:val="0"/>
          <w:numId w:val="2"/>
        </w:numPr>
        <w:tabs>
          <w:tab w:val="left" w:pos="810"/>
          <w:tab w:val="left" w:pos="4191"/>
        </w:tabs>
        <w:rPr>
          <w:sz w:val="26"/>
          <w:szCs w:val="26"/>
          <w:highlight w:val="yellow"/>
        </w:rPr>
      </w:pPr>
      <w:r w:rsidRPr="008A2953">
        <w:rPr>
          <w:sz w:val="26"/>
          <w:szCs w:val="26"/>
          <w:highlight w:val="yellow"/>
        </w:rPr>
        <w:t xml:space="preserve">Sau mỗi bước “Cập nhật/ lưu mới/ xóa” đều gửi confirm </w:t>
      </w:r>
      <w:r w:rsidR="008A2953" w:rsidRPr="008A2953">
        <w:rPr>
          <w:sz w:val="26"/>
          <w:szCs w:val="26"/>
          <w:highlight w:val="yellow"/>
        </w:rPr>
        <w:t>mail</w:t>
      </w:r>
      <w:r w:rsidRPr="008A2953">
        <w:rPr>
          <w:sz w:val="26"/>
          <w:szCs w:val="26"/>
          <w:highlight w:val="yellow"/>
        </w:rPr>
        <w:t xml:space="preserve"> đến user “qlrr_oprisk”</w:t>
      </w:r>
    </w:p>
    <w:p w14:paraId="4D3B00B7" w14:textId="48F63C70" w:rsidR="00543FE8" w:rsidDel="00C34838" w:rsidRDefault="00543FE8" w:rsidP="00543FE8">
      <w:pPr>
        <w:tabs>
          <w:tab w:val="left" w:pos="810"/>
          <w:tab w:val="left" w:pos="4191"/>
        </w:tabs>
        <w:rPr>
          <w:del w:id="1215" w:author="Michael Nguyen" w:date="2015-05-14T07:23:00Z"/>
          <w:sz w:val="26"/>
          <w:szCs w:val="26"/>
        </w:rPr>
      </w:pPr>
    </w:p>
    <w:p w14:paraId="6B975CF2" w14:textId="3201128E" w:rsidR="00543FE8" w:rsidDel="00C34838" w:rsidRDefault="00543FE8" w:rsidP="00543FE8">
      <w:pPr>
        <w:tabs>
          <w:tab w:val="left" w:pos="810"/>
          <w:tab w:val="left" w:pos="4191"/>
        </w:tabs>
        <w:rPr>
          <w:del w:id="1216" w:author="Michael Nguyen" w:date="2015-05-14T07:23:00Z"/>
          <w:sz w:val="26"/>
          <w:szCs w:val="26"/>
        </w:rPr>
      </w:pPr>
    </w:p>
    <w:p w14:paraId="28D5A268" w14:textId="6CBE893B" w:rsidR="003D2A8E" w:rsidRPr="00BB2019" w:rsidRDefault="003D2A8E" w:rsidP="00BB2019">
      <w:pPr>
        <w:tabs>
          <w:tab w:val="left" w:pos="720"/>
          <w:tab w:val="left" w:pos="4191"/>
        </w:tabs>
        <w:rPr>
          <w:sz w:val="26"/>
          <w:szCs w:val="26"/>
        </w:rPr>
      </w:pPr>
    </w:p>
    <w:p w14:paraId="26C4383D" w14:textId="77777777" w:rsidR="003D2A8E" w:rsidRDefault="003D2A8E" w:rsidP="006C05DE">
      <w:pPr>
        <w:pStyle w:val="ListParagraph"/>
        <w:numPr>
          <w:ilvl w:val="2"/>
          <w:numId w:val="19"/>
        </w:numPr>
        <w:tabs>
          <w:tab w:val="left" w:pos="4191"/>
        </w:tabs>
        <w:spacing w:line="360" w:lineRule="auto"/>
        <w:rPr>
          <w:b/>
          <w:sz w:val="26"/>
          <w:szCs w:val="26"/>
        </w:rPr>
      </w:pPr>
      <w:r w:rsidRPr="003D2A8E">
        <w:rPr>
          <w:b/>
          <w:sz w:val="26"/>
          <w:szCs w:val="26"/>
        </w:rPr>
        <w:t>Chức năng “thống kê/ tìm kiếm” Tính toán vốn:</w:t>
      </w:r>
    </w:p>
    <w:p w14:paraId="50AE4870" w14:textId="77777777" w:rsidR="003D2A8E" w:rsidRPr="003D2A8E" w:rsidRDefault="003D2A8E" w:rsidP="006C05DE">
      <w:pPr>
        <w:pStyle w:val="ListParagraph"/>
        <w:numPr>
          <w:ilvl w:val="3"/>
          <w:numId w:val="19"/>
        </w:numPr>
        <w:tabs>
          <w:tab w:val="left" w:pos="1080"/>
          <w:tab w:val="left" w:pos="4191"/>
        </w:tabs>
        <w:spacing w:line="360" w:lineRule="auto"/>
        <w:ind w:left="1080" w:hanging="1080"/>
        <w:rPr>
          <w:i/>
          <w:sz w:val="26"/>
          <w:szCs w:val="26"/>
        </w:rPr>
      </w:pPr>
      <w:r w:rsidRPr="003D2A8E">
        <w:rPr>
          <w:i/>
          <w:sz w:val="26"/>
          <w:szCs w:val="26"/>
        </w:rPr>
        <w:t>Yêu cầu nghiệp vụ:</w:t>
      </w:r>
    </w:p>
    <w:p w14:paraId="491DC714" w14:textId="77777777" w:rsidR="003D2A8E" w:rsidRDefault="003D2A8E" w:rsidP="00E85FDC">
      <w:pPr>
        <w:pStyle w:val="ListParagraph"/>
        <w:numPr>
          <w:ilvl w:val="0"/>
          <w:numId w:val="2"/>
        </w:numPr>
        <w:tabs>
          <w:tab w:val="left" w:pos="1080"/>
          <w:tab w:val="left" w:pos="4191"/>
        </w:tabs>
        <w:rPr>
          <w:sz w:val="26"/>
          <w:szCs w:val="26"/>
        </w:rPr>
      </w:pPr>
      <w:r w:rsidRPr="00E77D45">
        <w:rPr>
          <w:sz w:val="26"/>
          <w:szCs w:val="26"/>
        </w:rPr>
        <w:lastRenderedPageBreak/>
        <w:t xml:space="preserve">Màn hình [Danh sách </w:t>
      </w:r>
      <w:r w:rsidR="009B5328">
        <w:rPr>
          <w:sz w:val="26"/>
          <w:szCs w:val="26"/>
        </w:rPr>
        <w:t>Vốn yêu cầu</w:t>
      </w:r>
      <w:r w:rsidRPr="00E77D45">
        <w:rPr>
          <w:sz w:val="26"/>
          <w:szCs w:val="26"/>
        </w:rPr>
        <w:t>] được hiển thị trong các trường hợp user “qlrr_oprisk” hoặc user cá nhân chọ</w:t>
      </w:r>
      <w:r w:rsidR="009B5328">
        <w:rPr>
          <w:sz w:val="26"/>
          <w:szCs w:val="26"/>
        </w:rPr>
        <w:t>n menu “Danh sách Vốn yêu cầu</w:t>
      </w:r>
      <w:r w:rsidRPr="00E77D45">
        <w:rPr>
          <w:sz w:val="26"/>
          <w:szCs w:val="26"/>
        </w:rPr>
        <w:t>”</w:t>
      </w:r>
      <w:r>
        <w:rPr>
          <w:sz w:val="26"/>
          <w:szCs w:val="26"/>
        </w:rPr>
        <w:t>.</w:t>
      </w:r>
    </w:p>
    <w:p w14:paraId="166B34AB" w14:textId="77777777" w:rsidR="003D2A8E" w:rsidRDefault="003D2A8E" w:rsidP="00F02542">
      <w:pPr>
        <w:pStyle w:val="ListParagraph"/>
        <w:numPr>
          <w:ilvl w:val="0"/>
          <w:numId w:val="2"/>
        </w:numPr>
        <w:tabs>
          <w:tab w:val="left" w:pos="1080"/>
          <w:tab w:val="left" w:pos="4191"/>
        </w:tabs>
        <w:rPr>
          <w:sz w:val="26"/>
          <w:szCs w:val="26"/>
        </w:rPr>
      </w:pPr>
      <w:r>
        <w:rPr>
          <w:sz w:val="26"/>
          <w:szCs w:val="26"/>
        </w:rPr>
        <w:t>Chức năng “thống kê/ tìm kiếm” được sử dụng với mục đích xem tất cả h</w:t>
      </w:r>
      <w:r w:rsidRPr="00F02542">
        <w:rPr>
          <w:sz w:val="26"/>
          <w:szCs w:val="26"/>
        </w:rPr>
        <w:t>oặc lọc các hành động theo thời gian.</w:t>
      </w:r>
    </w:p>
    <w:p w14:paraId="29D034E7" w14:textId="77777777" w:rsidR="00F02542" w:rsidRPr="00F02542" w:rsidRDefault="00F02542" w:rsidP="00F02542">
      <w:pPr>
        <w:pStyle w:val="ListParagraph"/>
        <w:numPr>
          <w:ilvl w:val="0"/>
          <w:numId w:val="2"/>
        </w:numPr>
        <w:tabs>
          <w:tab w:val="left" w:pos="1080"/>
          <w:tab w:val="left" w:pos="4191"/>
        </w:tabs>
        <w:rPr>
          <w:sz w:val="26"/>
          <w:szCs w:val="26"/>
          <w:highlight w:val="yellow"/>
        </w:rPr>
      </w:pPr>
      <w:r w:rsidRPr="00F02542">
        <w:rPr>
          <w:sz w:val="26"/>
          <w:szCs w:val="26"/>
          <w:highlight w:val="yellow"/>
        </w:rPr>
        <w:t>Chỉ có user “qlrr_oprisk” được phép “thống kê/ tìm kiếm/ xem”.</w:t>
      </w:r>
    </w:p>
    <w:p w14:paraId="338A3EE9" w14:textId="77777777" w:rsidR="003D2A8E" w:rsidRDefault="003D2A8E" w:rsidP="003D2A8E">
      <w:pPr>
        <w:pStyle w:val="ListParagraph"/>
        <w:tabs>
          <w:tab w:val="left" w:pos="1080"/>
          <w:tab w:val="left" w:pos="4191"/>
        </w:tabs>
        <w:rPr>
          <w:sz w:val="26"/>
          <w:szCs w:val="26"/>
        </w:rPr>
      </w:pPr>
    </w:p>
    <w:p w14:paraId="599C44F0" w14:textId="77777777" w:rsidR="003D2A8E" w:rsidRDefault="003D2A8E" w:rsidP="006C05DE">
      <w:pPr>
        <w:pStyle w:val="ListParagraph"/>
        <w:numPr>
          <w:ilvl w:val="3"/>
          <w:numId w:val="19"/>
        </w:numPr>
        <w:tabs>
          <w:tab w:val="left" w:pos="1080"/>
          <w:tab w:val="left" w:pos="4191"/>
        </w:tabs>
        <w:ind w:left="1080" w:hanging="1080"/>
        <w:rPr>
          <w:i/>
          <w:sz w:val="26"/>
          <w:szCs w:val="26"/>
        </w:rPr>
      </w:pPr>
      <w:r w:rsidRPr="003D2A8E">
        <w:rPr>
          <w:i/>
          <w:sz w:val="26"/>
          <w:szCs w:val="26"/>
        </w:rPr>
        <w:t>Mô tả màn hình:</w:t>
      </w:r>
    </w:p>
    <w:p w14:paraId="5B0D924A" w14:textId="77777777" w:rsidR="009B5328" w:rsidRDefault="004C6ED2" w:rsidP="009B5328">
      <w:pPr>
        <w:pStyle w:val="ListParagraph"/>
        <w:tabs>
          <w:tab w:val="left" w:pos="0"/>
          <w:tab w:val="left" w:pos="4191"/>
        </w:tabs>
        <w:ind w:left="0"/>
        <w:rPr>
          <w:i/>
          <w:sz w:val="26"/>
          <w:szCs w:val="26"/>
        </w:rPr>
      </w:pPr>
      <w:r>
        <w:rPr>
          <w:i/>
          <w:noProof/>
          <w:sz w:val="26"/>
          <w:szCs w:val="26"/>
        </w:rPr>
        <w:drawing>
          <wp:inline distT="0" distB="0" distL="0" distR="0" wp14:anchorId="58B7EADF" wp14:editId="22BA45F4">
            <wp:extent cx="5937885" cy="3622040"/>
            <wp:effectExtent l="19050" t="0" r="5715"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srcRect/>
                    <a:stretch>
                      <a:fillRect/>
                    </a:stretch>
                  </pic:blipFill>
                  <pic:spPr bwMode="auto">
                    <a:xfrm>
                      <a:off x="0" y="0"/>
                      <a:ext cx="5937885" cy="3622040"/>
                    </a:xfrm>
                    <a:prstGeom prst="rect">
                      <a:avLst/>
                    </a:prstGeom>
                    <a:noFill/>
                    <a:ln w="9525">
                      <a:noFill/>
                      <a:miter lim="800000"/>
                      <a:headEnd/>
                      <a:tailEnd/>
                    </a:ln>
                  </pic:spPr>
                </pic:pic>
              </a:graphicData>
            </a:graphic>
          </wp:inline>
        </w:drawing>
      </w:r>
    </w:p>
    <w:p w14:paraId="32B1F853" w14:textId="77777777" w:rsidR="009B5328" w:rsidRPr="009B5328" w:rsidRDefault="009B5328" w:rsidP="006C05DE">
      <w:pPr>
        <w:pStyle w:val="ListParagraph"/>
        <w:numPr>
          <w:ilvl w:val="3"/>
          <w:numId w:val="19"/>
        </w:numPr>
        <w:tabs>
          <w:tab w:val="left" w:pos="0"/>
          <w:tab w:val="left" w:pos="4191"/>
        </w:tabs>
        <w:ind w:left="1080" w:hanging="1080"/>
        <w:rPr>
          <w:i/>
          <w:sz w:val="26"/>
          <w:szCs w:val="26"/>
        </w:rPr>
      </w:pPr>
      <w:r>
        <w:rPr>
          <w:i/>
          <w:sz w:val="26"/>
          <w:szCs w:val="26"/>
        </w:rPr>
        <w:t>Miêu tả chi tiết màn hình:</w:t>
      </w:r>
    </w:p>
    <w:tbl>
      <w:tblPr>
        <w:tblStyle w:val="TableGrid"/>
        <w:tblW w:w="0" w:type="auto"/>
        <w:tblInd w:w="198" w:type="dxa"/>
        <w:tblLook w:val="04A0" w:firstRow="1" w:lastRow="0" w:firstColumn="1" w:lastColumn="0" w:noHBand="0" w:noVBand="1"/>
      </w:tblPr>
      <w:tblGrid>
        <w:gridCol w:w="2610"/>
        <w:gridCol w:w="6390"/>
      </w:tblGrid>
      <w:tr w:rsidR="00F02542" w14:paraId="4878A2CD" w14:textId="77777777" w:rsidTr="00F02542">
        <w:trPr>
          <w:trHeight w:val="503"/>
        </w:trPr>
        <w:tc>
          <w:tcPr>
            <w:tcW w:w="2610" w:type="dxa"/>
            <w:shd w:val="clear" w:color="auto" w:fill="DA251C"/>
          </w:tcPr>
          <w:p w14:paraId="70906104" w14:textId="77777777" w:rsidR="00F02542" w:rsidRPr="00A03DDB" w:rsidRDefault="00F02542" w:rsidP="00C73489">
            <w:pPr>
              <w:tabs>
                <w:tab w:val="left" w:pos="720"/>
              </w:tabs>
              <w:jc w:val="center"/>
              <w:rPr>
                <w:b/>
                <w:color w:val="FFFFFF" w:themeColor="background1"/>
                <w:sz w:val="26"/>
                <w:szCs w:val="26"/>
              </w:rPr>
            </w:pPr>
            <w:r w:rsidRPr="00A03DDB">
              <w:rPr>
                <w:b/>
                <w:color w:val="FFFFFF" w:themeColor="background1"/>
                <w:sz w:val="26"/>
                <w:szCs w:val="26"/>
              </w:rPr>
              <w:t>Tên trường dữ liệu</w:t>
            </w:r>
          </w:p>
        </w:tc>
        <w:tc>
          <w:tcPr>
            <w:tcW w:w="6390" w:type="dxa"/>
            <w:shd w:val="clear" w:color="auto" w:fill="DA251C"/>
          </w:tcPr>
          <w:p w14:paraId="6DE6C0A0" w14:textId="77777777" w:rsidR="00F02542" w:rsidRPr="00997449" w:rsidRDefault="00F02542" w:rsidP="00C73489">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r>
      <w:tr w:rsidR="00F02542" w14:paraId="78028976" w14:textId="77777777" w:rsidTr="00F02542">
        <w:trPr>
          <w:trHeight w:val="458"/>
        </w:trPr>
        <w:tc>
          <w:tcPr>
            <w:tcW w:w="2610" w:type="dxa"/>
          </w:tcPr>
          <w:p w14:paraId="570A62DF" w14:textId="77777777" w:rsidR="00F02542" w:rsidRPr="00A03DDB" w:rsidRDefault="00F02542" w:rsidP="00C73489">
            <w:pPr>
              <w:pStyle w:val="ListParagraph"/>
              <w:tabs>
                <w:tab w:val="left" w:pos="0"/>
                <w:tab w:val="left" w:pos="1080"/>
                <w:tab w:val="left" w:pos="4191"/>
              </w:tabs>
              <w:ind w:left="0"/>
              <w:rPr>
                <w:i/>
                <w:sz w:val="26"/>
                <w:szCs w:val="26"/>
              </w:rPr>
            </w:pPr>
            <w:r>
              <w:rPr>
                <w:sz w:val="26"/>
                <w:szCs w:val="26"/>
              </w:rPr>
              <w:t>Năm</w:t>
            </w:r>
          </w:p>
        </w:tc>
        <w:tc>
          <w:tcPr>
            <w:tcW w:w="6390" w:type="dxa"/>
          </w:tcPr>
          <w:p w14:paraId="447FDB08" w14:textId="77777777" w:rsidR="00F02542" w:rsidRPr="0088362C" w:rsidRDefault="00F02542" w:rsidP="006C05DE">
            <w:pPr>
              <w:pStyle w:val="ListParagraph"/>
              <w:numPr>
                <w:ilvl w:val="0"/>
                <w:numId w:val="42"/>
              </w:numPr>
              <w:tabs>
                <w:tab w:val="left" w:pos="252"/>
                <w:tab w:val="left" w:pos="4191"/>
              </w:tabs>
              <w:rPr>
                <w:sz w:val="26"/>
                <w:szCs w:val="26"/>
              </w:rPr>
            </w:pPr>
            <w:r>
              <w:rPr>
                <w:sz w:val="26"/>
                <w:szCs w:val="26"/>
              </w:rPr>
              <w:t>T</w:t>
            </w:r>
            <w:r w:rsidRPr="00BA3AEA">
              <w:rPr>
                <w:sz w:val="26"/>
                <w:szCs w:val="26"/>
              </w:rPr>
              <w:t>ự động nhảy ra Calendar để user chọn ngày,tháng,năm</w:t>
            </w:r>
          </w:p>
        </w:tc>
      </w:tr>
      <w:tr w:rsidR="00F02542" w14:paraId="71BEDC60" w14:textId="77777777" w:rsidTr="00F02542">
        <w:tc>
          <w:tcPr>
            <w:tcW w:w="2610" w:type="dxa"/>
          </w:tcPr>
          <w:p w14:paraId="14605F9E" w14:textId="77777777" w:rsidR="00F02542" w:rsidRPr="00A03DDB" w:rsidRDefault="00F02542" w:rsidP="00C73489">
            <w:pPr>
              <w:pStyle w:val="ListParagraph"/>
              <w:tabs>
                <w:tab w:val="left" w:pos="0"/>
                <w:tab w:val="left" w:pos="1080"/>
                <w:tab w:val="left" w:pos="4191"/>
              </w:tabs>
              <w:ind w:left="0"/>
              <w:rPr>
                <w:i/>
                <w:sz w:val="26"/>
                <w:szCs w:val="26"/>
              </w:rPr>
            </w:pPr>
            <w:r>
              <w:rPr>
                <w:sz w:val="26"/>
                <w:szCs w:val="26"/>
              </w:rPr>
              <w:t>Search:</w:t>
            </w:r>
          </w:p>
        </w:tc>
        <w:tc>
          <w:tcPr>
            <w:tcW w:w="6390" w:type="dxa"/>
          </w:tcPr>
          <w:p w14:paraId="5040EBAB" w14:textId="77777777" w:rsidR="00F02542" w:rsidRPr="0088362C" w:rsidRDefault="00F02542" w:rsidP="006C05DE">
            <w:pPr>
              <w:pStyle w:val="ListParagraph"/>
              <w:numPr>
                <w:ilvl w:val="0"/>
                <w:numId w:val="14"/>
              </w:numPr>
              <w:tabs>
                <w:tab w:val="left" w:pos="342"/>
                <w:tab w:val="left" w:pos="4191"/>
              </w:tabs>
              <w:ind w:left="342"/>
              <w:rPr>
                <w:sz w:val="26"/>
                <w:szCs w:val="26"/>
              </w:rPr>
            </w:pPr>
            <w:r w:rsidRPr="0088362C">
              <w:rPr>
                <w:sz w:val="26"/>
                <w:szCs w:val="26"/>
              </w:rPr>
              <w:t xml:space="preserve">Dạng </w:t>
            </w:r>
            <w:r w:rsidRPr="0088362C">
              <w:rPr>
                <w:b/>
                <w:sz w:val="26"/>
                <w:szCs w:val="26"/>
              </w:rPr>
              <w:t>text box</w:t>
            </w:r>
          </w:p>
          <w:p w14:paraId="659DCC98" w14:textId="77777777" w:rsidR="00F02542" w:rsidRDefault="00F02542" w:rsidP="006C05DE">
            <w:pPr>
              <w:pStyle w:val="ListParagraph"/>
              <w:numPr>
                <w:ilvl w:val="0"/>
                <w:numId w:val="14"/>
              </w:numPr>
              <w:tabs>
                <w:tab w:val="left" w:pos="0"/>
                <w:tab w:val="left" w:pos="1080"/>
                <w:tab w:val="left" w:pos="4191"/>
              </w:tabs>
              <w:spacing w:line="276" w:lineRule="auto"/>
              <w:ind w:left="342"/>
              <w:rPr>
                <w:i/>
                <w:sz w:val="26"/>
                <w:szCs w:val="26"/>
              </w:rPr>
            </w:pPr>
            <w:r w:rsidRPr="00B268DF">
              <w:rPr>
                <w:sz w:val="26"/>
                <w:szCs w:val="26"/>
              </w:rPr>
              <w:t>User tự nhập dữ liệu vào.</w:t>
            </w:r>
          </w:p>
        </w:tc>
      </w:tr>
      <w:tr w:rsidR="00F02542" w14:paraId="7C9299A5" w14:textId="77777777" w:rsidTr="00F02542">
        <w:tc>
          <w:tcPr>
            <w:tcW w:w="2610" w:type="dxa"/>
          </w:tcPr>
          <w:p w14:paraId="42194410" w14:textId="77777777" w:rsidR="00F02542" w:rsidRPr="00A03DDB" w:rsidRDefault="00F02542" w:rsidP="009B5328">
            <w:pPr>
              <w:pStyle w:val="ListParagraph"/>
              <w:tabs>
                <w:tab w:val="left" w:pos="0"/>
                <w:tab w:val="left" w:pos="1080"/>
                <w:tab w:val="left" w:pos="4191"/>
              </w:tabs>
              <w:spacing w:line="276" w:lineRule="auto"/>
              <w:ind w:left="0"/>
              <w:rPr>
                <w:sz w:val="26"/>
                <w:szCs w:val="26"/>
              </w:rPr>
            </w:pPr>
            <w:r>
              <w:rPr>
                <w:sz w:val="26"/>
                <w:szCs w:val="26"/>
              </w:rPr>
              <w:t>Button Lọc thông tin</w:t>
            </w:r>
          </w:p>
        </w:tc>
        <w:tc>
          <w:tcPr>
            <w:tcW w:w="6390" w:type="dxa"/>
          </w:tcPr>
          <w:p w14:paraId="5E54F6F2" w14:textId="77777777" w:rsidR="00F02542" w:rsidRPr="00B268DF" w:rsidRDefault="00F02542" w:rsidP="006C05DE">
            <w:pPr>
              <w:pStyle w:val="ListParagraph"/>
              <w:numPr>
                <w:ilvl w:val="0"/>
                <w:numId w:val="11"/>
              </w:numPr>
              <w:tabs>
                <w:tab w:val="left" w:pos="342"/>
                <w:tab w:val="left" w:pos="4191"/>
              </w:tabs>
              <w:ind w:left="342"/>
              <w:rPr>
                <w:sz w:val="26"/>
                <w:szCs w:val="26"/>
              </w:rPr>
            </w:pPr>
            <w:r>
              <w:rPr>
                <w:sz w:val="26"/>
                <w:szCs w:val="26"/>
              </w:rPr>
              <w:t>Sẽ hiển thị kết quả theo điều kiện lọc ở trên</w:t>
            </w:r>
          </w:p>
        </w:tc>
      </w:tr>
      <w:tr w:rsidR="00F02542" w14:paraId="774C1462" w14:textId="77777777" w:rsidTr="00F02542">
        <w:tc>
          <w:tcPr>
            <w:tcW w:w="2610" w:type="dxa"/>
          </w:tcPr>
          <w:p w14:paraId="1F1D5930" w14:textId="77777777" w:rsidR="00F02542" w:rsidRPr="00A03DDB" w:rsidRDefault="00F02542" w:rsidP="009B5328">
            <w:pPr>
              <w:pStyle w:val="ListParagraph"/>
              <w:tabs>
                <w:tab w:val="left" w:pos="0"/>
                <w:tab w:val="left" w:pos="1080"/>
                <w:tab w:val="left" w:pos="4191"/>
              </w:tabs>
              <w:spacing w:line="276" w:lineRule="auto"/>
              <w:ind w:left="0"/>
              <w:rPr>
                <w:sz w:val="26"/>
                <w:szCs w:val="26"/>
              </w:rPr>
            </w:pPr>
            <w:r>
              <w:rPr>
                <w:sz w:val="26"/>
                <w:szCs w:val="26"/>
              </w:rPr>
              <w:t>Danh sách vốn yêu cầu theo năm</w:t>
            </w:r>
          </w:p>
        </w:tc>
        <w:tc>
          <w:tcPr>
            <w:tcW w:w="6390" w:type="dxa"/>
          </w:tcPr>
          <w:p w14:paraId="43F33EDC" w14:textId="77777777" w:rsidR="00F02542" w:rsidRDefault="00F02542" w:rsidP="006C05DE">
            <w:pPr>
              <w:pStyle w:val="ListParagraph"/>
              <w:numPr>
                <w:ilvl w:val="0"/>
                <w:numId w:val="43"/>
              </w:numPr>
              <w:tabs>
                <w:tab w:val="left" w:pos="0"/>
                <w:tab w:val="left" w:pos="1080"/>
                <w:tab w:val="left" w:pos="4191"/>
              </w:tabs>
              <w:spacing w:line="276" w:lineRule="auto"/>
              <w:ind w:left="342"/>
              <w:rPr>
                <w:sz w:val="26"/>
                <w:szCs w:val="26"/>
              </w:rPr>
            </w:pPr>
            <w:r>
              <w:rPr>
                <w:sz w:val="26"/>
                <w:szCs w:val="26"/>
              </w:rPr>
              <w:t>Tất cả các bảng vốn trong cơ sở dữ liệu</w:t>
            </w:r>
          </w:p>
          <w:p w14:paraId="65BF4F24" w14:textId="19404075" w:rsidR="00F02542" w:rsidRDefault="00F02542" w:rsidP="006C05DE">
            <w:pPr>
              <w:pStyle w:val="ListParagraph"/>
              <w:numPr>
                <w:ilvl w:val="0"/>
                <w:numId w:val="43"/>
              </w:numPr>
              <w:tabs>
                <w:tab w:val="left" w:pos="0"/>
                <w:tab w:val="left" w:pos="1080"/>
                <w:tab w:val="left" w:pos="4191"/>
              </w:tabs>
              <w:spacing w:line="276" w:lineRule="auto"/>
              <w:ind w:left="342"/>
              <w:rPr>
                <w:sz w:val="26"/>
                <w:szCs w:val="26"/>
              </w:rPr>
            </w:pPr>
            <w:r>
              <w:rPr>
                <w:sz w:val="26"/>
                <w:szCs w:val="26"/>
              </w:rPr>
              <w:t>Danh sách sẽ phân trang</w:t>
            </w:r>
            <w:ins w:id="1217" w:author="Michael Nguyen" w:date="2015-05-14T07:25:00Z">
              <w:r w:rsidR="00A25B51">
                <w:rPr>
                  <w:sz w:val="26"/>
                  <w:szCs w:val="26"/>
                </w:rPr>
                <w:t xml:space="preserve"> </w:t>
              </w:r>
            </w:ins>
          </w:p>
        </w:tc>
      </w:tr>
    </w:tbl>
    <w:p w14:paraId="3CB6DA8E" w14:textId="77777777" w:rsidR="003A3EAA" w:rsidRPr="009B5328" w:rsidRDefault="003A3EAA" w:rsidP="009B5328">
      <w:pPr>
        <w:tabs>
          <w:tab w:val="left" w:pos="720"/>
          <w:tab w:val="left" w:pos="4191"/>
        </w:tabs>
        <w:rPr>
          <w:sz w:val="26"/>
          <w:szCs w:val="26"/>
        </w:rPr>
      </w:pPr>
    </w:p>
    <w:p w14:paraId="4DEB433D" w14:textId="77777777" w:rsidR="00F02542" w:rsidRDefault="00BA0614" w:rsidP="006C05DE">
      <w:pPr>
        <w:pStyle w:val="ListParagraph"/>
        <w:numPr>
          <w:ilvl w:val="1"/>
          <w:numId w:val="19"/>
        </w:numPr>
        <w:tabs>
          <w:tab w:val="left" w:pos="1080"/>
          <w:tab w:val="left" w:pos="4191"/>
        </w:tabs>
        <w:spacing w:line="360" w:lineRule="auto"/>
        <w:ind w:left="720" w:hanging="720"/>
        <w:rPr>
          <w:b/>
          <w:sz w:val="26"/>
          <w:szCs w:val="26"/>
        </w:rPr>
      </w:pPr>
      <w:r w:rsidRPr="00BA0614">
        <w:rPr>
          <w:b/>
          <w:sz w:val="26"/>
          <w:szCs w:val="26"/>
        </w:rPr>
        <w:t>Module “Phân tích kịch bản”:</w:t>
      </w:r>
    </w:p>
    <w:p w14:paraId="557F6A34" w14:textId="77777777" w:rsidR="00F02542" w:rsidRPr="008A2953" w:rsidRDefault="00F02542" w:rsidP="006C05DE">
      <w:pPr>
        <w:pStyle w:val="ListParagraph"/>
        <w:numPr>
          <w:ilvl w:val="0"/>
          <w:numId w:val="27"/>
        </w:numPr>
        <w:tabs>
          <w:tab w:val="left" w:pos="4191"/>
        </w:tabs>
        <w:spacing w:line="360" w:lineRule="auto"/>
        <w:ind w:left="450"/>
        <w:rPr>
          <w:b/>
          <w:sz w:val="26"/>
          <w:szCs w:val="26"/>
          <w:highlight w:val="yellow"/>
        </w:rPr>
      </w:pPr>
      <w:r w:rsidRPr="008A2953">
        <w:rPr>
          <w:b/>
          <w:sz w:val="26"/>
          <w:szCs w:val="26"/>
          <w:highlight w:val="yellow"/>
        </w:rPr>
        <w:t>Ph</w:t>
      </w:r>
      <w:r w:rsidR="008A2953">
        <w:rPr>
          <w:b/>
          <w:sz w:val="26"/>
          <w:szCs w:val="26"/>
          <w:highlight w:val="yellow"/>
        </w:rPr>
        <w:t>â</w:t>
      </w:r>
      <w:r w:rsidRPr="008A2953">
        <w:rPr>
          <w:b/>
          <w:sz w:val="26"/>
          <w:szCs w:val="26"/>
          <w:highlight w:val="yellow"/>
        </w:rPr>
        <w:t>n quyền:</w:t>
      </w:r>
    </w:p>
    <w:p w14:paraId="141A2E13" w14:textId="77777777" w:rsidR="00F02542" w:rsidRPr="008A2953" w:rsidRDefault="00F02542" w:rsidP="006C05DE">
      <w:pPr>
        <w:pStyle w:val="ListParagraph"/>
        <w:numPr>
          <w:ilvl w:val="0"/>
          <w:numId w:val="44"/>
        </w:numPr>
        <w:tabs>
          <w:tab w:val="left" w:pos="1080"/>
          <w:tab w:val="left" w:pos="4191"/>
        </w:tabs>
        <w:spacing w:line="360" w:lineRule="auto"/>
        <w:rPr>
          <w:sz w:val="26"/>
          <w:szCs w:val="26"/>
          <w:highlight w:val="yellow"/>
        </w:rPr>
      </w:pPr>
      <w:r w:rsidRPr="008A2953">
        <w:rPr>
          <w:sz w:val="26"/>
          <w:szCs w:val="26"/>
          <w:highlight w:val="yellow"/>
        </w:rPr>
        <w:lastRenderedPageBreak/>
        <w:t xml:space="preserve"> Chỉ có user “qlrr_oprisk” được phép thao tác trên module này.</w:t>
      </w:r>
    </w:p>
    <w:p w14:paraId="4B6658EE" w14:textId="77777777" w:rsidR="00F02542" w:rsidRPr="008A2953" w:rsidRDefault="00F02542" w:rsidP="006C05DE">
      <w:pPr>
        <w:pStyle w:val="ListParagraph"/>
        <w:numPr>
          <w:ilvl w:val="0"/>
          <w:numId w:val="44"/>
        </w:numPr>
        <w:tabs>
          <w:tab w:val="left" w:pos="1080"/>
          <w:tab w:val="left" w:pos="4191"/>
        </w:tabs>
        <w:spacing w:line="360" w:lineRule="auto"/>
        <w:rPr>
          <w:sz w:val="26"/>
          <w:szCs w:val="26"/>
          <w:highlight w:val="yellow"/>
        </w:rPr>
      </w:pPr>
      <w:r w:rsidRPr="008A2953">
        <w:rPr>
          <w:sz w:val="26"/>
          <w:szCs w:val="26"/>
          <w:highlight w:val="yellow"/>
        </w:rPr>
        <w:t>Module này không hiển thị khi đăng nhập bằng user cá nhân.</w:t>
      </w:r>
    </w:p>
    <w:p w14:paraId="306E8DFC" w14:textId="77777777" w:rsidR="00BA0614" w:rsidRDefault="00BA0614" w:rsidP="006C05DE">
      <w:pPr>
        <w:pStyle w:val="ListParagraph"/>
        <w:numPr>
          <w:ilvl w:val="2"/>
          <w:numId w:val="19"/>
        </w:numPr>
        <w:tabs>
          <w:tab w:val="left" w:pos="1080"/>
          <w:tab w:val="left" w:pos="4191"/>
        </w:tabs>
        <w:spacing w:line="360" w:lineRule="auto"/>
        <w:rPr>
          <w:b/>
          <w:sz w:val="26"/>
          <w:szCs w:val="26"/>
        </w:rPr>
      </w:pPr>
      <w:r>
        <w:rPr>
          <w:b/>
          <w:sz w:val="26"/>
          <w:szCs w:val="26"/>
        </w:rPr>
        <w:t>Chức năng thêm mớ</w:t>
      </w:r>
      <w:r w:rsidR="00AA63D9">
        <w:rPr>
          <w:b/>
          <w:sz w:val="26"/>
          <w:szCs w:val="26"/>
        </w:rPr>
        <w:t>i</w:t>
      </w:r>
      <w:r>
        <w:rPr>
          <w:b/>
          <w:sz w:val="26"/>
          <w:szCs w:val="26"/>
        </w:rPr>
        <w:t xml:space="preserve"> </w:t>
      </w:r>
      <w:r w:rsidR="00AA63D9">
        <w:rPr>
          <w:b/>
          <w:sz w:val="26"/>
          <w:szCs w:val="26"/>
        </w:rPr>
        <w:t>“</w:t>
      </w:r>
      <w:r>
        <w:rPr>
          <w:b/>
          <w:sz w:val="26"/>
          <w:szCs w:val="26"/>
        </w:rPr>
        <w:t>Kịch bản”:</w:t>
      </w:r>
    </w:p>
    <w:p w14:paraId="1C49C920" w14:textId="77777777" w:rsidR="00BA0614" w:rsidRDefault="00BA0614" w:rsidP="006C05DE">
      <w:pPr>
        <w:pStyle w:val="ListParagraph"/>
        <w:numPr>
          <w:ilvl w:val="3"/>
          <w:numId w:val="19"/>
        </w:numPr>
        <w:tabs>
          <w:tab w:val="left" w:pos="1080"/>
          <w:tab w:val="left" w:pos="4191"/>
        </w:tabs>
        <w:spacing w:line="360" w:lineRule="auto"/>
        <w:ind w:left="1080" w:hanging="1080"/>
        <w:rPr>
          <w:i/>
          <w:sz w:val="26"/>
          <w:szCs w:val="26"/>
        </w:rPr>
      </w:pPr>
      <w:r w:rsidRPr="00BA0614">
        <w:rPr>
          <w:i/>
          <w:sz w:val="26"/>
          <w:szCs w:val="26"/>
        </w:rPr>
        <w:t>Yêu cầu nghiệp vụ:</w:t>
      </w:r>
    </w:p>
    <w:p w14:paraId="55B59C87" w14:textId="77777777" w:rsidR="00BA0614" w:rsidRPr="00231C6E" w:rsidRDefault="00BA0614" w:rsidP="006C05DE">
      <w:pPr>
        <w:pStyle w:val="ListParagraph"/>
        <w:numPr>
          <w:ilvl w:val="0"/>
          <w:numId w:val="45"/>
        </w:numPr>
        <w:tabs>
          <w:tab w:val="left" w:pos="1080"/>
          <w:tab w:val="left" w:pos="4191"/>
        </w:tabs>
        <w:rPr>
          <w:i/>
          <w:sz w:val="26"/>
          <w:szCs w:val="26"/>
        </w:rPr>
      </w:pPr>
      <w:r w:rsidRPr="00231C6E">
        <w:rPr>
          <w:sz w:val="26"/>
          <w:szCs w:val="26"/>
        </w:rPr>
        <w:t xml:space="preserve">Màn hình [Tạo mới </w:t>
      </w:r>
      <w:r>
        <w:rPr>
          <w:sz w:val="26"/>
          <w:szCs w:val="26"/>
        </w:rPr>
        <w:t>Kịch bản</w:t>
      </w:r>
      <w:r w:rsidRPr="00231C6E">
        <w:rPr>
          <w:sz w:val="26"/>
          <w:szCs w:val="26"/>
        </w:rPr>
        <w:t xml:space="preserve">] được hiển thị trong trường hợp sau: </w:t>
      </w:r>
      <w:r w:rsidRPr="00F02542">
        <w:rPr>
          <w:b/>
          <w:sz w:val="26"/>
          <w:szCs w:val="26"/>
        </w:rPr>
        <w:t>user “qlrr_oprisk”</w:t>
      </w:r>
      <w:r w:rsidRPr="00231C6E">
        <w:rPr>
          <w:sz w:val="26"/>
          <w:szCs w:val="26"/>
        </w:rPr>
        <w:t xml:space="preserve"> chọn menu </w:t>
      </w:r>
      <w:r w:rsidRPr="00231C6E">
        <w:rPr>
          <w:b/>
          <w:sz w:val="26"/>
          <w:szCs w:val="26"/>
        </w:rPr>
        <w:t>“</w:t>
      </w:r>
      <w:r>
        <w:rPr>
          <w:b/>
          <w:sz w:val="26"/>
          <w:szCs w:val="26"/>
        </w:rPr>
        <w:t>Phân tích kịch bản</w:t>
      </w:r>
      <w:r w:rsidRPr="00231C6E">
        <w:rPr>
          <w:b/>
          <w:sz w:val="26"/>
          <w:szCs w:val="26"/>
        </w:rPr>
        <w:t>”</w:t>
      </w:r>
      <w:r w:rsidRPr="00231C6E">
        <w:rPr>
          <w:sz w:val="26"/>
          <w:szCs w:val="26"/>
        </w:rPr>
        <w:t xml:space="preserve">  ấn vào </w:t>
      </w:r>
      <w:r w:rsidR="00F02542">
        <w:rPr>
          <w:sz w:val="26"/>
          <w:szCs w:val="26"/>
        </w:rPr>
        <w:t>button</w:t>
      </w:r>
      <w:r w:rsidRPr="00231C6E">
        <w:rPr>
          <w:sz w:val="26"/>
          <w:szCs w:val="26"/>
        </w:rPr>
        <w:t xml:space="preserve"> </w:t>
      </w:r>
      <w:r w:rsidRPr="00231C6E">
        <w:rPr>
          <w:b/>
          <w:sz w:val="26"/>
          <w:szCs w:val="26"/>
        </w:rPr>
        <w:t>“Tạo mới K</w:t>
      </w:r>
      <w:r>
        <w:rPr>
          <w:b/>
          <w:sz w:val="26"/>
          <w:szCs w:val="26"/>
        </w:rPr>
        <w:t>ịch bản</w:t>
      </w:r>
      <w:r w:rsidRPr="00231C6E">
        <w:rPr>
          <w:b/>
          <w:sz w:val="26"/>
          <w:szCs w:val="26"/>
        </w:rPr>
        <w:t>”</w:t>
      </w:r>
      <w:r w:rsidRPr="00231C6E">
        <w:rPr>
          <w:sz w:val="26"/>
          <w:szCs w:val="26"/>
        </w:rPr>
        <w:t xml:space="preserve"> trên Menu.</w:t>
      </w:r>
    </w:p>
    <w:p w14:paraId="3342C0F5" w14:textId="77777777" w:rsidR="00543FE8" w:rsidRPr="00D04754" w:rsidRDefault="00BA0614" w:rsidP="00D04754">
      <w:pPr>
        <w:pStyle w:val="ListParagraph"/>
        <w:numPr>
          <w:ilvl w:val="0"/>
          <w:numId w:val="45"/>
        </w:numPr>
        <w:tabs>
          <w:tab w:val="left" w:pos="1080"/>
          <w:tab w:val="left" w:pos="4191"/>
        </w:tabs>
        <w:rPr>
          <w:sz w:val="26"/>
          <w:szCs w:val="26"/>
        </w:rPr>
      </w:pPr>
      <w:r>
        <w:rPr>
          <w:sz w:val="26"/>
          <w:szCs w:val="26"/>
        </w:rPr>
        <w:t>Chức năng “tạo mới Kịch bản”: được sử dụng để thêm các kịch bản</w:t>
      </w:r>
      <w:r w:rsidR="006D0C5D">
        <w:rPr>
          <w:sz w:val="26"/>
          <w:szCs w:val="26"/>
        </w:rPr>
        <w:t xml:space="preserve"> cho các sự kiện đã</w:t>
      </w:r>
      <w:r>
        <w:rPr>
          <w:sz w:val="26"/>
          <w:szCs w:val="26"/>
        </w:rPr>
        <w:t xml:space="preserve"> xảy ra. Từ đó, Phòng Quản lý Rủi ro Hoạt động có thể đưa ra các đề xuất/ khuyến nghị giảm thiểu những rủi ro </w:t>
      </w:r>
      <w:r w:rsidR="006D0C5D">
        <w:rPr>
          <w:sz w:val="26"/>
          <w:szCs w:val="26"/>
        </w:rPr>
        <w:t>phát sinh</w:t>
      </w:r>
      <w:r>
        <w:rPr>
          <w:sz w:val="26"/>
          <w:szCs w:val="26"/>
        </w:rPr>
        <w:t>.</w:t>
      </w:r>
    </w:p>
    <w:p w14:paraId="22F14FA5" w14:textId="77777777" w:rsidR="00543FE8" w:rsidRDefault="00543FE8" w:rsidP="006D0C5D">
      <w:pPr>
        <w:pStyle w:val="ListParagraph"/>
        <w:tabs>
          <w:tab w:val="left" w:pos="0"/>
          <w:tab w:val="left" w:pos="4191"/>
        </w:tabs>
        <w:ind w:left="0"/>
        <w:rPr>
          <w:i/>
          <w:sz w:val="26"/>
          <w:szCs w:val="26"/>
        </w:rPr>
      </w:pPr>
    </w:p>
    <w:p w14:paraId="1E894236" w14:textId="77777777" w:rsidR="006D0C5D" w:rsidRDefault="006D0C5D" w:rsidP="006C05DE">
      <w:pPr>
        <w:pStyle w:val="ListParagraph"/>
        <w:numPr>
          <w:ilvl w:val="3"/>
          <w:numId w:val="19"/>
        </w:numPr>
        <w:tabs>
          <w:tab w:val="left" w:pos="0"/>
          <w:tab w:val="left" w:pos="4191"/>
        </w:tabs>
        <w:ind w:left="1080" w:hanging="1080"/>
        <w:rPr>
          <w:i/>
          <w:sz w:val="26"/>
          <w:szCs w:val="26"/>
        </w:rPr>
      </w:pPr>
      <w:commentRangeStart w:id="1218"/>
      <w:r>
        <w:rPr>
          <w:i/>
          <w:sz w:val="26"/>
          <w:szCs w:val="26"/>
        </w:rPr>
        <w:t>Miêu tả chi tiết màn hình:</w:t>
      </w:r>
      <w:commentRangeEnd w:id="1218"/>
      <w:r w:rsidR="00E253C5">
        <w:rPr>
          <w:rStyle w:val="CommentReference"/>
        </w:rPr>
        <w:commentReference w:id="1218"/>
      </w:r>
    </w:p>
    <w:tbl>
      <w:tblPr>
        <w:tblStyle w:val="TableGrid"/>
        <w:tblW w:w="0" w:type="auto"/>
        <w:tblInd w:w="198" w:type="dxa"/>
        <w:tblLook w:val="04A0" w:firstRow="1" w:lastRow="0" w:firstColumn="1" w:lastColumn="0" w:noHBand="0" w:noVBand="1"/>
      </w:tblPr>
      <w:tblGrid>
        <w:gridCol w:w="1483"/>
        <w:gridCol w:w="1140"/>
        <w:gridCol w:w="4855"/>
        <w:gridCol w:w="1900"/>
      </w:tblGrid>
      <w:tr w:rsidR="00943FAA" w14:paraId="15FF6ADF" w14:textId="77777777" w:rsidTr="00A678AF">
        <w:trPr>
          <w:trHeight w:val="467"/>
        </w:trPr>
        <w:tc>
          <w:tcPr>
            <w:tcW w:w="1483" w:type="dxa"/>
            <w:shd w:val="clear" w:color="auto" w:fill="DA251C"/>
          </w:tcPr>
          <w:p w14:paraId="12BDE038" w14:textId="77777777" w:rsidR="00943FAA" w:rsidRPr="00997449" w:rsidRDefault="00943FAA" w:rsidP="006D0C5D">
            <w:pPr>
              <w:tabs>
                <w:tab w:val="left" w:pos="720"/>
              </w:tabs>
              <w:jc w:val="center"/>
              <w:rPr>
                <w:b/>
                <w:color w:val="FFFFFF" w:themeColor="background1"/>
                <w:sz w:val="26"/>
                <w:szCs w:val="26"/>
              </w:rPr>
            </w:pPr>
            <w:r w:rsidRPr="00997449">
              <w:rPr>
                <w:b/>
                <w:color w:val="FFFFFF" w:themeColor="background1"/>
                <w:sz w:val="26"/>
                <w:szCs w:val="26"/>
              </w:rPr>
              <w:t>Tên trường dữ liệu</w:t>
            </w:r>
          </w:p>
        </w:tc>
        <w:tc>
          <w:tcPr>
            <w:tcW w:w="1140" w:type="dxa"/>
            <w:shd w:val="clear" w:color="auto" w:fill="DA251C"/>
          </w:tcPr>
          <w:p w14:paraId="194F8C94" w14:textId="77777777" w:rsidR="00943FAA" w:rsidRPr="00997449" w:rsidRDefault="00943FAA" w:rsidP="00943FAA">
            <w:pPr>
              <w:pStyle w:val="ListParagraph"/>
              <w:tabs>
                <w:tab w:val="left" w:pos="0"/>
                <w:tab w:val="left" w:pos="1080"/>
                <w:tab w:val="left" w:pos="4191"/>
              </w:tabs>
              <w:ind w:left="0"/>
              <w:jc w:val="center"/>
              <w:rPr>
                <w:b/>
                <w:color w:val="FFFFFF" w:themeColor="background1"/>
                <w:sz w:val="26"/>
                <w:szCs w:val="26"/>
              </w:rPr>
            </w:pPr>
            <w:r>
              <w:rPr>
                <w:b/>
                <w:color w:val="FFFFFF" w:themeColor="background1"/>
                <w:sz w:val="26"/>
                <w:szCs w:val="26"/>
              </w:rPr>
              <w:t>Bắt buộc</w:t>
            </w:r>
          </w:p>
        </w:tc>
        <w:tc>
          <w:tcPr>
            <w:tcW w:w="4855" w:type="dxa"/>
            <w:shd w:val="clear" w:color="auto" w:fill="DA251C"/>
          </w:tcPr>
          <w:p w14:paraId="1BD0C124" w14:textId="77777777" w:rsidR="00943FAA" w:rsidRPr="00997449" w:rsidRDefault="00943FAA" w:rsidP="006D0C5D">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c>
          <w:tcPr>
            <w:tcW w:w="1900" w:type="dxa"/>
            <w:shd w:val="clear" w:color="auto" w:fill="DA251C"/>
          </w:tcPr>
          <w:p w14:paraId="328E3E79" w14:textId="77777777" w:rsidR="00943FAA" w:rsidRPr="00997449" w:rsidRDefault="00943FAA" w:rsidP="006D0C5D">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Ghi chú</w:t>
            </w:r>
          </w:p>
        </w:tc>
      </w:tr>
      <w:tr w:rsidR="00943FAA" w14:paraId="09DBC257" w14:textId="77777777" w:rsidTr="00A678AF">
        <w:trPr>
          <w:trHeight w:val="791"/>
        </w:trPr>
        <w:tc>
          <w:tcPr>
            <w:tcW w:w="1483" w:type="dxa"/>
          </w:tcPr>
          <w:p w14:paraId="02B3A85C" w14:textId="77777777" w:rsidR="00943FAA" w:rsidRPr="00351F58" w:rsidRDefault="00943FAA" w:rsidP="006D0C5D">
            <w:pPr>
              <w:pStyle w:val="ListParagraph"/>
              <w:tabs>
                <w:tab w:val="left" w:pos="0"/>
                <w:tab w:val="left" w:pos="1080"/>
                <w:tab w:val="left" w:pos="4191"/>
              </w:tabs>
              <w:ind w:left="0"/>
              <w:rPr>
                <w:sz w:val="26"/>
                <w:szCs w:val="26"/>
              </w:rPr>
            </w:pPr>
            <w:r w:rsidRPr="00351F58">
              <w:rPr>
                <w:sz w:val="26"/>
                <w:szCs w:val="26"/>
              </w:rPr>
              <w:t xml:space="preserve">Mã </w:t>
            </w:r>
            <w:r>
              <w:rPr>
                <w:sz w:val="26"/>
                <w:szCs w:val="26"/>
              </w:rPr>
              <w:t>kịch bản</w:t>
            </w:r>
          </w:p>
        </w:tc>
        <w:tc>
          <w:tcPr>
            <w:tcW w:w="1140" w:type="dxa"/>
          </w:tcPr>
          <w:p w14:paraId="414E7F81" w14:textId="1281DE73" w:rsidR="00943FAA" w:rsidRPr="00B12F72" w:rsidRDefault="00950417" w:rsidP="00943FAA">
            <w:pPr>
              <w:pStyle w:val="ListParagraph"/>
              <w:tabs>
                <w:tab w:val="left" w:pos="522"/>
                <w:tab w:val="left" w:pos="4191"/>
              </w:tabs>
              <w:ind w:left="342"/>
              <w:jc w:val="center"/>
              <w:rPr>
                <w:sz w:val="26"/>
                <w:szCs w:val="26"/>
              </w:rPr>
            </w:pPr>
            <w:ins w:id="1220" w:author="Michael Nguyen" w:date="2015-05-14T07:26:00Z">
              <w:r>
                <w:rPr>
                  <w:sz w:val="26"/>
                  <w:szCs w:val="26"/>
                </w:rPr>
                <w:t>Có</w:t>
              </w:r>
            </w:ins>
          </w:p>
        </w:tc>
        <w:tc>
          <w:tcPr>
            <w:tcW w:w="4855" w:type="dxa"/>
          </w:tcPr>
          <w:p w14:paraId="7B7E4689" w14:textId="77777777" w:rsidR="00943FAA" w:rsidRDefault="00943FAA" w:rsidP="006C05DE">
            <w:pPr>
              <w:pStyle w:val="ListParagraph"/>
              <w:numPr>
                <w:ilvl w:val="0"/>
                <w:numId w:val="46"/>
              </w:numPr>
              <w:tabs>
                <w:tab w:val="left" w:pos="522"/>
                <w:tab w:val="left" w:pos="4191"/>
              </w:tabs>
              <w:rPr>
                <w:ins w:id="1221" w:author="Michael Nguyen" w:date="2015-05-14T07:27:00Z"/>
                <w:sz w:val="26"/>
                <w:szCs w:val="26"/>
              </w:rPr>
            </w:pPr>
            <w:r w:rsidRPr="00B12F72">
              <w:rPr>
                <w:sz w:val="26"/>
                <w:szCs w:val="26"/>
              </w:rPr>
              <w:t xml:space="preserve">Số thứ tự của </w:t>
            </w:r>
            <w:r>
              <w:rPr>
                <w:sz w:val="26"/>
                <w:szCs w:val="26"/>
              </w:rPr>
              <w:t>kịch bản</w:t>
            </w:r>
          </w:p>
          <w:p w14:paraId="3F94ED91" w14:textId="7CF6F437" w:rsidR="00950417" w:rsidRPr="00B12F72" w:rsidRDefault="00950417" w:rsidP="006C05DE">
            <w:pPr>
              <w:pStyle w:val="ListParagraph"/>
              <w:numPr>
                <w:ilvl w:val="0"/>
                <w:numId w:val="46"/>
              </w:numPr>
              <w:tabs>
                <w:tab w:val="left" w:pos="522"/>
                <w:tab w:val="left" w:pos="4191"/>
              </w:tabs>
              <w:rPr>
                <w:sz w:val="26"/>
                <w:szCs w:val="26"/>
              </w:rPr>
            </w:pPr>
            <w:ins w:id="1222" w:author="Michael Nguyen" w:date="2015-05-14T07:27:00Z">
              <w:r>
                <w:rPr>
                  <w:sz w:val="26"/>
                  <w:szCs w:val="26"/>
                </w:rPr>
                <w:t>Định dạng textbox</w:t>
              </w:r>
            </w:ins>
          </w:p>
          <w:p w14:paraId="36650256" w14:textId="77777777" w:rsidR="00943FAA" w:rsidRPr="00B12F72" w:rsidRDefault="00943FAA" w:rsidP="006D0C5D">
            <w:pPr>
              <w:tabs>
                <w:tab w:val="left" w:pos="720"/>
                <w:tab w:val="left" w:pos="4191"/>
              </w:tabs>
              <w:rPr>
                <w:sz w:val="26"/>
                <w:szCs w:val="26"/>
              </w:rPr>
            </w:pPr>
          </w:p>
        </w:tc>
        <w:tc>
          <w:tcPr>
            <w:tcW w:w="1900" w:type="dxa"/>
          </w:tcPr>
          <w:p w14:paraId="5C176DCA" w14:textId="63550C6A" w:rsidR="00943FAA" w:rsidRDefault="00943FAA" w:rsidP="006D0C5D">
            <w:pPr>
              <w:pStyle w:val="ListParagraph"/>
              <w:tabs>
                <w:tab w:val="left" w:pos="0"/>
                <w:tab w:val="left" w:pos="1080"/>
                <w:tab w:val="left" w:pos="4191"/>
              </w:tabs>
              <w:ind w:left="0"/>
              <w:rPr>
                <w:i/>
                <w:sz w:val="26"/>
                <w:szCs w:val="26"/>
              </w:rPr>
            </w:pPr>
            <w:r>
              <w:rPr>
                <w:sz w:val="26"/>
                <w:szCs w:val="26"/>
              </w:rPr>
              <w:t>-Tự nhảy số khi user kích chọn “Tạo mới kịch bản” trên menu</w:t>
            </w:r>
          </w:p>
        </w:tc>
      </w:tr>
      <w:tr w:rsidR="00943FAA" w14:paraId="36BAB1AF" w14:textId="77777777" w:rsidTr="00A678AF">
        <w:tc>
          <w:tcPr>
            <w:tcW w:w="1483" w:type="dxa"/>
          </w:tcPr>
          <w:p w14:paraId="4EBB42EB" w14:textId="77777777" w:rsidR="00943FAA" w:rsidRPr="00351F58" w:rsidRDefault="00943FAA" w:rsidP="006D0C5D">
            <w:pPr>
              <w:pStyle w:val="ListParagraph"/>
              <w:tabs>
                <w:tab w:val="left" w:pos="0"/>
                <w:tab w:val="left" w:pos="1080"/>
                <w:tab w:val="left" w:pos="4191"/>
              </w:tabs>
              <w:spacing w:line="276" w:lineRule="auto"/>
              <w:ind w:left="0"/>
              <w:rPr>
                <w:sz w:val="26"/>
                <w:szCs w:val="26"/>
              </w:rPr>
            </w:pPr>
            <w:r>
              <w:rPr>
                <w:sz w:val="26"/>
                <w:szCs w:val="26"/>
              </w:rPr>
              <w:t>Tên lĩnh vực kinh doanh</w:t>
            </w:r>
          </w:p>
        </w:tc>
        <w:tc>
          <w:tcPr>
            <w:tcW w:w="1140" w:type="dxa"/>
          </w:tcPr>
          <w:p w14:paraId="01031DDF" w14:textId="77777777" w:rsidR="00943FAA" w:rsidRPr="00D04754" w:rsidRDefault="00D04754" w:rsidP="00D04754">
            <w:pPr>
              <w:tabs>
                <w:tab w:val="left" w:pos="0"/>
                <w:tab w:val="left" w:pos="1080"/>
                <w:tab w:val="left" w:pos="4191"/>
              </w:tabs>
              <w:jc w:val="center"/>
              <w:rPr>
                <w:sz w:val="26"/>
                <w:szCs w:val="26"/>
              </w:rPr>
            </w:pPr>
            <w:r>
              <w:rPr>
                <w:sz w:val="26"/>
                <w:szCs w:val="26"/>
              </w:rPr>
              <w:t>Có</w:t>
            </w:r>
          </w:p>
        </w:tc>
        <w:tc>
          <w:tcPr>
            <w:tcW w:w="4855" w:type="dxa"/>
          </w:tcPr>
          <w:p w14:paraId="6F9DA816" w14:textId="77777777" w:rsidR="00943FAA" w:rsidRPr="00B541CF" w:rsidRDefault="00943FAA" w:rsidP="006C05DE">
            <w:pPr>
              <w:pStyle w:val="ListParagraph"/>
              <w:numPr>
                <w:ilvl w:val="0"/>
                <w:numId w:val="49"/>
              </w:numPr>
              <w:tabs>
                <w:tab w:val="left" w:pos="0"/>
                <w:tab w:val="left" w:pos="1080"/>
                <w:tab w:val="left" w:pos="4191"/>
              </w:tabs>
              <w:rPr>
                <w:sz w:val="26"/>
                <w:szCs w:val="26"/>
              </w:rPr>
            </w:pPr>
            <w:r>
              <w:rPr>
                <w:sz w:val="26"/>
                <w:szCs w:val="26"/>
              </w:rPr>
              <w:t xml:space="preserve">Dạng </w:t>
            </w:r>
            <w:r w:rsidRPr="008A2953">
              <w:rPr>
                <w:b/>
                <w:sz w:val="26"/>
                <w:szCs w:val="26"/>
              </w:rPr>
              <w:t>text box</w:t>
            </w:r>
          </w:p>
        </w:tc>
        <w:tc>
          <w:tcPr>
            <w:tcW w:w="1900" w:type="dxa"/>
          </w:tcPr>
          <w:p w14:paraId="0E46370D" w14:textId="77777777" w:rsidR="00943FAA" w:rsidRPr="00943FAA" w:rsidRDefault="00943FAA" w:rsidP="00943FAA">
            <w:pPr>
              <w:tabs>
                <w:tab w:val="left" w:pos="0"/>
                <w:tab w:val="left" w:pos="1080"/>
                <w:tab w:val="left" w:pos="4191"/>
              </w:tabs>
              <w:rPr>
                <w:i/>
                <w:sz w:val="26"/>
                <w:szCs w:val="26"/>
              </w:rPr>
            </w:pPr>
            <w:r>
              <w:rPr>
                <w:sz w:val="26"/>
                <w:szCs w:val="26"/>
              </w:rPr>
              <w:t>-Người dùng tự nhập dữ liệu vào</w:t>
            </w:r>
          </w:p>
        </w:tc>
      </w:tr>
      <w:tr w:rsidR="00D04754" w14:paraId="505A5835" w14:textId="77777777" w:rsidTr="00A678AF">
        <w:tc>
          <w:tcPr>
            <w:tcW w:w="1483" w:type="dxa"/>
          </w:tcPr>
          <w:p w14:paraId="333F56C0" w14:textId="77777777" w:rsidR="00D04754" w:rsidRPr="00351F58" w:rsidRDefault="00D04754" w:rsidP="00307DE1">
            <w:pPr>
              <w:pStyle w:val="ListParagraph"/>
              <w:tabs>
                <w:tab w:val="left" w:pos="0"/>
                <w:tab w:val="left" w:pos="1080"/>
                <w:tab w:val="left" w:pos="4191"/>
              </w:tabs>
              <w:ind w:left="0"/>
              <w:rPr>
                <w:sz w:val="26"/>
                <w:szCs w:val="26"/>
              </w:rPr>
            </w:pPr>
            <w:r>
              <w:rPr>
                <w:sz w:val="26"/>
                <w:szCs w:val="26"/>
              </w:rPr>
              <w:t>Mô tả kịch bản</w:t>
            </w:r>
          </w:p>
        </w:tc>
        <w:tc>
          <w:tcPr>
            <w:tcW w:w="1140" w:type="dxa"/>
          </w:tcPr>
          <w:p w14:paraId="1FEFC4DD" w14:textId="77777777" w:rsidR="00D04754" w:rsidRPr="00943FAA" w:rsidRDefault="00D04754" w:rsidP="00307DE1">
            <w:pPr>
              <w:tabs>
                <w:tab w:val="left" w:pos="343"/>
                <w:tab w:val="left" w:pos="4191"/>
              </w:tabs>
              <w:jc w:val="center"/>
              <w:rPr>
                <w:sz w:val="26"/>
                <w:szCs w:val="26"/>
              </w:rPr>
            </w:pPr>
            <w:r>
              <w:rPr>
                <w:sz w:val="26"/>
                <w:szCs w:val="26"/>
              </w:rPr>
              <w:t>Có</w:t>
            </w:r>
          </w:p>
        </w:tc>
        <w:tc>
          <w:tcPr>
            <w:tcW w:w="4855" w:type="dxa"/>
          </w:tcPr>
          <w:p w14:paraId="4C602634" w14:textId="77777777" w:rsidR="00D04754" w:rsidRPr="00F02542" w:rsidRDefault="00D04754" w:rsidP="00307DE1">
            <w:pPr>
              <w:pStyle w:val="ListParagraph"/>
              <w:numPr>
                <w:ilvl w:val="0"/>
                <w:numId w:val="47"/>
              </w:numPr>
              <w:tabs>
                <w:tab w:val="left" w:pos="343"/>
                <w:tab w:val="left" w:pos="4191"/>
              </w:tabs>
              <w:rPr>
                <w:sz w:val="26"/>
                <w:szCs w:val="26"/>
              </w:rPr>
            </w:pPr>
            <w:r>
              <w:rPr>
                <w:sz w:val="26"/>
                <w:szCs w:val="26"/>
              </w:rPr>
              <w:t xml:space="preserve">Dạng </w:t>
            </w:r>
            <w:r w:rsidRPr="00DA5F4D">
              <w:rPr>
                <w:b/>
                <w:sz w:val="26"/>
                <w:szCs w:val="26"/>
              </w:rPr>
              <w:t xml:space="preserve">text </w:t>
            </w:r>
            <w:r>
              <w:rPr>
                <w:b/>
                <w:sz w:val="26"/>
                <w:szCs w:val="26"/>
              </w:rPr>
              <w:t>area</w:t>
            </w:r>
          </w:p>
          <w:p w14:paraId="1FA68384" w14:textId="77777777" w:rsidR="00D04754" w:rsidRPr="00943FAA" w:rsidRDefault="00D04754" w:rsidP="00307DE1">
            <w:pPr>
              <w:pStyle w:val="ListParagraph"/>
              <w:numPr>
                <w:ilvl w:val="0"/>
                <w:numId w:val="47"/>
              </w:numPr>
              <w:tabs>
                <w:tab w:val="left" w:pos="343"/>
                <w:tab w:val="left" w:pos="4191"/>
              </w:tabs>
              <w:rPr>
                <w:sz w:val="26"/>
                <w:szCs w:val="26"/>
              </w:rPr>
            </w:pPr>
            <w:r>
              <w:rPr>
                <w:sz w:val="26"/>
                <w:szCs w:val="26"/>
              </w:rPr>
              <w:t>Cho phép người dùng nhập nhiều dòng dữ liệu</w:t>
            </w:r>
          </w:p>
        </w:tc>
        <w:tc>
          <w:tcPr>
            <w:tcW w:w="1900" w:type="dxa"/>
          </w:tcPr>
          <w:p w14:paraId="521024A3" w14:textId="77777777" w:rsidR="00D04754" w:rsidRDefault="00D04754" w:rsidP="00307DE1">
            <w:pPr>
              <w:pStyle w:val="ListParagraph"/>
              <w:tabs>
                <w:tab w:val="left" w:pos="0"/>
                <w:tab w:val="left" w:pos="1080"/>
                <w:tab w:val="left" w:pos="4191"/>
              </w:tabs>
              <w:ind w:left="0"/>
              <w:rPr>
                <w:i/>
                <w:sz w:val="26"/>
                <w:szCs w:val="26"/>
              </w:rPr>
            </w:pPr>
            <w:r>
              <w:rPr>
                <w:sz w:val="26"/>
                <w:szCs w:val="26"/>
              </w:rPr>
              <w:t>-Người dùng tự nhập dữ liệu vào</w:t>
            </w:r>
          </w:p>
        </w:tc>
      </w:tr>
      <w:tr w:rsidR="00943FAA" w14:paraId="7C5F9A85" w14:textId="77777777" w:rsidTr="00A678AF">
        <w:tc>
          <w:tcPr>
            <w:tcW w:w="1483" w:type="dxa"/>
          </w:tcPr>
          <w:p w14:paraId="34F6BEAC" w14:textId="77777777" w:rsidR="00943FAA" w:rsidRPr="00351F58" w:rsidRDefault="00943FAA" w:rsidP="00D04754">
            <w:pPr>
              <w:pStyle w:val="ListParagraph"/>
              <w:tabs>
                <w:tab w:val="left" w:pos="0"/>
                <w:tab w:val="left" w:pos="1080"/>
                <w:tab w:val="left" w:pos="4191"/>
              </w:tabs>
              <w:ind w:left="0"/>
              <w:rPr>
                <w:sz w:val="26"/>
                <w:szCs w:val="26"/>
              </w:rPr>
            </w:pPr>
            <w:r>
              <w:rPr>
                <w:sz w:val="26"/>
                <w:szCs w:val="26"/>
              </w:rPr>
              <w:t>Tên loại sự kiện</w:t>
            </w:r>
            <w:r w:rsidR="00FD7B54">
              <w:rPr>
                <w:sz w:val="26"/>
                <w:szCs w:val="26"/>
              </w:rPr>
              <w:t xml:space="preserve"> </w:t>
            </w:r>
          </w:p>
        </w:tc>
        <w:tc>
          <w:tcPr>
            <w:tcW w:w="1140" w:type="dxa"/>
          </w:tcPr>
          <w:p w14:paraId="78FDA905" w14:textId="77777777" w:rsidR="00943FAA" w:rsidRDefault="00FD7B54" w:rsidP="00943FAA">
            <w:pPr>
              <w:pStyle w:val="ListParagraph"/>
              <w:tabs>
                <w:tab w:val="left" w:pos="432"/>
                <w:tab w:val="left" w:pos="4191"/>
              </w:tabs>
              <w:ind w:left="342"/>
              <w:rPr>
                <w:sz w:val="26"/>
                <w:szCs w:val="26"/>
              </w:rPr>
            </w:pPr>
            <w:r>
              <w:rPr>
                <w:sz w:val="26"/>
                <w:szCs w:val="26"/>
              </w:rPr>
              <w:t>Có</w:t>
            </w:r>
          </w:p>
        </w:tc>
        <w:tc>
          <w:tcPr>
            <w:tcW w:w="4855" w:type="dxa"/>
          </w:tcPr>
          <w:p w14:paraId="364A0B2B" w14:textId="77777777" w:rsidR="00943FAA" w:rsidRPr="00D04754" w:rsidRDefault="00FD7B54" w:rsidP="00FD7B54">
            <w:pPr>
              <w:pStyle w:val="ListParagraph"/>
              <w:numPr>
                <w:ilvl w:val="0"/>
                <w:numId w:val="50"/>
              </w:numPr>
              <w:tabs>
                <w:tab w:val="left" w:pos="432"/>
                <w:tab w:val="left" w:pos="4191"/>
              </w:tabs>
              <w:ind w:left="342"/>
              <w:rPr>
                <w:b/>
                <w:sz w:val="26"/>
                <w:szCs w:val="26"/>
              </w:rPr>
            </w:pPr>
            <w:r>
              <w:rPr>
                <w:sz w:val="26"/>
                <w:szCs w:val="26"/>
              </w:rPr>
              <w:t xml:space="preserve">Dạng </w:t>
            </w:r>
            <w:r w:rsidRPr="00D04754">
              <w:rPr>
                <w:b/>
                <w:sz w:val="26"/>
                <w:szCs w:val="26"/>
              </w:rPr>
              <w:t>combobox</w:t>
            </w:r>
            <w:r w:rsidR="0054774F" w:rsidRPr="00D04754">
              <w:rPr>
                <w:b/>
                <w:sz w:val="26"/>
                <w:szCs w:val="26"/>
              </w:rPr>
              <w:t xml:space="preserve"> </w:t>
            </w:r>
          </w:p>
          <w:p w14:paraId="519B4F41" w14:textId="77777777" w:rsidR="00D04754" w:rsidRPr="0054774F" w:rsidRDefault="00D04754" w:rsidP="00FD7B54">
            <w:pPr>
              <w:pStyle w:val="ListParagraph"/>
              <w:numPr>
                <w:ilvl w:val="0"/>
                <w:numId w:val="50"/>
              </w:numPr>
              <w:tabs>
                <w:tab w:val="left" w:pos="432"/>
                <w:tab w:val="left" w:pos="4191"/>
              </w:tabs>
              <w:ind w:left="342"/>
              <w:rPr>
                <w:b/>
                <w:sz w:val="26"/>
                <w:szCs w:val="26"/>
              </w:rPr>
            </w:pPr>
            <w:r>
              <w:rPr>
                <w:sz w:val="26"/>
                <w:szCs w:val="26"/>
              </w:rPr>
              <w:t>Hiện ra 7 loại sự kiện cấp 1</w:t>
            </w:r>
          </w:p>
        </w:tc>
        <w:tc>
          <w:tcPr>
            <w:tcW w:w="1900" w:type="dxa"/>
          </w:tcPr>
          <w:p w14:paraId="4E3C5A43" w14:textId="77777777" w:rsidR="00943FAA" w:rsidRPr="00943FAA" w:rsidRDefault="00943FAA" w:rsidP="00943FAA">
            <w:pPr>
              <w:tabs>
                <w:tab w:val="left" w:pos="0"/>
                <w:tab w:val="left" w:pos="1080"/>
                <w:tab w:val="left" w:pos="4191"/>
              </w:tabs>
              <w:rPr>
                <w:sz w:val="26"/>
                <w:szCs w:val="26"/>
              </w:rPr>
            </w:pPr>
            <w:r>
              <w:rPr>
                <w:sz w:val="26"/>
                <w:szCs w:val="26"/>
              </w:rPr>
              <w:t>-</w:t>
            </w:r>
            <w:r w:rsidRPr="00FD7B54">
              <w:rPr>
                <w:sz w:val="26"/>
                <w:szCs w:val="26"/>
                <w:highlight w:val="yellow"/>
              </w:rPr>
              <w:t>Lấy dữ liệu từ module “Quản lý hệ thống”</w:t>
            </w:r>
          </w:p>
        </w:tc>
      </w:tr>
      <w:tr w:rsidR="00943FAA" w14:paraId="0D9A064B" w14:textId="77777777" w:rsidTr="00A678AF">
        <w:tc>
          <w:tcPr>
            <w:tcW w:w="1483" w:type="dxa"/>
          </w:tcPr>
          <w:p w14:paraId="7AB7ECE1" w14:textId="77777777" w:rsidR="00943FAA" w:rsidRPr="00351F58" w:rsidRDefault="00D04754" w:rsidP="006D0C5D">
            <w:pPr>
              <w:pStyle w:val="ListParagraph"/>
              <w:tabs>
                <w:tab w:val="left" w:pos="0"/>
                <w:tab w:val="left" w:pos="1080"/>
                <w:tab w:val="left" w:pos="4191"/>
              </w:tabs>
              <w:ind w:left="0"/>
              <w:rPr>
                <w:sz w:val="26"/>
                <w:szCs w:val="26"/>
              </w:rPr>
            </w:pPr>
            <w:r>
              <w:rPr>
                <w:sz w:val="26"/>
                <w:szCs w:val="26"/>
              </w:rPr>
              <w:t>Đánh giá khả năng xảy ra</w:t>
            </w:r>
          </w:p>
        </w:tc>
        <w:tc>
          <w:tcPr>
            <w:tcW w:w="1140" w:type="dxa"/>
          </w:tcPr>
          <w:p w14:paraId="7D076AA5" w14:textId="77777777" w:rsidR="00943FAA" w:rsidRDefault="00943FAA" w:rsidP="00943FAA">
            <w:pPr>
              <w:pStyle w:val="ListParagraph"/>
              <w:tabs>
                <w:tab w:val="left" w:pos="343"/>
                <w:tab w:val="left" w:pos="4191"/>
              </w:tabs>
              <w:ind w:left="343"/>
              <w:rPr>
                <w:sz w:val="26"/>
                <w:szCs w:val="26"/>
              </w:rPr>
            </w:pPr>
            <w:r>
              <w:rPr>
                <w:sz w:val="26"/>
                <w:szCs w:val="26"/>
              </w:rPr>
              <w:t>Có</w:t>
            </w:r>
          </w:p>
        </w:tc>
        <w:tc>
          <w:tcPr>
            <w:tcW w:w="4855" w:type="dxa"/>
          </w:tcPr>
          <w:p w14:paraId="20934656" w14:textId="77777777" w:rsidR="00943FAA" w:rsidRDefault="00943FAA" w:rsidP="006C05DE">
            <w:pPr>
              <w:pStyle w:val="ListParagraph"/>
              <w:numPr>
                <w:ilvl w:val="0"/>
                <w:numId w:val="51"/>
              </w:numPr>
              <w:tabs>
                <w:tab w:val="left" w:pos="343"/>
                <w:tab w:val="left" w:pos="4191"/>
              </w:tabs>
              <w:ind w:left="342"/>
              <w:rPr>
                <w:sz w:val="26"/>
                <w:szCs w:val="26"/>
              </w:rPr>
            </w:pPr>
            <w:r>
              <w:rPr>
                <w:sz w:val="26"/>
                <w:szCs w:val="26"/>
              </w:rPr>
              <w:t xml:space="preserve">Dạng </w:t>
            </w:r>
            <w:r w:rsidRPr="00DA5F4D">
              <w:rPr>
                <w:b/>
                <w:sz w:val="26"/>
                <w:szCs w:val="26"/>
              </w:rPr>
              <w:t>text box</w:t>
            </w:r>
          </w:p>
          <w:p w14:paraId="4CFE1799" w14:textId="77777777" w:rsidR="00943FAA" w:rsidRDefault="00A678AF" w:rsidP="00A678AF">
            <w:pPr>
              <w:pStyle w:val="ListParagraph"/>
              <w:numPr>
                <w:ilvl w:val="0"/>
                <w:numId w:val="51"/>
              </w:numPr>
              <w:tabs>
                <w:tab w:val="left" w:pos="343"/>
                <w:tab w:val="left" w:pos="4191"/>
              </w:tabs>
              <w:ind w:left="342"/>
              <w:rPr>
                <w:sz w:val="26"/>
                <w:szCs w:val="26"/>
              </w:rPr>
            </w:pPr>
            <w:r>
              <w:rPr>
                <w:sz w:val="26"/>
                <w:szCs w:val="26"/>
              </w:rPr>
              <w:t>Chọn 1 trong các giá trị sau:</w:t>
            </w:r>
          </w:p>
          <w:p w14:paraId="4ADC37ED" w14:textId="77777777" w:rsidR="00A678AF" w:rsidRPr="00A678AF" w:rsidRDefault="00A678AF" w:rsidP="00A678AF">
            <w:pPr>
              <w:tabs>
                <w:tab w:val="left" w:pos="343"/>
                <w:tab w:val="left" w:pos="4191"/>
              </w:tabs>
              <w:rPr>
                <w:sz w:val="26"/>
                <w:szCs w:val="26"/>
              </w:rPr>
            </w:pPr>
            <w:r>
              <w:object w:dxaOrig="6210" w:dyaOrig="3765" w14:anchorId="5F1A6C6B">
                <v:shape id="_x0000_i1031" type="#_x0000_t75" style="width:231.65pt;height:188.45pt" o:ole="">
                  <v:imagedata r:id="rId26" o:title=""/>
                </v:shape>
                <o:OLEObject Type="Embed" ProgID="PBrush" ShapeID="_x0000_i1031" DrawAspect="Content" ObjectID="_1493093765" r:id="rId27"/>
              </w:object>
            </w:r>
          </w:p>
        </w:tc>
        <w:tc>
          <w:tcPr>
            <w:tcW w:w="1900" w:type="dxa"/>
            <w:vMerge w:val="restart"/>
          </w:tcPr>
          <w:p w14:paraId="7D5A55C9" w14:textId="77777777" w:rsidR="00943FAA" w:rsidRDefault="00943FAA" w:rsidP="006D0C5D">
            <w:pPr>
              <w:pStyle w:val="ListParagraph"/>
              <w:tabs>
                <w:tab w:val="left" w:pos="0"/>
                <w:tab w:val="left" w:pos="1080"/>
                <w:tab w:val="left" w:pos="4191"/>
              </w:tabs>
              <w:ind w:left="0"/>
              <w:rPr>
                <w:i/>
                <w:sz w:val="26"/>
                <w:szCs w:val="26"/>
              </w:rPr>
            </w:pPr>
            <w:r>
              <w:rPr>
                <w:sz w:val="26"/>
                <w:szCs w:val="26"/>
              </w:rPr>
              <w:t>-Người dùng tự nhập dữ liệu vào</w:t>
            </w:r>
          </w:p>
        </w:tc>
      </w:tr>
      <w:tr w:rsidR="00943FAA" w14:paraId="1B392A53" w14:textId="77777777" w:rsidTr="00A678AF">
        <w:tc>
          <w:tcPr>
            <w:tcW w:w="1483" w:type="dxa"/>
          </w:tcPr>
          <w:p w14:paraId="68F031E7" w14:textId="77777777" w:rsidR="00943FAA" w:rsidRDefault="00943FAA" w:rsidP="006D0C5D">
            <w:pPr>
              <w:pStyle w:val="ListParagraph"/>
              <w:tabs>
                <w:tab w:val="left" w:pos="0"/>
                <w:tab w:val="left" w:pos="1080"/>
                <w:tab w:val="left" w:pos="4191"/>
              </w:tabs>
              <w:ind w:left="0"/>
              <w:rPr>
                <w:sz w:val="26"/>
                <w:szCs w:val="26"/>
              </w:rPr>
            </w:pPr>
            <w:r>
              <w:rPr>
                <w:sz w:val="26"/>
                <w:szCs w:val="26"/>
              </w:rPr>
              <w:t>Tổn thất xảy ra (nếu có)</w:t>
            </w:r>
          </w:p>
        </w:tc>
        <w:tc>
          <w:tcPr>
            <w:tcW w:w="1140" w:type="dxa"/>
          </w:tcPr>
          <w:p w14:paraId="61B74FC5" w14:textId="77777777" w:rsidR="00943FAA" w:rsidRDefault="00943FAA" w:rsidP="00943FAA">
            <w:pPr>
              <w:pStyle w:val="ListParagraph"/>
              <w:tabs>
                <w:tab w:val="left" w:pos="343"/>
                <w:tab w:val="left" w:pos="4191"/>
              </w:tabs>
              <w:ind w:left="343"/>
              <w:rPr>
                <w:sz w:val="26"/>
                <w:szCs w:val="26"/>
              </w:rPr>
            </w:pPr>
            <w:r>
              <w:rPr>
                <w:sz w:val="26"/>
                <w:szCs w:val="26"/>
              </w:rPr>
              <w:t>Có</w:t>
            </w:r>
          </w:p>
        </w:tc>
        <w:tc>
          <w:tcPr>
            <w:tcW w:w="4855" w:type="dxa"/>
          </w:tcPr>
          <w:p w14:paraId="507C2523" w14:textId="77777777" w:rsidR="00943FAA" w:rsidRDefault="00943FAA" w:rsidP="006C05DE">
            <w:pPr>
              <w:pStyle w:val="ListParagraph"/>
              <w:numPr>
                <w:ilvl w:val="0"/>
                <w:numId w:val="53"/>
              </w:numPr>
              <w:tabs>
                <w:tab w:val="left" w:pos="343"/>
                <w:tab w:val="left" w:pos="4191"/>
              </w:tabs>
              <w:ind w:left="342"/>
              <w:rPr>
                <w:sz w:val="26"/>
                <w:szCs w:val="26"/>
              </w:rPr>
            </w:pPr>
            <w:r>
              <w:rPr>
                <w:sz w:val="26"/>
                <w:szCs w:val="26"/>
              </w:rPr>
              <w:t xml:space="preserve">Dạng </w:t>
            </w:r>
            <w:r w:rsidRPr="00DA5F4D">
              <w:rPr>
                <w:b/>
                <w:sz w:val="26"/>
                <w:szCs w:val="26"/>
              </w:rPr>
              <w:t>text box</w:t>
            </w:r>
          </w:p>
          <w:p w14:paraId="45A9911F" w14:textId="77777777" w:rsidR="00943FAA" w:rsidRPr="003A3EAA" w:rsidRDefault="00943FAA" w:rsidP="006C05DE">
            <w:pPr>
              <w:pStyle w:val="ListParagraph"/>
              <w:numPr>
                <w:ilvl w:val="0"/>
                <w:numId w:val="53"/>
              </w:numPr>
              <w:tabs>
                <w:tab w:val="left" w:pos="343"/>
                <w:tab w:val="left" w:pos="4191"/>
              </w:tabs>
              <w:ind w:left="342"/>
              <w:rPr>
                <w:sz w:val="26"/>
                <w:szCs w:val="26"/>
              </w:rPr>
            </w:pPr>
            <w:r>
              <w:rPr>
                <w:sz w:val="26"/>
                <w:szCs w:val="26"/>
              </w:rPr>
              <w:t xml:space="preserve">Chỉ nhận giá trị tiền tệ </w:t>
            </w:r>
          </w:p>
        </w:tc>
        <w:tc>
          <w:tcPr>
            <w:tcW w:w="1900" w:type="dxa"/>
            <w:vMerge/>
          </w:tcPr>
          <w:p w14:paraId="15313133" w14:textId="77777777" w:rsidR="00943FAA" w:rsidRDefault="00943FAA" w:rsidP="00AA63D9">
            <w:pPr>
              <w:pStyle w:val="ListParagraph"/>
              <w:tabs>
                <w:tab w:val="left" w:pos="0"/>
                <w:tab w:val="left" w:pos="1080"/>
                <w:tab w:val="left" w:pos="4191"/>
              </w:tabs>
              <w:ind w:left="0"/>
              <w:rPr>
                <w:i/>
                <w:sz w:val="26"/>
                <w:szCs w:val="26"/>
              </w:rPr>
            </w:pPr>
          </w:p>
        </w:tc>
      </w:tr>
      <w:tr w:rsidR="00943FAA" w14:paraId="6AC4800C" w14:textId="77777777" w:rsidTr="00A678AF">
        <w:trPr>
          <w:trHeight w:val="971"/>
        </w:trPr>
        <w:tc>
          <w:tcPr>
            <w:tcW w:w="1483" w:type="dxa"/>
          </w:tcPr>
          <w:p w14:paraId="7B197FDA" w14:textId="77777777" w:rsidR="00943FAA" w:rsidRDefault="00A678AF" w:rsidP="006D0C5D">
            <w:pPr>
              <w:pStyle w:val="ListParagraph"/>
              <w:tabs>
                <w:tab w:val="left" w:pos="0"/>
                <w:tab w:val="left" w:pos="1080"/>
                <w:tab w:val="left" w:pos="4191"/>
              </w:tabs>
              <w:ind w:left="0"/>
              <w:rPr>
                <w:sz w:val="26"/>
                <w:szCs w:val="26"/>
              </w:rPr>
            </w:pPr>
            <w:r>
              <w:rPr>
                <w:sz w:val="26"/>
                <w:szCs w:val="26"/>
              </w:rPr>
              <w:t>Kế hoạch hành động</w:t>
            </w:r>
          </w:p>
        </w:tc>
        <w:tc>
          <w:tcPr>
            <w:tcW w:w="1140" w:type="dxa"/>
          </w:tcPr>
          <w:p w14:paraId="1C4AB5E6" w14:textId="77777777" w:rsidR="00943FAA" w:rsidRDefault="00943FAA" w:rsidP="00943FAA">
            <w:pPr>
              <w:pStyle w:val="ListParagraph"/>
              <w:tabs>
                <w:tab w:val="left" w:pos="343"/>
                <w:tab w:val="left" w:pos="4191"/>
              </w:tabs>
              <w:ind w:left="343"/>
              <w:rPr>
                <w:sz w:val="26"/>
                <w:szCs w:val="26"/>
              </w:rPr>
            </w:pPr>
            <w:r>
              <w:rPr>
                <w:sz w:val="26"/>
                <w:szCs w:val="26"/>
              </w:rPr>
              <w:t>Có</w:t>
            </w:r>
          </w:p>
        </w:tc>
        <w:tc>
          <w:tcPr>
            <w:tcW w:w="4855" w:type="dxa"/>
          </w:tcPr>
          <w:p w14:paraId="7930FB03" w14:textId="77777777" w:rsidR="00A678AF" w:rsidRDefault="00A678AF" w:rsidP="00A678AF">
            <w:pPr>
              <w:pStyle w:val="ListParagraph"/>
              <w:numPr>
                <w:ilvl w:val="0"/>
                <w:numId w:val="53"/>
              </w:numPr>
              <w:tabs>
                <w:tab w:val="left" w:pos="343"/>
                <w:tab w:val="left" w:pos="4191"/>
              </w:tabs>
              <w:ind w:left="342"/>
              <w:rPr>
                <w:sz w:val="26"/>
                <w:szCs w:val="26"/>
              </w:rPr>
            </w:pPr>
            <w:r>
              <w:rPr>
                <w:sz w:val="26"/>
                <w:szCs w:val="26"/>
              </w:rPr>
              <w:t xml:space="preserve">Dạng </w:t>
            </w:r>
            <w:r w:rsidRPr="00DA5F4D">
              <w:rPr>
                <w:b/>
                <w:sz w:val="26"/>
                <w:szCs w:val="26"/>
              </w:rPr>
              <w:t xml:space="preserve">text </w:t>
            </w:r>
            <w:r>
              <w:rPr>
                <w:b/>
                <w:sz w:val="26"/>
                <w:szCs w:val="26"/>
              </w:rPr>
              <w:t>area</w:t>
            </w:r>
          </w:p>
          <w:p w14:paraId="671AA6B6" w14:textId="77777777" w:rsidR="00943FAA" w:rsidRPr="00943FAA" w:rsidRDefault="00A678AF" w:rsidP="006C05DE">
            <w:pPr>
              <w:pStyle w:val="ListParagraph"/>
              <w:numPr>
                <w:ilvl w:val="0"/>
                <w:numId w:val="13"/>
              </w:numPr>
              <w:tabs>
                <w:tab w:val="left" w:pos="343"/>
                <w:tab w:val="left" w:pos="4191"/>
              </w:tabs>
              <w:ind w:left="342"/>
              <w:rPr>
                <w:sz w:val="26"/>
                <w:szCs w:val="26"/>
              </w:rPr>
            </w:pPr>
            <w:r>
              <w:rPr>
                <w:sz w:val="26"/>
                <w:szCs w:val="26"/>
              </w:rPr>
              <w:t>Cho phép người dùng nhập nhiều dòng dữ liệu</w:t>
            </w:r>
          </w:p>
        </w:tc>
        <w:tc>
          <w:tcPr>
            <w:tcW w:w="1900" w:type="dxa"/>
            <w:vMerge/>
          </w:tcPr>
          <w:p w14:paraId="047A8171" w14:textId="77777777" w:rsidR="00943FAA" w:rsidRDefault="00943FAA" w:rsidP="00AA63D9">
            <w:pPr>
              <w:pStyle w:val="ListParagraph"/>
              <w:tabs>
                <w:tab w:val="left" w:pos="0"/>
                <w:tab w:val="left" w:pos="1080"/>
                <w:tab w:val="left" w:pos="4191"/>
              </w:tabs>
              <w:ind w:left="0"/>
              <w:rPr>
                <w:i/>
                <w:sz w:val="26"/>
                <w:szCs w:val="26"/>
              </w:rPr>
            </w:pPr>
          </w:p>
        </w:tc>
      </w:tr>
      <w:tr w:rsidR="00A678AF" w14:paraId="6ACB5BA7" w14:textId="77777777" w:rsidTr="00A678AF">
        <w:tc>
          <w:tcPr>
            <w:tcW w:w="1483" w:type="dxa"/>
          </w:tcPr>
          <w:p w14:paraId="0F714ED0" w14:textId="77777777" w:rsidR="00A678AF" w:rsidRPr="00A03DDB" w:rsidRDefault="00A678AF" w:rsidP="00307DE1">
            <w:pPr>
              <w:pStyle w:val="ListParagraph"/>
              <w:tabs>
                <w:tab w:val="left" w:pos="0"/>
                <w:tab w:val="left" w:pos="1080"/>
                <w:tab w:val="left" w:pos="4191"/>
              </w:tabs>
              <w:spacing w:line="276" w:lineRule="auto"/>
              <w:ind w:left="0"/>
              <w:rPr>
                <w:sz w:val="26"/>
                <w:szCs w:val="26"/>
              </w:rPr>
            </w:pPr>
            <w:r w:rsidRPr="00A03DDB">
              <w:rPr>
                <w:sz w:val="26"/>
                <w:szCs w:val="26"/>
              </w:rPr>
              <w:t>Trạng thái hành động</w:t>
            </w:r>
          </w:p>
        </w:tc>
        <w:tc>
          <w:tcPr>
            <w:tcW w:w="1140" w:type="dxa"/>
          </w:tcPr>
          <w:p w14:paraId="08E93E2F" w14:textId="77777777" w:rsidR="00A678AF" w:rsidRDefault="00A678AF" w:rsidP="00A678AF">
            <w:pPr>
              <w:tabs>
                <w:tab w:val="left" w:pos="4191"/>
              </w:tabs>
              <w:jc w:val="center"/>
              <w:rPr>
                <w:sz w:val="26"/>
                <w:szCs w:val="26"/>
              </w:rPr>
            </w:pPr>
            <w:r>
              <w:rPr>
                <w:sz w:val="26"/>
                <w:szCs w:val="26"/>
              </w:rPr>
              <w:t>Có</w:t>
            </w:r>
          </w:p>
        </w:tc>
        <w:tc>
          <w:tcPr>
            <w:tcW w:w="4855" w:type="dxa"/>
          </w:tcPr>
          <w:p w14:paraId="77034286" w14:textId="77777777" w:rsidR="00A678AF" w:rsidRDefault="00A678AF" w:rsidP="00A678AF">
            <w:pPr>
              <w:pStyle w:val="ListParagraph"/>
              <w:tabs>
                <w:tab w:val="left" w:pos="0"/>
                <w:tab w:val="left" w:pos="1080"/>
                <w:tab w:val="left" w:pos="4191"/>
              </w:tabs>
              <w:spacing w:line="276" w:lineRule="auto"/>
              <w:ind w:left="0"/>
              <w:rPr>
                <w:b/>
                <w:sz w:val="26"/>
                <w:szCs w:val="26"/>
              </w:rPr>
            </w:pPr>
            <w:r>
              <w:rPr>
                <w:sz w:val="26"/>
                <w:szCs w:val="26"/>
              </w:rPr>
              <w:t>Người dùng tự chọn giá trị từ danh sách. Các giá trị của t</w:t>
            </w:r>
            <w:r w:rsidRPr="00954BC3">
              <w:rPr>
                <w:sz w:val="26"/>
                <w:szCs w:val="26"/>
              </w:rPr>
              <w:t>rường dữ liệu gồm</w:t>
            </w:r>
            <w:r w:rsidRPr="00954BC3">
              <w:rPr>
                <w:b/>
                <w:sz w:val="26"/>
                <w:szCs w:val="26"/>
              </w:rPr>
              <w:t>:</w:t>
            </w:r>
          </w:p>
          <w:p w14:paraId="531C0A63" w14:textId="77777777" w:rsidR="00A678AF" w:rsidRPr="00BA3AEA" w:rsidRDefault="00A678AF" w:rsidP="00A678AF">
            <w:pPr>
              <w:pStyle w:val="ListParagraph"/>
              <w:numPr>
                <w:ilvl w:val="0"/>
                <w:numId w:val="8"/>
              </w:numPr>
              <w:tabs>
                <w:tab w:val="left" w:pos="612"/>
                <w:tab w:val="left" w:pos="4191"/>
              </w:tabs>
              <w:spacing w:line="276" w:lineRule="auto"/>
              <w:ind w:left="612"/>
              <w:rPr>
                <w:sz w:val="26"/>
                <w:szCs w:val="26"/>
              </w:rPr>
            </w:pPr>
            <w:r w:rsidRPr="00BA3AEA">
              <w:rPr>
                <w:sz w:val="26"/>
                <w:szCs w:val="26"/>
              </w:rPr>
              <w:t>Chưa khắc phục</w:t>
            </w:r>
            <w:r>
              <w:rPr>
                <w:sz w:val="26"/>
                <w:szCs w:val="26"/>
              </w:rPr>
              <w:t xml:space="preserve"> (mặc định)</w:t>
            </w:r>
          </w:p>
          <w:p w14:paraId="75C74D9B" w14:textId="77777777" w:rsidR="00A678AF" w:rsidRPr="00BA3AEA" w:rsidRDefault="00A678AF" w:rsidP="00A678AF">
            <w:pPr>
              <w:pStyle w:val="ListParagraph"/>
              <w:numPr>
                <w:ilvl w:val="0"/>
                <w:numId w:val="8"/>
              </w:numPr>
              <w:tabs>
                <w:tab w:val="left" w:pos="612"/>
                <w:tab w:val="left" w:pos="4191"/>
              </w:tabs>
              <w:spacing w:line="276" w:lineRule="auto"/>
              <w:ind w:left="612"/>
              <w:rPr>
                <w:sz w:val="26"/>
                <w:szCs w:val="26"/>
              </w:rPr>
            </w:pPr>
            <w:r w:rsidRPr="00BA3AEA">
              <w:rPr>
                <w:sz w:val="26"/>
                <w:szCs w:val="26"/>
              </w:rPr>
              <w:t>Đã khắc phục</w:t>
            </w:r>
          </w:p>
          <w:p w14:paraId="79F924BF" w14:textId="77777777" w:rsidR="00A678AF" w:rsidRPr="00BA3AEA" w:rsidRDefault="00A678AF" w:rsidP="00A678AF">
            <w:pPr>
              <w:pStyle w:val="ListParagraph"/>
              <w:numPr>
                <w:ilvl w:val="0"/>
                <w:numId w:val="8"/>
              </w:numPr>
              <w:tabs>
                <w:tab w:val="left" w:pos="612"/>
                <w:tab w:val="left" w:pos="4191"/>
              </w:tabs>
              <w:spacing w:line="276" w:lineRule="auto"/>
              <w:ind w:left="612"/>
              <w:rPr>
                <w:sz w:val="26"/>
                <w:szCs w:val="26"/>
              </w:rPr>
            </w:pPr>
            <w:r w:rsidRPr="00BA3AEA">
              <w:rPr>
                <w:sz w:val="26"/>
                <w:szCs w:val="26"/>
              </w:rPr>
              <w:t>Chưa khắc phục được</w:t>
            </w:r>
          </w:p>
          <w:p w14:paraId="6603B3E3" w14:textId="77777777" w:rsidR="00A678AF" w:rsidRPr="00BA3AEA" w:rsidRDefault="00A678AF" w:rsidP="00A678AF">
            <w:pPr>
              <w:pStyle w:val="ListParagraph"/>
              <w:numPr>
                <w:ilvl w:val="0"/>
                <w:numId w:val="8"/>
              </w:numPr>
              <w:tabs>
                <w:tab w:val="left" w:pos="612"/>
                <w:tab w:val="left" w:pos="4191"/>
              </w:tabs>
              <w:spacing w:line="276" w:lineRule="auto"/>
              <w:ind w:left="612"/>
              <w:rPr>
                <w:sz w:val="26"/>
                <w:szCs w:val="26"/>
              </w:rPr>
            </w:pPr>
            <w:r w:rsidRPr="00BA3AEA">
              <w:rPr>
                <w:sz w:val="26"/>
                <w:szCs w:val="26"/>
              </w:rPr>
              <w:t>Không khắc phục được</w:t>
            </w:r>
          </w:p>
          <w:p w14:paraId="3718F916" w14:textId="77777777" w:rsidR="00A678AF" w:rsidRDefault="00A678AF" w:rsidP="00A678AF">
            <w:pPr>
              <w:pStyle w:val="ListParagraph"/>
              <w:numPr>
                <w:ilvl w:val="0"/>
                <w:numId w:val="8"/>
              </w:numPr>
              <w:tabs>
                <w:tab w:val="left" w:pos="612"/>
                <w:tab w:val="left" w:pos="4191"/>
              </w:tabs>
              <w:spacing w:line="276" w:lineRule="auto"/>
              <w:ind w:left="612"/>
              <w:rPr>
                <w:sz w:val="26"/>
                <w:szCs w:val="26"/>
              </w:rPr>
            </w:pPr>
            <w:r w:rsidRPr="00BA3AEA">
              <w:rPr>
                <w:sz w:val="26"/>
                <w:szCs w:val="26"/>
              </w:rPr>
              <w:t>Khắc phục được một phần</w:t>
            </w:r>
          </w:p>
          <w:p w14:paraId="541890DD" w14:textId="77777777" w:rsidR="00A678AF" w:rsidRPr="00A678AF" w:rsidRDefault="00A678AF" w:rsidP="00A678AF">
            <w:pPr>
              <w:pStyle w:val="ListParagraph"/>
              <w:numPr>
                <w:ilvl w:val="0"/>
                <w:numId w:val="8"/>
              </w:numPr>
              <w:tabs>
                <w:tab w:val="left" w:pos="612"/>
                <w:tab w:val="left" w:pos="4191"/>
              </w:tabs>
              <w:spacing w:line="276" w:lineRule="auto"/>
              <w:ind w:left="612"/>
              <w:rPr>
                <w:sz w:val="26"/>
                <w:szCs w:val="26"/>
              </w:rPr>
            </w:pPr>
            <w:r w:rsidRPr="00A678AF">
              <w:rPr>
                <w:sz w:val="26"/>
                <w:szCs w:val="26"/>
              </w:rPr>
              <w:t>Để theo dõi</w:t>
            </w:r>
          </w:p>
        </w:tc>
        <w:tc>
          <w:tcPr>
            <w:tcW w:w="1900" w:type="dxa"/>
          </w:tcPr>
          <w:p w14:paraId="4D7A6040" w14:textId="77777777" w:rsidR="00A678AF" w:rsidRPr="00997449" w:rsidRDefault="00A678AF" w:rsidP="00A678AF">
            <w:pPr>
              <w:pStyle w:val="ListParagraph"/>
              <w:tabs>
                <w:tab w:val="left" w:pos="612"/>
                <w:tab w:val="left" w:pos="4191"/>
              </w:tabs>
              <w:spacing w:line="276" w:lineRule="auto"/>
              <w:ind w:left="612"/>
              <w:rPr>
                <w:sz w:val="26"/>
                <w:szCs w:val="26"/>
              </w:rPr>
            </w:pPr>
          </w:p>
        </w:tc>
      </w:tr>
    </w:tbl>
    <w:p w14:paraId="1687FECC" w14:textId="77777777" w:rsidR="00AA63D9" w:rsidRDefault="00AA63D9" w:rsidP="00AA63D9">
      <w:pPr>
        <w:pStyle w:val="ListParagraph"/>
        <w:tabs>
          <w:tab w:val="left" w:pos="0"/>
          <w:tab w:val="left" w:pos="4191"/>
        </w:tabs>
        <w:rPr>
          <w:i/>
          <w:sz w:val="26"/>
          <w:szCs w:val="26"/>
        </w:rPr>
      </w:pPr>
    </w:p>
    <w:p w14:paraId="7A468596" w14:textId="77777777" w:rsidR="00AA63D9" w:rsidRDefault="00AA63D9" w:rsidP="006C05DE">
      <w:pPr>
        <w:pStyle w:val="ListParagraph"/>
        <w:numPr>
          <w:ilvl w:val="2"/>
          <w:numId w:val="19"/>
        </w:numPr>
        <w:tabs>
          <w:tab w:val="left" w:pos="0"/>
          <w:tab w:val="left" w:pos="4191"/>
        </w:tabs>
        <w:spacing w:line="360" w:lineRule="auto"/>
        <w:rPr>
          <w:b/>
          <w:sz w:val="26"/>
          <w:szCs w:val="26"/>
        </w:rPr>
      </w:pPr>
      <w:r w:rsidRPr="00AA63D9">
        <w:rPr>
          <w:b/>
          <w:sz w:val="26"/>
          <w:szCs w:val="26"/>
        </w:rPr>
        <w:t xml:space="preserve">Chức năng “sửa/xóa” Kịch bản: </w:t>
      </w:r>
    </w:p>
    <w:p w14:paraId="7E7FD582" w14:textId="77777777" w:rsidR="00AA63D9" w:rsidRDefault="00AA63D9" w:rsidP="006C05DE">
      <w:pPr>
        <w:pStyle w:val="ListParagraph"/>
        <w:numPr>
          <w:ilvl w:val="3"/>
          <w:numId w:val="19"/>
        </w:numPr>
        <w:tabs>
          <w:tab w:val="left" w:pos="0"/>
          <w:tab w:val="left" w:pos="4191"/>
        </w:tabs>
        <w:spacing w:line="360" w:lineRule="auto"/>
        <w:ind w:left="1080" w:hanging="1080"/>
        <w:rPr>
          <w:i/>
          <w:sz w:val="26"/>
          <w:szCs w:val="26"/>
        </w:rPr>
      </w:pPr>
      <w:r w:rsidRPr="00AA63D9">
        <w:rPr>
          <w:i/>
          <w:sz w:val="26"/>
          <w:szCs w:val="26"/>
        </w:rPr>
        <w:t>Yêu cầu nghiệp vụ:</w:t>
      </w:r>
    </w:p>
    <w:p w14:paraId="092ECC8C" w14:textId="77777777" w:rsidR="00AA63D9" w:rsidRDefault="00AA63D9" w:rsidP="00E85FDC">
      <w:pPr>
        <w:pStyle w:val="ListParagraph"/>
        <w:numPr>
          <w:ilvl w:val="0"/>
          <w:numId w:val="2"/>
        </w:numPr>
        <w:tabs>
          <w:tab w:val="left" w:pos="720"/>
          <w:tab w:val="left" w:pos="4191"/>
        </w:tabs>
        <w:rPr>
          <w:sz w:val="26"/>
          <w:szCs w:val="26"/>
        </w:rPr>
      </w:pPr>
      <w:r w:rsidRPr="003660B7">
        <w:rPr>
          <w:sz w:val="26"/>
          <w:szCs w:val="26"/>
        </w:rPr>
        <w:t xml:space="preserve">Màn hình [sửa/ xóa] hiển thị trong trường hợp user “qlrr_oprisk” kích vào ô </w:t>
      </w:r>
      <w:r w:rsidRPr="00F36B95">
        <w:rPr>
          <w:b/>
          <w:sz w:val="26"/>
          <w:szCs w:val="26"/>
        </w:rPr>
        <w:t>“Xem chi tiết”</w:t>
      </w:r>
    </w:p>
    <w:p w14:paraId="6369D51F" w14:textId="77777777" w:rsidR="00AA63D9" w:rsidRDefault="00AA63D9" w:rsidP="00E85FDC">
      <w:pPr>
        <w:pStyle w:val="ListParagraph"/>
        <w:numPr>
          <w:ilvl w:val="0"/>
          <w:numId w:val="2"/>
        </w:numPr>
        <w:tabs>
          <w:tab w:val="left" w:pos="720"/>
          <w:tab w:val="left" w:pos="4191"/>
        </w:tabs>
        <w:rPr>
          <w:sz w:val="26"/>
          <w:szCs w:val="26"/>
        </w:rPr>
      </w:pPr>
      <w:r>
        <w:rPr>
          <w:sz w:val="26"/>
          <w:szCs w:val="26"/>
        </w:rPr>
        <w:t xml:space="preserve">User “qlrr_oprisk” chọn </w:t>
      </w:r>
      <w:r w:rsidR="008358A4">
        <w:rPr>
          <w:sz w:val="26"/>
          <w:szCs w:val="26"/>
        </w:rPr>
        <w:t>button</w:t>
      </w:r>
      <w:r>
        <w:rPr>
          <w:sz w:val="26"/>
          <w:szCs w:val="26"/>
        </w:rPr>
        <w:t xml:space="preserve"> để sửa các thông tin về kịch bản.</w:t>
      </w:r>
    </w:p>
    <w:p w14:paraId="6E22044A" w14:textId="77777777" w:rsidR="0054774F" w:rsidRDefault="0054774F" w:rsidP="00AA63D9">
      <w:pPr>
        <w:pStyle w:val="ListParagraph"/>
        <w:tabs>
          <w:tab w:val="left" w:pos="0"/>
          <w:tab w:val="left" w:pos="4191"/>
        </w:tabs>
        <w:ind w:left="0"/>
        <w:rPr>
          <w:i/>
          <w:sz w:val="26"/>
          <w:szCs w:val="26"/>
        </w:rPr>
      </w:pPr>
    </w:p>
    <w:p w14:paraId="2A0B78A8" w14:textId="77777777" w:rsidR="00AA63D9" w:rsidRDefault="00AA63D9" w:rsidP="006C05DE">
      <w:pPr>
        <w:pStyle w:val="ListParagraph"/>
        <w:numPr>
          <w:ilvl w:val="3"/>
          <w:numId w:val="19"/>
        </w:numPr>
        <w:tabs>
          <w:tab w:val="left" w:pos="0"/>
          <w:tab w:val="left" w:pos="4191"/>
        </w:tabs>
        <w:ind w:left="1080" w:hanging="1080"/>
        <w:rPr>
          <w:i/>
          <w:sz w:val="26"/>
          <w:szCs w:val="26"/>
        </w:rPr>
      </w:pPr>
      <w:r>
        <w:rPr>
          <w:i/>
          <w:sz w:val="26"/>
          <w:szCs w:val="26"/>
        </w:rPr>
        <w:t>Miêu tả chi tiết màn hình:</w:t>
      </w:r>
    </w:p>
    <w:p w14:paraId="15207C8E" w14:textId="77777777" w:rsidR="00AA63D9" w:rsidRDefault="00AA63D9" w:rsidP="00E85FDC">
      <w:pPr>
        <w:pStyle w:val="ListParagraph"/>
        <w:numPr>
          <w:ilvl w:val="0"/>
          <w:numId w:val="2"/>
        </w:numPr>
        <w:tabs>
          <w:tab w:val="left" w:pos="720"/>
          <w:tab w:val="left" w:pos="4191"/>
        </w:tabs>
        <w:rPr>
          <w:sz w:val="26"/>
          <w:szCs w:val="26"/>
        </w:rPr>
      </w:pPr>
      <w:r>
        <w:rPr>
          <w:sz w:val="26"/>
          <w:szCs w:val="26"/>
        </w:rPr>
        <w:t>Sau khi sửa xong bấm:</w:t>
      </w:r>
    </w:p>
    <w:p w14:paraId="1A571DEB" w14:textId="77777777" w:rsidR="00AA63D9" w:rsidRDefault="00AA63D9" w:rsidP="006C05DE">
      <w:pPr>
        <w:pStyle w:val="ListParagraph"/>
        <w:numPr>
          <w:ilvl w:val="0"/>
          <w:numId w:val="4"/>
        </w:numPr>
        <w:tabs>
          <w:tab w:val="left" w:pos="720"/>
          <w:tab w:val="left" w:pos="4191"/>
        </w:tabs>
        <w:ind w:left="1170"/>
        <w:rPr>
          <w:sz w:val="26"/>
          <w:szCs w:val="26"/>
        </w:rPr>
      </w:pPr>
      <w:r>
        <w:rPr>
          <w:sz w:val="26"/>
          <w:szCs w:val="26"/>
        </w:rPr>
        <w:t xml:space="preserve">“Cập nhật” để lưu những thông tin được cập nhật, hiện thông báo cập nhật thành công hay thất bại và gửi confirm </w:t>
      </w:r>
      <w:r w:rsidR="00FD7B54">
        <w:rPr>
          <w:sz w:val="26"/>
          <w:szCs w:val="26"/>
        </w:rPr>
        <w:t>email đến user cập nhập</w:t>
      </w:r>
      <w:r>
        <w:rPr>
          <w:sz w:val="26"/>
          <w:szCs w:val="26"/>
        </w:rPr>
        <w:t>.</w:t>
      </w:r>
    </w:p>
    <w:p w14:paraId="1B237B0B" w14:textId="65CF130B" w:rsidR="00AA63D9" w:rsidRDefault="00AA63D9" w:rsidP="006C05DE">
      <w:pPr>
        <w:pStyle w:val="ListParagraph"/>
        <w:numPr>
          <w:ilvl w:val="0"/>
          <w:numId w:val="4"/>
        </w:numPr>
        <w:tabs>
          <w:tab w:val="left" w:pos="720"/>
          <w:tab w:val="left" w:pos="4191"/>
        </w:tabs>
        <w:ind w:left="1170"/>
        <w:rPr>
          <w:sz w:val="26"/>
          <w:szCs w:val="26"/>
        </w:rPr>
      </w:pPr>
      <w:r>
        <w:rPr>
          <w:sz w:val="26"/>
          <w:szCs w:val="26"/>
        </w:rPr>
        <w:t xml:space="preserve">“ Lưu mới” để lưu thành </w:t>
      </w:r>
      <w:del w:id="1223" w:author="Michael Nguyen" w:date="2015-05-14T07:28:00Z">
        <w:r w:rsidDel="008A30B0">
          <w:rPr>
            <w:sz w:val="26"/>
            <w:szCs w:val="26"/>
          </w:rPr>
          <w:delText>hành động</w:delText>
        </w:r>
      </w:del>
      <w:ins w:id="1224" w:author="Michael Nguyen" w:date="2015-05-14T07:28:00Z">
        <w:r w:rsidR="008A30B0">
          <w:rPr>
            <w:sz w:val="26"/>
            <w:szCs w:val="26"/>
          </w:rPr>
          <w:t>kịch bản</w:t>
        </w:r>
      </w:ins>
      <w:r>
        <w:rPr>
          <w:sz w:val="26"/>
          <w:szCs w:val="26"/>
        </w:rPr>
        <w:t xml:space="preserve"> mới.</w:t>
      </w:r>
    </w:p>
    <w:p w14:paraId="3B341117" w14:textId="77777777" w:rsidR="00AA63D9" w:rsidRDefault="00AA63D9" w:rsidP="006C05DE">
      <w:pPr>
        <w:pStyle w:val="ListParagraph"/>
        <w:numPr>
          <w:ilvl w:val="0"/>
          <w:numId w:val="4"/>
        </w:numPr>
        <w:tabs>
          <w:tab w:val="left" w:pos="720"/>
          <w:tab w:val="left" w:pos="4191"/>
        </w:tabs>
        <w:ind w:left="1170"/>
        <w:rPr>
          <w:sz w:val="26"/>
          <w:szCs w:val="26"/>
        </w:rPr>
      </w:pPr>
      <w:r>
        <w:rPr>
          <w:sz w:val="26"/>
          <w:szCs w:val="26"/>
        </w:rPr>
        <w:lastRenderedPageBreak/>
        <w:t xml:space="preserve">“Xóa” để xóa hành động đó,hiện thông báo xóa thành công hay thất bại và gửi confirm </w:t>
      </w:r>
      <w:r w:rsidR="00FD7B54">
        <w:rPr>
          <w:sz w:val="26"/>
          <w:szCs w:val="26"/>
        </w:rPr>
        <w:t>email</w:t>
      </w:r>
      <w:r>
        <w:rPr>
          <w:sz w:val="26"/>
          <w:szCs w:val="26"/>
        </w:rPr>
        <w:t>.</w:t>
      </w:r>
    </w:p>
    <w:p w14:paraId="57806CC1" w14:textId="77777777" w:rsidR="008358A4" w:rsidRDefault="00AA63D9" w:rsidP="006C05DE">
      <w:pPr>
        <w:pStyle w:val="ListParagraph"/>
        <w:numPr>
          <w:ilvl w:val="0"/>
          <w:numId w:val="29"/>
        </w:numPr>
        <w:tabs>
          <w:tab w:val="left" w:pos="720"/>
          <w:tab w:val="left" w:pos="4191"/>
        </w:tabs>
        <w:ind w:left="360"/>
        <w:rPr>
          <w:sz w:val="26"/>
          <w:szCs w:val="26"/>
        </w:rPr>
      </w:pPr>
      <w:r w:rsidRPr="00BB2F81">
        <w:rPr>
          <w:b/>
          <w:i/>
          <w:sz w:val="26"/>
          <w:szCs w:val="26"/>
        </w:rPr>
        <w:t>Lưu ý</w:t>
      </w:r>
      <w:r w:rsidRPr="00BB2F81">
        <w:rPr>
          <w:b/>
          <w:sz w:val="26"/>
          <w:szCs w:val="26"/>
        </w:rPr>
        <w:t>:</w:t>
      </w:r>
      <w:r>
        <w:rPr>
          <w:sz w:val="26"/>
          <w:szCs w:val="26"/>
        </w:rPr>
        <w:t xml:space="preserve"> </w:t>
      </w:r>
    </w:p>
    <w:p w14:paraId="74D91A4D" w14:textId="77777777" w:rsidR="00AA63D9" w:rsidRDefault="00AA63D9" w:rsidP="008358A4">
      <w:pPr>
        <w:pStyle w:val="ListParagraph"/>
        <w:numPr>
          <w:ilvl w:val="0"/>
          <w:numId w:val="2"/>
        </w:numPr>
        <w:tabs>
          <w:tab w:val="left" w:pos="720"/>
          <w:tab w:val="left" w:pos="4191"/>
        </w:tabs>
        <w:rPr>
          <w:sz w:val="26"/>
          <w:szCs w:val="26"/>
        </w:rPr>
      </w:pPr>
      <w:r w:rsidRPr="008358A4">
        <w:rPr>
          <w:sz w:val="26"/>
          <w:szCs w:val="26"/>
        </w:rPr>
        <w:t>User chọn node “Xóa” thực chất là không hiển thị cho người dùng thấy chứ không xóa trong CSDL.</w:t>
      </w:r>
    </w:p>
    <w:p w14:paraId="47D2F548" w14:textId="77777777" w:rsidR="008358A4" w:rsidRPr="0054774F" w:rsidRDefault="008358A4" w:rsidP="008358A4">
      <w:pPr>
        <w:pStyle w:val="ListParagraph"/>
        <w:numPr>
          <w:ilvl w:val="0"/>
          <w:numId w:val="2"/>
        </w:numPr>
        <w:tabs>
          <w:tab w:val="left" w:pos="720"/>
          <w:tab w:val="left" w:pos="4191"/>
        </w:tabs>
        <w:rPr>
          <w:sz w:val="26"/>
          <w:szCs w:val="26"/>
          <w:highlight w:val="yellow"/>
        </w:rPr>
      </w:pPr>
      <w:r w:rsidRPr="0054774F">
        <w:rPr>
          <w:sz w:val="26"/>
          <w:szCs w:val="26"/>
          <w:highlight w:val="yellow"/>
        </w:rPr>
        <w:t xml:space="preserve">Sau mỗi bước thao tác, đều có confirm </w:t>
      </w:r>
      <w:r w:rsidR="0054774F" w:rsidRPr="0054774F">
        <w:rPr>
          <w:sz w:val="26"/>
          <w:szCs w:val="26"/>
          <w:highlight w:val="yellow"/>
        </w:rPr>
        <w:t>email</w:t>
      </w:r>
      <w:r w:rsidRPr="0054774F">
        <w:rPr>
          <w:sz w:val="26"/>
          <w:szCs w:val="26"/>
          <w:highlight w:val="yellow"/>
        </w:rPr>
        <w:t xml:space="preserve"> gửi đến user “qlrr_oprisk”.</w:t>
      </w:r>
    </w:p>
    <w:p w14:paraId="0318A7FF" w14:textId="77777777" w:rsidR="009B5328" w:rsidRDefault="009B5328" w:rsidP="00AA63D9">
      <w:pPr>
        <w:pStyle w:val="ListParagraph"/>
        <w:tabs>
          <w:tab w:val="left" w:pos="720"/>
          <w:tab w:val="left" w:pos="4191"/>
        </w:tabs>
        <w:ind w:left="1170"/>
        <w:rPr>
          <w:sz w:val="26"/>
          <w:szCs w:val="26"/>
        </w:rPr>
      </w:pPr>
    </w:p>
    <w:p w14:paraId="63F19722" w14:textId="77777777" w:rsidR="009B5328" w:rsidRDefault="009B5328" w:rsidP="006C05DE">
      <w:pPr>
        <w:pStyle w:val="ListParagraph"/>
        <w:numPr>
          <w:ilvl w:val="2"/>
          <w:numId w:val="19"/>
        </w:numPr>
        <w:tabs>
          <w:tab w:val="left" w:pos="4191"/>
        </w:tabs>
        <w:spacing w:line="360" w:lineRule="auto"/>
        <w:rPr>
          <w:b/>
          <w:sz w:val="26"/>
          <w:szCs w:val="26"/>
        </w:rPr>
      </w:pPr>
      <w:r w:rsidRPr="009B5328">
        <w:rPr>
          <w:b/>
          <w:sz w:val="26"/>
          <w:szCs w:val="26"/>
        </w:rPr>
        <w:t>Chức năng “thống kê/ tìm kiếm” Kịch bản:</w:t>
      </w:r>
    </w:p>
    <w:p w14:paraId="463FE7B8" w14:textId="77777777" w:rsidR="009B5328" w:rsidRDefault="009B5328" w:rsidP="006C05DE">
      <w:pPr>
        <w:pStyle w:val="ListParagraph"/>
        <w:numPr>
          <w:ilvl w:val="3"/>
          <w:numId w:val="19"/>
        </w:numPr>
        <w:tabs>
          <w:tab w:val="left" w:pos="1080"/>
          <w:tab w:val="left" w:pos="4191"/>
        </w:tabs>
        <w:spacing w:line="360" w:lineRule="auto"/>
        <w:ind w:left="1080" w:hanging="1080"/>
        <w:rPr>
          <w:i/>
          <w:sz w:val="26"/>
          <w:szCs w:val="26"/>
        </w:rPr>
      </w:pPr>
      <w:r w:rsidRPr="009B5328">
        <w:rPr>
          <w:i/>
          <w:sz w:val="26"/>
          <w:szCs w:val="26"/>
        </w:rPr>
        <w:t>Yêu cầu nghiệp vụ:</w:t>
      </w:r>
    </w:p>
    <w:p w14:paraId="1CA94BB2" w14:textId="77777777" w:rsidR="009B5328" w:rsidRDefault="009B5328" w:rsidP="00E85FDC">
      <w:pPr>
        <w:pStyle w:val="ListParagraph"/>
        <w:numPr>
          <w:ilvl w:val="0"/>
          <w:numId w:val="2"/>
        </w:numPr>
        <w:tabs>
          <w:tab w:val="left" w:pos="1080"/>
          <w:tab w:val="left" w:pos="4191"/>
        </w:tabs>
        <w:rPr>
          <w:sz w:val="26"/>
          <w:szCs w:val="26"/>
        </w:rPr>
      </w:pPr>
      <w:r w:rsidRPr="00E77D45">
        <w:rPr>
          <w:sz w:val="26"/>
          <w:szCs w:val="26"/>
        </w:rPr>
        <w:t xml:space="preserve">Màn hình [Danh sách </w:t>
      </w:r>
      <w:r>
        <w:rPr>
          <w:sz w:val="26"/>
          <w:szCs w:val="26"/>
        </w:rPr>
        <w:t>Kịch bản</w:t>
      </w:r>
      <w:r w:rsidRPr="00E77D45">
        <w:rPr>
          <w:sz w:val="26"/>
          <w:szCs w:val="26"/>
        </w:rPr>
        <w:t xml:space="preserve">] được hiển thị trong các trường hợp </w:t>
      </w:r>
      <w:r w:rsidRPr="0054774F">
        <w:rPr>
          <w:b/>
          <w:sz w:val="26"/>
          <w:szCs w:val="26"/>
        </w:rPr>
        <w:t>user “qlrr_oprisk”</w:t>
      </w:r>
      <w:r w:rsidRPr="00E77D45">
        <w:rPr>
          <w:sz w:val="26"/>
          <w:szCs w:val="26"/>
        </w:rPr>
        <w:t xml:space="preserve"> hoặc user cá nhân chọn </w:t>
      </w:r>
      <w:r w:rsidRPr="0054774F">
        <w:rPr>
          <w:b/>
          <w:sz w:val="26"/>
          <w:szCs w:val="26"/>
        </w:rPr>
        <w:t>menu “Danh sách Kịch bản”.</w:t>
      </w:r>
    </w:p>
    <w:p w14:paraId="25C9BAF1" w14:textId="77777777" w:rsidR="009B5328" w:rsidRDefault="009B5328" w:rsidP="00E85FDC">
      <w:pPr>
        <w:pStyle w:val="ListParagraph"/>
        <w:numPr>
          <w:ilvl w:val="0"/>
          <w:numId w:val="2"/>
        </w:numPr>
        <w:tabs>
          <w:tab w:val="left" w:pos="1080"/>
          <w:tab w:val="left" w:pos="4191"/>
        </w:tabs>
        <w:rPr>
          <w:sz w:val="26"/>
          <w:szCs w:val="26"/>
        </w:rPr>
      </w:pPr>
      <w:r>
        <w:rPr>
          <w:sz w:val="26"/>
          <w:szCs w:val="26"/>
        </w:rPr>
        <w:t>Chức năng “thống kê/ tìm kiếm” được sử dụng với mục đích xem tất cả hoặc lọc các kịch bản theo lĩnh vực kinh doanh, loại sự kiện</w:t>
      </w:r>
      <w:r w:rsidR="0054774F">
        <w:rPr>
          <w:sz w:val="26"/>
          <w:szCs w:val="26"/>
        </w:rPr>
        <w:t>.</w:t>
      </w:r>
    </w:p>
    <w:p w14:paraId="471569C5" w14:textId="77777777" w:rsidR="008358A4" w:rsidRPr="008A2953" w:rsidRDefault="008358A4" w:rsidP="00E85FDC">
      <w:pPr>
        <w:pStyle w:val="ListParagraph"/>
        <w:numPr>
          <w:ilvl w:val="0"/>
          <w:numId w:val="2"/>
        </w:numPr>
        <w:tabs>
          <w:tab w:val="left" w:pos="1080"/>
          <w:tab w:val="left" w:pos="4191"/>
        </w:tabs>
        <w:rPr>
          <w:sz w:val="26"/>
          <w:szCs w:val="26"/>
          <w:highlight w:val="yellow"/>
        </w:rPr>
      </w:pPr>
      <w:r w:rsidRPr="008A2953">
        <w:rPr>
          <w:sz w:val="26"/>
          <w:szCs w:val="26"/>
          <w:highlight w:val="yellow"/>
        </w:rPr>
        <w:t>Phân quyền: chỉ có user “qlrr_oprisk” được “thống kê/ tìm kiếm/ xem”.</w:t>
      </w:r>
    </w:p>
    <w:p w14:paraId="1B878994" w14:textId="77777777" w:rsidR="009B5328" w:rsidRDefault="009B5328" w:rsidP="009B5328">
      <w:pPr>
        <w:pStyle w:val="ListParagraph"/>
        <w:tabs>
          <w:tab w:val="left" w:pos="1080"/>
          <w:tab w:val="left" w:pos="4191"/>
        </w:tabs>
        <w:rPr>
          <w:sz w:val="26"/>
          <w:szCs w:val="26"/>
        </w:rPr>
      </w:pPr>
    </w:p>
    <w:p w14:paraId="39B5B288" w14:textId="77777777" w:rsidR="009B5328" w:rsidRDefault="009B5328" w:rsidP="006C05DE">
      <w:pPr>
        <w:pStyle w:val="ListParagraph"/>
        <w:numPr>
          <w:ilvl w:val="3"/>
          <w:numId w:val="19"/>
        </w:numPr>
        <w:tabs>
          <w:tab w:val="left" w:pos="1080"/>
          <w:tab w:val="left" w:pos="4191"/>
        </w:tabs>
        <w:ind w:left="1080" w:hanging="1080"/>
        <w:rPr>
          <w:i/>
          <w:sz w:val="26"/>
          <w:szCs w:val="26"/>
        </w:rPr>
      </w:pPr>
      <w:r>
        <w:rPr>
          <w:i/>
          <w:sz w:val="26"/>
          <w:szCs w:val="26"/>
        </w:rPr>
        <w:t>Mô tả màn hình:</w:t>
      </w:r>
    </w:p>
    <w:p w14:paraId="0A8ED4FD" w14:textId="77777777" w:rsidR="00A055A8" w:rsidRDefault="00A055A8" w:rsidP="004C6ED2">
      <w:pPr>
        <w:tabs>
          <w:tab w:val="left" w:pos="1080"/>
          <w:tab w:val="left" w:pos="4191"/>
        </w:tabs>
        <w:rPr>
          <w:i/>
          <w:sz w:val="26"/>
          <w:szCs w:val="26"/>
        </w:rPr>
      </w:pPr>
      <w:r>
        <w:rPr>
          <w:i/>
          <w:noProof/>
          <w:sz w:val="26"/>
          <w:szCs w:val="26"/>
        </w:rPr>
        <w:drawing>
          <wp:inline distT="0" distB="0" distL="0" distR="0" wp14:anchorId="13BE295A" wp14:editId="01452B6E">
            <wp:extent cx="5934040" cy="3763925"/>
            <wp:effectExtent l="1905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8"/>
                    <a:srcRect/>
                    <a:stretch>
                      <a:fillRect/>
                    </a:stretch>
                  </pic:blipFill>
                  <pic:spPr bwMode="auto">
                    <a:xfrm>
                      <a:off x="0" y="0"/>
                      <a:ext cx="5937885" cy="3766364"/>
                    </a:xfrm>
                    <a:prstGeom prst="rect">
                      <a:avLst/>
                    </a:prstGeom>
                    <a:noFill/>
                    <a:ln w="9525">
                      <a:noFill/>
                      <a:miter lim="800000"/>
                      <a:headEnd/>
                      <a:tailEnd/>
                    </a:ln>
                  </pic:spPr>
                </pic:pic>
              </a:graphicData>
            </a:graphic>
          </wp:inline>
        </w:drawing>
      </w:r>
    </w:p>
    <w:p w14:paraId="248DAFA0" w14:textId="77777777" w:rsidR="00A055A8" w:rsidRDefault="00A055A8" w:rsidP="004C6ED2">
      <w:pPr>
        <w:tabs>
          <w:tab w:val="left" w:pos="1080"/>
          <w:tab w:val="left" w:pos="4191"/>
        </w:tabs>
        <w:rPr>
          <w:i/>
          <w:sz w:val="26"/>
          <w:szCs w:val="26"/>
        </w:rPr>
      </w:pPr>
    </w:p>
    <w:p w14:paraId="6A974C10" w14:textId="77777777" w:rsidR="00A055A8" w:rsidRPr="004C6ED2" w:rsidRDefault="00A055A8" w:rsidP="004C6ED2">
      <w:pPr>
        <w:tabs>
          <w:tab w:val="left" w:pos="1080"/>
          <w:tab w:val="left" w:pos="4191"/>
        </w:tabs>
        <w:rPr>
          <w:i/>
          <w:sz w:val="26"/>
          <w:szCs w:val="26"/>
        </w:rPr>
      </w:pPr>
    </w:p>
    <w:p w14:paraId="494DF1D4" w14:textId="77777777" w:rsidR="009B5328" w:rsidRPr="009B5328" w:rsidRDefault="009B5328" w:rsidP="006C05DE">
      <w:pPr>
        <w:pStyle w:val="ListParagraph"/>
        <w:numPr>
          <w:ilvl w:val="3"/>
          <w:numId w:val="19"/>
        </w:numPr>
        <w:tabs>
          <w:tab w:val="left" w:pos="0"/>
          <w:tab w:val="left" w:pos="4191"/>
        </w:tabs>
        <w:ind w:left="1080" w:hanging="1080"/>
        <w:rPr>
          <w:i/>
          <w:sz w:val="26"/>
          <w:szCs w:val="26"/>
        </w:rPr>
      </w:pPr>
      <w:r w:rsidRPr="009B5328">
        <w:rPr>
          <w:i/>
          <w:sz w:val="26"/>
          <w:szCs w:val="26"/>
        </w:rPr>
        <w:lastRenderedPageBreak/>
        <w:t>Miêu tả chi tiết màn hình:</w:t>
      </w:r>
    </w:p>
    <w:tbl>
      <w:tblPr>
        <w:tblStyle w:val="TableGrid"/>
        <w:tblW w:w="0" w:type="auto"/>
        <w:tblInd w:w="198" w:type="dxa"/>
        <w:tblLook w:val="04A0" w:firstRow="1" w:lastRow="0" w:firstColumn="1" w:lastColumn="0" w:noHBand="0" w:noVBand="1"/>
      </w:tblPr>
      <w:tblGrid>
        <w:gridCol w:w="1873"/>
        <w:gridCol w:w="4427"/>
        <w:gridCol w:w="2340"/>
      </w:tblGrid>
      <w:tr w:rsidR="008358A4" w14:paraId="669DD842" w14:textId="77777777" w:rsidTr="008358A4">
        <w:trPr>
          <w:trHeight w:val="566"/>
        </w:trPr>
        <w:tc>
          <w:tcPr>
            <w:tcW w:w="1873" w:type="dxa"/>
            <w:shd w:val="clear" w:color="auto" w:fill="DA251C"/>
          </w:tcPr>
          <w:p w14:paraId="4E43410F" w14:textId="77777777" w:rsidR="008358A4" w:rsidRPr="00A03DDB" w:rsidRDefault="008358A4" w:rsidP="00C73489">
            <w:pPr>
              <w:tabs>
                <w:tab w:val="left" w:pos="720"/>
              </w:tabs>
              <w:jc w:val="center"/>
              <w:rPr>
                <w:b/>
                <w:color w:val="FFFFFF" w:themeColor="background1"/>
                <w:sz w:val="26"/>
                <w:szCs w:val="26"/>
              </w:rPr>
            </w:pPr>
            <w:r w:rsidRPr="00A03DDB">
              <w:rPr>
                <w:b/>
                <w:color w:val="FFFFFF" w:themeColor="background1"/>
                <w:sz w:val="26"/>
                <w:szCs w:val="26"/>
              </w:rPr>
              <w:t>Tên trường dữ liệu</w:t>
            </w:r>
          </w:p>
        </w:tc>
        <w:tc>
          <w:tcPr>
            <w:tcW w:w="4427" w:type="dxa"/>
            <w:shd w:val="clear" w:color="auto" w:fill="DA251C"/>
          </w:tcPr>
          <w:p w14:paraId="0523BDA3" w14:textId="77777777" w:rsidR="008358A4" w:rsidRPr="00997449" w:rsidRDefault="008358A4" w:rsidP="00C73489">
            <w:pPr>
              <w:pStyle w:val="ListParagraph"/>
              <w:tabs>
                <w:tab w:val="left" w:pos="0"/>
                <w:tab w:val="left" w:pos="1080"/>
                <w:tab w:val="left" w:pos="4191"/>
              </w:tabs>
              <w:ind w:left="0"/>
              <w:jc w:val="center"/>
              <w:rPr>
                <w:b/>
                <w:color w:val="FFFFFF" w:themeColor="background1"/>
                <w:sz w:val="26"/>
                <w:szCs w:val="26"/>
              </w:rPr>
            </w:pPr>
            <w:r w:rsidRPr="00997449">
              <w:rPr>
                <w:b/>
                <w:color w:val="FFFFFF" w:themeColor="background1"/>
                <w:sz w:val="26"/>
                <w:szCs w:val="26"/>
              </w:rPr>
              <w:t>Mô tả chi tiết</w:t>
            </w:r>
          </w:p>
        </w:tc>
        <w:tc>
          <w:tcPr>
            <w:tcW w:w="2340" w:type="dxa"/>
            <w:shd w:val="clear" w:color="auto" w:fill="DA251C"/>
          </w:tcPr>
          <w:p w14:paraId="472EB9E1" w14:textId="77777777" w:rsidR="008358A4" w:rsidRPr="00997449" w:rsidRDefault="008358A4" w:rsidP="00C73489">
            <w:pPr>
              <w:pStyle w:val="ListParagraph"/>
              <w:tabs>
                <w:tab w:val="left" w:pos="0"/>
                <w:tab w:val="left" w:pos="1080"/>
                <w:tab w:val="left" w:pos="4191"/>
              </w:tabs>
              <w:ind w:left="0"/>
              <w:jc w:val="center"/>
              <w:rPr>
                <w:b/>
                <w:color w:val="FFFFFF" w:themeColor="background1"/>
                <w:sz w:val="26"/>
                <w:szCs w:val="26"/>
              </w:rPr>
            </w:pPr>
            <w:r>
              <w:rPr>
                <w:b/>
                <w:color w:val="FFFFFF" w:themeColor="background1"/>
                <w:sz w:val="26"/>
                <w:szCs w:val="26"/>
              </w:rPr>
              <w:t>Ghi chú</w:t>
            </w:r>
          </w:p>
        </w:tc>
      </w:tr>
      <w:tr w:rsidR="008358A4" w14:paraId="7ACF849B" w14:textId="77777777" w:rsidTr="008358A4">
        <w:trPr>
          <w:trHeight w:val="791"/>
        </w:trPr>
        <w:tc>
          <w:tcPr>
            <w:tcW w:w="1873" w:type="dxa"/>
          </w:tcPr>
          <w:p w14:paraId="507E4EEA" w14:textId="77777777" w:rsidR="008358A4" w:rsidRPr="00A03DDB" w:rsidRDefault="008358A4" w:rsidP="00C73489">
            <w:pPr>
              <w:pStyle w:val="ListParagraph"/>
              <w:tabs>
                <w:tab w:val="left" w:pos="0"/>
                <w:tab w:val="left" w:pos="1080"/>
                <w:tab w:val="left" w:pos="4191"/>
              </w:tabs>
              <w:ind w:left="0"/>
              <w:rPr>
                <w:i/>
                <w:sz w:val="26"/>
                <w:szCs w:val="26"/>
              </w:rPr>
            </w:pPr>
            <w:r>
              <w:rPr>
                <w:sz w:val="26"/>
                <w:szCs w:val="26"/>
              </w:rPr>
              <w:t>Từ ngày</w:t>
            </w:r>
          </w:p>
        </w:tc>
        <w:tc>
          <w:tcPr>
            <w:tcW w:w="4427" w:type="dxa"/>
          </w:tcPr>
          <w:p w14:paraId="18A65947" w14:textId="77777777" w:rsidR="008358A4" w:rsidRPr="008358A4" w:rsidRDefault="008358A4" w:rsidP="006C05DE">
            <w:pPr>
              <w:pStyle w:val="ListParagraph"/>
              <w:numPr>
                <w:ilvl w:val="0"/>
                <w:numId w:val="55"/>
              </w:numPr>
              <w:tabs>
                <w:tab w:val="left" w:pos="252"/>
                <w:tab w:val="left" w:pos="4191"/>
              </w:tabs>
              <w:rPr>
                <w:sz w:val="26"/>
                <w:szCs w:val="26"/>
              </w:rPr>
            </w:pPr>
            <w:r>
              <w:rPr>
                <w:sz w:val="26"/>
                <w:szCs w:val="26"/>
              </w:rPr>
              <w:t>T</w:t>
            </w:r>
            <w:r w:rsidRPr="00BA3AEA">
              <w:rPr>
                <w:sz w:val="26"/>
                <w:szCs w:val="26"/>
              </w:rPr>
              <w:t>ự động nhảy ra Calendar để user chọn ngày,tháng,năm</w:t>
            </w:r>
          </w:p>
        </w:tc>
        <w:tc>
          <w:tcPr>
            <w:tcW w:w="2340" w:type="dxa"/>
            <w:vMerge w:val="restart"/>
          </w:tcPr>
          <w:p w14:paraId="40BBAC58" w14:textId="77777777" w:rsidR="008358A4" w:rsidRDefault="008358A4" w:rsidP="006C05DE">
            <w:pPr>
              <w:pStyle w:val="ListParagraph"/>
              <w:numPr>
                <w:ilvl w:val="0"/>
                <w:numId w:val="57"/>
              </w:numPr>
              <w:tabs>
                <w:tab w:val="left" w:pos="252"/>
                <w:tab w:val="left" w:pos="4191"/>
              </w:tabs>
              <w:rPr>
                <w:sz w:val="26"/>
                <w:szCs w:val="26"/>
              </w:rPr>
            </w:pPr>
            <w:r>
              <w:rPr>
                <w:sz w:val="26"/>
                <w:szCs w:val="26"/>
              </w:rPr>
              <w:t>Ngày nhập kịch bản</w:t>
            </w:r>
          </w:p>
        </w:tc>
      </w:tr>
      <w:tr w:rsidR="008358A4" w14:paraId="77AB0B48" w14:textId="77777777" w:rsidTr="008358A4">
        <w:tc>
          <w:tcPr>
            <w:tcW w:w="1873" w:type="dxa"/>
          </w:tcPr>
          <w:p w14:paraId="061F29F2" w14:textId="77777777" w:rsidR="008358A4" w:rsidRPr="00A03DDB" w:rsidRDefault="008358A4" w:rsidP="00C73489">
            <w:pPr>
              <w:pStyle w:val="ListParagraph"/>
              <w:tabs>
                <w:tab w:val="left" w:pos="0"/>
                <w:tab w:val="left" w:pos="1080"/>
                <w:tab w:val="left" w:pos="4191"/>
              </w:tabs>
              <w:ind w:left="0"/>
              <w:rPr>
                <w:i/>
                <w:sz w:val="26"/>
                <w:szCs w:val="26"/>
              </w:rPr>
            </w:pPr>
            <w:r>
              <w:rPr>
                <w:sz w:val="26"/>
                <w:szCs w:val="26"/>
              </w:rPr>
              <w:t>Đến ngày</w:t>
            </w:r>
          </w:p>
        </w:tc>
        <w:tc>
          <w:tcPr>
            <w:tcW w:w="4427" w:type="dxa"/>
          </w:tcPr>
          <w:p w14:paraId="7498D14C" w14:textId="77777777" w:rsidR="008358A4" w:rsidRDefault="008358A4" w:rsidP="006C05DE">
            <w:pPr>
              <w:pStyle w:val="ListParagraph"/>
              <w:numPr>
                <w:ilvl w:val="0"/>
                <w:numId w:val="54"/>
              </w:numPr>
              <w:tabs>
                <w:tab w:val="left" w:pos="342"/>
                <w:tab w:val="left" w:pos="4191"/>
              </w:tabs>
              <w:spacing w:line="276" w:lineRule="auto"/>
              <w:ind w:left="359"/>
              <w:rPr>
                <w:sz w:val="26"/>
                <w:szCs w:val="26"/>
              </w:rPr>
            </w:pPr>
            <w:r>
              <w:rPr>
                <w:sz w:val="26"/>
                <w:szCs w:val="26"/>
              </w:rPr>
              <w:t>T</w:t>
            </w:r>
            <w:r w:rsidRPr="00BA3AEA">
              <w:rPr>
                <w:sz w:val="26"/>
                <w:szCs w:val="26"/>
              </w:rPr>
              <w:t>ự động nhảy ra Calendar để user chọn ngày,tháng,năm</w:t>
            </w:r>
          </w:p>
          <w:p w14:paraId="25A24D24" w14:textId="77777777" w:rsidR="008358A4" w:rsidRPr="00997449" w:rsidRDefault="008358A4" w:rsidP="006C05DE">
            <w:pPr>
              <w:pStyle w:val="ListParagraph"/>
              <w:numPr>
                <w:ilvl w:val="0"/>
                <w:numId w:val="54"/>
              </w:numPr>
              <w:tabs>
                <w:tab w:val="left" w:pos="342"/>
                <w:tab w:val="left" w:pos="4191"/>
              </w:tabs>
              <w:spacing w:line="276" w:lineRule="auto"/>
              <w:ind w:left="359"/>
              <w:rPr>
                <w:sz w:val="26"/>
                <w:szCs w:val="26"/>
              </w:rPr>
            </w:pPr>
            <w:r>
              <w:rPr>
                <w:sz w:val="26"/>
                <w:szCs w:val="26"/>
              </w:rPr>
              <w:t>Giá trị ô “Đến ngày” luôn lớn hơn giá trị ô “Từ ngày”</w:t>
            </w:r>
          </w:p>
        </w:tc>
        <w:tc>
          <w:tcPr>
            <w:tcW w:w="2340" w:type="dxa"/>
            <w:vMerge/>
          </w:tcPr>
          <w:p w14:paraId="5E7633B8" w14:textId="77777777" w:rsidR="008358A4" w:rsidRDefault="008358A4" w:rsidP="006C05DE">
            <w:pPr>
              <w:pStyle w:val="ListParagraph"/>
              <w:numPr>
                <w:ilvl w:val="0"/>
                <w:numId w:val="12"/>
              </w:numPr>
              <w:tabs>
                <w:tab w:val="left" w:pos="342"/>
                <w:tab w:val="left" w:pos="4191"/>
              </w:tabs>
              <w:ind w:left="342"/>
              <w:rPr>
                <w:sz w:val="26"/>
                <w:szCs w:val="26"/>
              </w:rPr>
            </w:pPr>
          </w:p>
        </w:tc>
      </w:tr>
      <w:tr w:rsidR="0054774F" w14:paraId="48EFFF82" w14:textId="77777777" w:rsidTr="008358A4">
        <w:tc>
          <w:tcPr>
            <w:tcW w:w="1873" w:type="dxa"/>
          </w:tcPr>
          <w:p w14:paraId="77DCC981" w14:textId="77777777" w:rsidR="0054774F" w:rsidRDefault="0054774F" w:rsidP="00C73489">
            <w:pPr>
              <w:pStyle w:val="ListParagraph"/>
              <w:tabs>
                <w:tab w:val="left" w:pos="0"/>
                <w:tab w:val="left" w:pos="1080"/>
                <w:tab w:val="left" w:pos="4191"/>
              </w:tabs>
              <w:ind w:left="0"/>
              <w:rPr>
                <w:sz w:val="26"/>
                <w:szCs w:val="26"/>
              </w:rPr>
            </w:pPr>
            <w:r>
              <w:rPr>
                <w:sz w:val="26"/>
                <w:szCs w:val="26"/>
              </w:rPr>
              <w:t>Tên lĩnh vực kinh doanh</w:t>
            </w:r>
          </w:p>
        </w:tc>
        <w:tc>
          <w:tcPr>
            <w:tcW w:w="4427" w:type="dxa"/>
          </w:tcPr>
          <w:p w14:paraId="6C2B5FE8" w14:textId="77777777" w:rsidR="0054774F" w:rsidRDefault="0054774F" w:rsidP="006C05DE">
            <w:pPr>
              <w:pStyle w:val="ListParagraph"/>
              <w:numPr>
                <w:ilvl w:val="0"/>
                <w:numId w:val="14"/>
              </w:numPr>
              <w:tabs>
                <w:tab w:val="left" w:pos="342"/>
                <w:tab w:val="left" w:pos="4191"/>
              </w:tabs>
              <w:ind w:left="342"/>
              <w:rPr>
                <w:sz w:val="26"/>
                <w:szCs w:val="26"/>
              </w:rPr>
            </w:pPr>
            <w:r>
              <w:rPr>
                <w:sz w:val="26"/>
                <w:szCs w:val="26"/>
              </w:rPr>
              <w:t>Combobox</w:t>
            </w:r>
          </w:p>
          <w:p w14:paraId="570B45D6" w14:textId="77777777" w:rsidR="00FD7B54" w:rsidRPr="0088362C" w:rsidRDefault="00FD7B54" w:rsidP="00A055A8">
            <w:pPr>
              <w:pStyle w:val="ListParagraph"/>
              <w:tabs>
                <w:tab w:val="left" w:pos="342"/>
                <w:tab w:val="left" w:pos="4191"/>
              </w:tabs>
              <w:ind w:left="342"/>
              <w:rPr>
                <w:sz w:val="26"/>
                <w:szCs w:val="26"/>
              </w:rPr>
            </w:pPr>
          </w:p>
        </w:tc>
        <w:tc>
          <w:tcPr>
            <w:tcW w:w="2340" w:type="dxa"/>
          </w:tcPr>
          <w:p w14:paraId="6682F4A3" w14:textId="77777777" w:rsidR="0054774F" w:rsidRPr="0054774F" w:rsidRDefault="0054774F" w:rsidP="0054774F">
            <w:pPr>
              <w:tabs>
                <w:tab w:val="left" w:pos="342"/>
                <w:tab w:val="left" w:pos="4191"/>
              </w:tabs>
              <w:ind w:left="-18"/>
              <w:rPr>
                <w:sz w:val="26"/>
                <w:szCs w:val="26"/>
              </w:rPr>
            </w:pPr>
          </w:p>
        </w:tc>
      </w:tr>
      <w:tr w:rsidR="0054774F" w14:paraId="7E0B82EF" w14:textId="77777777" w:rsidTr="008358A4">
        <w:tc>
          <w:tcPr>
            <w:tcW w:w="1873" w:type="dxa"/>
          </w:tcPr>
          <w:p w14:paraId="3A2A0674" w14:textId="77777777" w:rsidR="0054774F" w:rsidRDefault="0054774F" w:rsidP="00A055A8">
            <w:pPr>
              <w:pStyle w:val="ListParagraph"/>
              <w:tabs>
                <w:tab w:val="left" w:pos="0"/>
                <w:tab w:val="left" w:pos="1080"/>
                <w:tab w:val="left" w:pos="4191"/>
              </w:tabs>
              <w:ind w:left="0"/>
              <w:rPr>
                <w:sz w:val="26"/>
                <w:szCs w:val="26"/>
              </w:rPr>
            </w:pPr>
            <w:r>
              <w:rPr>
                <w:sz w:val="26"/>
                <w:szCs w:val="26"/>
              </w:rPr>
              <w:t xml:space="preserve">Tên loại sự kiện </w:t>
            </w:r>
          </w:p>
        </w:tc>
        <w:tc>
          <w:tcPr>
            <w:tcW w:w="4427" w:type="dxa"/>
          </w:tcPr>
          <w:p w14:paraId="79465D04" w14:textId="77777777" w:rsidR="0054774F" w:rsidRPr="0088362C" w:rsidRDefault="0054774F" w:rsidP="006C05DE">
            <w:pPr>
              <w:pStyle w:val="ListParagraph"/>
              <w:numPr>
                <w:ilvl w:val="0"/>
                <w:numId w:val="14"/>
              </w:numPr>
              <w:tabs>
                <w:tab w:val="left" w:pos="342"/>
                <w:tab w:val="left" w:pos="4191"/>
              </w:tabs>
              <w:ind w:left="342"/>
              <w:rPr>
                <w:sz w:val="26"/>
                <w:szCs w:val="26"/>
              </w:rPr>
            </w:pPr>
            <w:r>
              <w:rPr>
                <w:sz w:val="26"/>
                <w:szCs w:val="26"/>
              </w:rPr>
              <w:t>Combobox</w:t>
            </w:r>
          </w:p>
        </w:tc>
        <w:tc>
          <w:tcPr>
            <w:tcW w:w="2340" w:type="dxa"/>
          </w:tcPr>
          <w:p w14:paraId="1B6B4A3B" w14:textId="77777777" w:rsidR="0054774F" w:rsidRPr="0054774F" w:rsidRDefault="0054774F" w:rsidP="0054774F">
            <w:pPr>
              <w:tabs>
                <w:tab w:val="left" w:pos="342"/>
                <w:tab w:val="left" w:pos="4191"/>
              </w:tabs>
              <w:rPr>
                <w:sz w:val="26"/>
                <w:szCs w:val="26"/>
              </w:rPr>
            </w:pPr>
          </w:p>
        </w:tc>
      </w:tr>
      <w:tr w:rsidR="00A055A8" w14:paraId="26D14E68" w14:textId="77777777" w:rsidTr="008358A4">
        <w:tc>
          <w:tcPr>
            <w:tcW w:w="1873" w:type="dxa"/>
          </w:tcPr>
          <w:p w14:paraId="1AAB124C" w14:textId="77777777" w:rsidR="00A055A8" w:rsidRDefault="00A055A8" w:rsidP="00A055A8">
            <w:pPr>
              <w:pStyle w:val="ListParagraph"/>
              <w:tabs>
                <w:tab w:val="left" w:pos="0"/>
                <w:tab w:val="left" w:pos="1080"/>
                <w:tab w:val="left" w:pos="4191"/>
              </w:tabs>
              <w:ind w:left="0"/>
              <w:rPr>
                <w:sz w:val="26"/>
                <w:szCs w:val="26"/>
              </w:rPr>
            </w:pPr>
            <w:r>
              <w:rPr>
                <w:sz w:val="26"/>
                <w:szCs w:val="26"/>
              </w:rPr>
              <w:t>Đánh giá khả năng xảy ra</w:t>
            </w:r>
          </w:p>
        </w:tc>
        <w:tc>
          <w:tcPr>
            <w:tcW w:w="4427" w:type="dxa"/>
          </w:tcPr>
          <w:p w14:paraId="2FE9B0AC" w14:textId="77777777" w:rsidR="00A055A8" w:rsidRDefault="00A055A8" w:rsidP="006C05DE">
            <w:pPr>
              <w:pStyle w:val="ListParagraph"/>
              <w:numPr>
                <w:ilvl w:val="0"/>
                <w:numId w:val="14"/>
              </w:numPr>
              <w:tabs>
                <w:tab w:val="left" w:pos="342"/>
                <w:tab w:val="left" w:pos="4191"/>
              </w:tabs>
              <w:ind w:left="342"/>
              <w:rPr>
                <w:sz w:val="26"/>
                <w:szCs w:val="26"/>
              </w:rPr>
            </w:pPr>
            <w:r>
              <w:rPr>
                <w:sz w:val="26"/>
                <w:szCs w:val="26"/>
              </w:rPr>
              <w:t>Combobox</w:t>
            </w:r>
          </w:p>
        </w:tc>
        <w:tc>
          <w:tcPr>
            <w:tcW w:w="2340" w:type="dxa"/>
          </w:tcPr>
          <w:p w14:paraId="332B7FC4" w14:textId="77777777" w:rsidR="00A055A8" w:rsidRPr="0054774F" w:rsidRDefault="00A055A8" w:rsidP="0054774F">
            <w:pPr>
              <w:tabs>
                <w:tab w:val="left" w:pos="342"/>
                <w:tab w:val="left" w:pos="4191"/>
              </w:tabs>
              <w:rPr>
                <w:sz w:val="26"/>
                <w:szCs w:val="26"/>
              </w:rPr>
            </w:pPr>
          </w:p>
        </w:tc>
      </w:tr>
      <w:tr w:rsidR="00A055A8" w14:paraId="65CFC385" w14:textId="77777777" w:rsidTr="008358A4">
        <w:tc>
          <w:tcPr>
            <w:tcW w:w="1873" w:type="dxa"/>
          </w:tcPr>
          <w:p w14:paraId="46B9BB35" w14:textId="77777777" w:rsidR="00A055A8" w:rsidRDefault="00A055A8" w:rsidP="00A055A8">
            <w:pPr>
              <w:pStyle w:val="ListParagraph"/>
              <w:tabs>
                <w:tab w:val="left" w:pos="0"/>
                <w:tab w:val="left" w:pos="1080"/>
                <w:tab w:val="left" w:pos="4191"/>
              </w:tabs>
              <w:ind w:left="0"/>
              <w:rPr>
                <w:sz w:val="26"/>
                <w:szCs w:val="26"/>
              </w:rPr>
            </w:pPr>
            <w:r>
              <w:rPr>
                <w:sz w:val="26"/>
                <w:szCs w:val="26"/>
              </w:rPr>
              <w:t>Tổn thất nếu xảy ra</w:t>
            </w:r>
          </w:p>
        </w:tc>
        <w:tc>
          <w:tcPr>
            <w:tcW w:w="4427" w:type="dxa"/>
          </w:tcPr>
          <w:p w14:paraId="5E4FA869" w14:textId="77777777" w:rsidR="00A055A8" w:rsidRDefault="00A055A8" w:rsidP="006C05DE">
            <w:pPr>
              <w:pStyle w:val="ListParagraph"/>
              <w:numPr>
                <w:ilvl w:val="0"/>
                <w:numId w:val="14"/>
              </w:numPr>
              <w:tabs>
                <w:tab w:val="left" w:pos="342"/>
                <w:tab w:val="left" w:pos="4191"/>
              </w:tabs>
              <w:ind w:left="342"/>
              <w:rPr>
                <w:sz w:val="26"/>
                <w:szCs w:val="26"/>
              </w:rPr>
            </w:pPr>
            <w:r>
              <w:rPr>
                <w:sz w:val="26"/>
                <w:szCs w:val="26"/>
              </w:rPr>
              <w:t>Text box</w:t>
            </w:r>
          </w:p>
        </w:tc>
        <w:tc>
          <w:tcPr>
            <w:tcW w:w="2340" w:type="dxa"/>
          </w:tcPr>
          <w:p w14:paraId="30FC9AEA" w14:textId="77777777" w:rsidR="00A055A8" w:rsidRPr="0054774F" w:rsidRDefault="00A055A8" w:rsidP="0054774F">
            <w:pPr>
              <w:tabs>
                <w:tab w:val="left" w:pos="342"/>
                <w:tab w:val="left" w:pos="4191"/>
              </w:tabs>
              <w:rPr>
                <w:sz w:val="26"/>
                <w:szCs w:val="26"/>
              </w:rPr>
            </w:pPr>
          </w:p>
        </w:tc>
      </w:tr>
      <w:tr w:rsidR="00A055A8" w14:paraId="00297003" w14:textId="77777777" w:rsidTr="008358A4">
        <w:tc>
          <w:tcPr>
            <w:tcW w:w="1873" w:type="dxa"/>
          </w:tcPr>
          <w:p w14:paraId="6E8CAE37" w14:textId="77777777" w:rsidR="00A055A8" w:rsidRDefault="00A055A8" w:rsidP="00A055A8">
            <w:pPr>
              <w:pStyle w:val="ListParagraph"/>
              <w:tabs>
                <w:tab w:val="left" w:pos="0"/>
                <w:tab w:val="left" w:pos="1080"/>
                <w:tab w:val="left" w:pos="4191"/>
              </w:tabs>
              <w:ind w:left="0"/>
              <w:rPr>
                <w:sz w:val="26"/>
                <w:szCs w:val="26"/>
              </w:rPr>
            </w:pPr>
            <w:r>
              <w:rPr>
                <w:sz w:val="26"/>
                <w:szCs w:val="26"/>
              </w:rPr>
              <w:t>Trạng thái</w:t>
            </w:r>
          </w:p>
        </w:tc>
        <w:tc>
          <w:tcPr>
            <w:tcW w:w="4427" w:type="dxa"/>
          </w:tcPr>
          <w:p w14:paraId="26045936" w14:textId="77777777" w:rsidR="00A055A8" w:rsidRDefault="00A055A8" w:rsidP="006C05DE">
            <w:pPr>
              <w:pStyle w:val="ListParagraph"/>
              <w:numPr>
                <w:ilvl w:val="0"/>
                <w:numId w:val="14"/>
              </w:numPr>
              <w:tabs>
                <w:tab w:val="left" w:pos="342"/>
                <w:tab w:val="left" w:pos="4191"/>
              </w:tabs>
              <w:ind w:left="342"/>
              <w:rPr>
                <w:sz w:val="26"/>
                <w:szCs w:val="26"/>
              </w:rPr>
            </w:pPr>
            <w:r>
              <w:rPr>
                <w:sz w:val="26"/>
                <w:szCs w:val="26"/>
              </w:rPr>
              <w:t>Combobox</w:t>
            </w:r>
          </w:p>
        </w:tc>
        <w:tc>
          <w:tcPr>
            <w:tcW w:w="2340" w:type="dxa"/>
          </w:tcPr>
          <w:p w14:paraId="0FDF2F62" w14:textId="77777777" w:rsidR="00A055A8" w:rsidRPr="0054774F" w:rsidRDefault="00A055A8" w:rsidP="0054774F">
            <w:pPr>
              <w:tabs>
                <w:tab w:val="left" w:pos="342"/>
                <w:tab w:val="left" w:pos="4191"/>
              </w:tabs>
              <w:rPr>
                <w:sz w:val="26"/>
                <w:szCs w:val="26"/>
              </w:rPr>
            </w:pPr>
          </w:p>
        </w:tc>
      </w:tr>
      <w:tr w:rsidR="008358A4" w14:paraId="18813542" w14:textId="77777777" w:rsidTr="008358A4">
        <w:tc>
          <w:tcPr>
            <w:tcW w:w="1873" w:type="dxa"/>
          </w:tcPr>
          <w:p w14:paraId="50BAD96A" w14:textId="77777777" w:rsidR="008358A4" w:rsidRPr="00A03DDB" w:rsidRDefault="008358A4" w:rsidP="00C73489">
            <w:pPr>
              <w:pStyle w:val="ListParagraph"/>
              <w:tabs>
                <w:tab w:val="left" w:pos="0"/>
                <w:tab w:val="left" w:pos="1080"/>
                <w:tab w:val="left" w:pos="4191"/>
              </w:tabs>
              <w:ind w:left="0"/>
              <w:rPr>
                <w:i/>
                <w:sz w:val="26"/>
                <w:szCs w:val="26"/>
              </w:rPr>
            </w:pPr>
            <w:r>
              <w:rPr>
                <w:sz w:val="26"/>
                <w:szCs w:val="26"/>
              </w:rPr>
              <w:t>Search:</w:t>
            </w:r>
          </w:p>
        </w:tc>
        <w:tc>
          <w:tcPr>
            <w:tcW w:w="4427" w:type="dxa"/>
          </w:tcPr>
          <w:p w14:paraId="2B338570" w14:textId="77777777" w:rsidR="008358A4" w:rsidRPr="0088362C" w:rsidRDefault="008358A4" w:rsidP="006C05DE">
            <w:pPr>
              <w:pStyle w:val="ListParagraph"/>
              <w:numPr>
                <w:ilvl w:val="0"/>
                <w:numId w:val="14"/>
              </w:numPr>
              <w:tabs>
                <w:tab w:val="left" w:pos="342"/>
                <w:tab w:val="left" w:pos="4191"/>
              </w:tabs>
              <w:ind w:left="342"/>
              <w:rPr>
                <w:sz w:val="26"/>
                <w:szCs w:val="26"/>
              </w:rPr>
            </w:pPr>
            <w:r w:rsidRPr="0088362C">
              <w:rPr>
                <w:sz w:val="26"/>
                <w:szCs w:val="26"/>
              </w:rPr>
              <w:t xml:space="preserve">Dạng </w:t>
            </w:r>
            <w:r w:rsidRPr="0088362C">
              <w:rPr>
                <w:b/>
                <w:sz w:val="26"/>
                <w:szCs w:val="26"/>
              </w:rPr>
              <w:t>text box</w:t>
            </w:r>
          </w:p>
          <w:p w14:paraId="7292D7F3" w14:textId="77777777" w:rsidR="008358A4" w:rsidRDefault="008358A4" w:rsidP="006C05DE">
            <w:pPr>
              <w:pStyle w:val="ListParagraph"/>
              <w:numPr>
                <w:ilvl w:val="0"/>
                <w:numId w:val="14"/>
              </w:numPr>
              <w:tabs>
                <w:tab w:val="left" w:pos="0"/>
                <w:tab w:val="left" w:pos="1080"/>
                <w:tab w:val="left" w:pos="4191"/>
              </w:tabs>
              <w:spacing w:line="276" w:lineRule="auto"/>
              <w:ind w:left="342"/>
              <w:rPr>
                <w:i/>
                <w:sz w:val="26"/>
                <w:szCs w:val="26"/>
              </w:rPr>
            </w:pPr>
            <w:r w:rsidRPr="00B268DF">
              <w:rPr>
                <w:sz w:val="26"/>
                <w:szCs w:val="26"/>
              </w:rPr>
              <w:t>User tự nhập dữ liệu vào.</w:t>
            </w:r>
          </w:p>
        </w:tc>
        <w:tc>
          <w:tcPr>
            <w:tcW w:w="2340" w:type="dxa"/>
          </w:tcPr>
          <w:p w14:paraId="06738350" w14:textId="77777777" w:rsidR="008358A4" w:rsidRPr="0088362C" w:rsidRDefault="008358A4" w:rsidP="008358A4">
            <w:pPr>
              <w:pStyle w:val="ListParagraph"/>
              <w:tabs>
                <w:tab w:val="left" w:pos="342"/>
                <w:tab w:val="left" w:pos="4191"/>
              </w:tabs>
              <w:ind w:left="342"/>
              <w:rPr>
                <w:sz w:val="26"/>
                <w:szCs w:val="26"/>
              </w:rPr>
            </w:pPr>
          </w:p>
        </w:tc>
      </w:tr>
      <w:tr w:rsidR="008358A4" w14:paraId="7A9AF653" w14:textId="77777777" w:rsidTr="008358A4">
        <w:tc>
          <w:tcPr>
            <w:tcW w:w="1873" w:type="dxa"/>
          </w:tcPr>
          <w:p w14:paraId="2FE4EA5D" w14:textId="77777777" w:rsidR="008358A4" w:rsidRPr="00A03DDB" w:rsidRDefault="008358A4" w:rsidP="00C73489">
            <w:pPr>
              <w:pStyle w:val="ListParagraph"/>
              <w:tabs>
                <w:tab w:val="left" w:pos="0"/>
                <w:tab w:val="left" w:pos="1080"/>
                <w:tab w:val="left" w:pos="4191"/>
              </w:tabs>
              <w:spacing w:line="276" w:lineRule="auto"/>
              <w:ind w:left="0"/>
              <w:rPr>
                <w:sz w:val="26"/>
                <w:szCs w:val="26"/>
              </w:rPr>
            </w:pPr>
            <w:r>
              <w:rPr>
                <w:sz w:val="26"/>
                <w:szCs w:val="26"/>
              </w:rPr>
              <w:t>Button Lọc thông tin</w:t>
            </w:r>
          </w:p>
        </w:tc>
        <w:tc>
          <w:tcPr>
            <w:tcW w:w="4427" w:type="dxa"/>
          </w:tcPr>
          <w:p w14:paraId="7BFFACE6" w14:textId="77777777" w:rsidR="008358A4" w:rsidRPr="00B268DF" w:rsidRDefault="008358A4" w:rsidP="006C05DE">
            <w:pPr>
              <w:pStyle w:val="ListParagraph"/>
              <w:numPr>
                <w:ilvl w:val="0"/>
                <w:numId w:val="11"/>
              </w:numPr>
              <w:tabs>
                <w:tab w:val="left" w:pos="342"/>
                <w:tab w:val="left" w:pos="4191"/>
              </w:tabs>
              <w:ind w:left="342"/>
              <w:rPr>
                <w:sz w:val="26"/>
                <w:szCs w:val="26"/>
              </w:rPr>
            </w:pPr>
            <w:r>
              <w:rPr>
                <w:sz w:val="26"/>
                <w:szCs w:val="26"/>
              </w:rPr>
              <w:t>Sẽ hiển thị kết quả theo điều kiện lọc ở trên</w:t>
            </w:r>
          </w:p>
        </w:tc>
        <w:tc>
          <w:tcPr>
            <w:tcW w:w="2340" w:type="dxa"/>
          </w:tcPr>
          <w:p w14:paraId="1A98FFD3" w14:textId="77777777" w:rsidR="008358A4" w:rsidRDefault="008358A4" w:rsidP="008358A4">
            <w:pPr>
              <w:pStyle w:val="ListParagraph"/>
              <w:tabs>
                <w:tab w:val="left" w:pos="342"/>
                <w:tab w:val="left" w:pos="4191"/>
              </w:tabs>
              <w:ind w:left="342"/>
              <w:rPr>
                <w:sz w:val="26"/>
                <w:szCs w:val="26"/>
              </w:rPr>
            </w:pPr>
          </w:p>
        </w:tc>
      </w:tr>
      <w:tr w:rsidR="00A055A8" w14:paraId="24B0FF7A" w14:textId="77777777" w:rsidTr="008358A4">
        <w:tc>
          <w:tcPr>
            <w:tcW w:w="1873" w:type="dxa"/>
          </w:tcPr>
          <w:p w14:paraId="25E8C298" w14:textId="77777777" w:rsidR="00A055A8" w:rsidRDefault="00A055A8" w:rsidP="00C73489">
            <w:pPr>
              <w:pStyle w:val="ListParagraph"/>
              <w:tabs>
                <w:tab w:val="left" w:pos="0"/>
                <w:tab w:val="left" w:pos="1080"/>
                <w:tab w:val="left" w:pos="4191"/>
              </w:tabs>
              <w:ind w:left="0"/>
              <w:rPr>
                <w:sz w:val="26"/>
                <w:szCs w:val="26"/>
              </w:rPr>
            </w:pPr>
            <w:r>
              <w:rPr>
                <w:sz w:val="26"/>
                <w:szCs w:val="26"/>
              </w:rPr>
              <w:t>Button Thêm mới kịch bản</w:t>
            </w:r>
          </w:p>
        </w:tc>
        <w:tc>
          <w:tcPr>
            <w:tcW w:w="4427" w:type="dxa"/>
          </w:tcPr>
          <w:p w14:paraId="6D7DFF2F" w14:textId="77777777" w:rsidR="00A055A8" w:rsidRDefault="00A055A8" w:rsidP="006C05DE">
            <w:pPr>
              <w:pStyle w:val="ListParagraph"/>
              <w:numPr>
                <w:ilvl w:val="0"/>
                <w:numId w:val="11"/>
              </w:numPr>
              <w:tabs>
                <w:tab w:val="left" w:pos="342"/>
                <w:tab w:val="left" w:pos="4191"/>
              </w:tabs>
              <w:ind w:left="342"/>
              <w:rPr>
                <w:sz w:val="26"/>
                <w:szCs w:val="26"/>
              </w:rPr>
            </w:pPr>
            <w:r>
              <w:rPr>
                <w:sz w:val="26"/>
                <w:szCs w:val="26"/>
              </w:rPr>
              <w:t>Tự động chuyển sang màn hình tạo mới kịch bản</w:t>
            </w:r>
          </w:p>
        </w:tc>
        <w:tc>
          <w:tcPr>
            <w:tcW w:w="2340" w:type="dxa"/>
          </w:tcPr>
          <w:p w14:paraId="15B3903C" w14:textId="77777777" w:rsidR="00A055A8" w:rsidRDefault="00A055A8" w:rsidP="008358A4">
            <w:pPr>
              <w:pStyle w:val="ListParagraph"/>
              <w:tabs>
                <w:tab w:val="left" w:pos="342"/>
                <w:tab w:val="left" w:pos="4191"/>
              </w:tabs>
              <w:ind w:left="342"/>
              <w:rPr>
                <w:sz w:val="26"/>
                <w:szCs w:val="26"/>
              </w:rPr>
            </w:pPr>
          </w:p>
        </w:tc>
      </w:tr>
      <w:tr w:rsidR="008358A4" w14:paraId="2C27450E" w14:textId="77777777" w:rsidTr="008358A4">
        <w:tc>
          <w:tcPr>
            <w:tcW w:w="1873" w:type="dxa"/>
          </w:tcPr>
          <w:p w14:paraId="3545AF35" w14:textId="77777777" w:rsidR="008358A4" w:rsidRPr="00A03DDB" w:rsidRDefault="008358A4" w:rsidP="009B5328">
            <w:pPr>
              <w:pStyle w:val="ListParagraph"/>
              <w:tabs>
                <w:tab w:val="left" w:pos="0"/>
                <w:tab w:val="left" w:pos="1080"/>
                <w:tab w:val="left" w:pos="4191"/>
              </w:tabs>
              <w:spacing w:line="276" w:lineRule="auto"/>
              <w:ind w:left="0"/>
              <w:rPr>
                <w:sz w:val="26"/>
                <w:szCs w:val="26"/>
              </w:rPr>
            </w:pPr>
            <w:r>
              <w:rPr>
                <w:sz w:val="26"/>
                <w:szCs w:val="26"/>
              </w:rPr>
              <w:t>Danh sách Kịch bản</w:t>
            </w:r>
          </w:p>
        </w:tc>
        <w:tc>
          <w:tcPr>
            <w:tcW w:w="4427" w:type="dxa"/>
          </w:tcPr>
          <w:p w14:paraId="4D5F4D75" w14:textId="77777777" w:rsidR="008358A4" w:rsidRDefault="008358A4" w:rsidP="006C05DE">
            <w:pPr>
              <w:pStyle w:val="ListParagraph"/>
              <w:numPr>
                <w:ilvl w:val="0"/>
                <w:numId w:val="56"/>
              </w:numPr>
              <w:tabs>
                <w:tab w:val="left" w:pos="0"/>
                <w:tab w:val="left" w:pos="1080"/>
                <w:tab w:val="left" w:pos="4191"/>
              </w:tabs>
              <w:spacing w:line="276" w:lineRule="auto"/>
              <w:ind w:left="359"/>
              <w:rPr>
                <w:sz w:val="26"/>
                <w:szCs w:val="26"/>
              </w:rPr>
            </w:pPr>
            <w:r>
              <w:rPr>
                <w:sz w:val="26"/>
                <w:szCs w:val="26"/>
              </w:rPr>
              <w:t>Tất cả các kịch bản trong cơ sở dữ liệu</w:t>
            </w:r>
          </w:p>
          <w:p w14:paraId="5C2B6D19" w14:textId="77777777" w:rsidR="008358A4" w:rsidRDefault="008358A4" w:rsidP="006C05DE">
            <w:pPr>
              <w:pStyle w:val="ListParagraph"/>
              <w:numPr>
                <w:ilvl w:val="0"/>
                <w:numId w:val="56"/>
              </w:numPr>
              <w:tabs>
                <w:tab w:val="left" w:pos="0"/>
                <w:tab w:val="left" w:pos="1080"/>
                <w:tab w:val="left" w:pos="4191"/>
              </w:tabs>
              <w:spacing w:line="276" w:lineRule="auto"/>
              <w:ind w:left="359"/>
              <w:rPr>
                <w:sz w:val="26"/>
                <w:szCs w:val="26"/>
              </w:rPr>
            </w:pPr>
            <w:r>
              <w:rPr>
                <w:sz w:val="26"/>
                <w:szCs w:val="26"/>
              </w:rPr>
              <w:t>Danh sách sẽ phân trang</w:t>
            </w:r>
          </w:p>
        </w:tc>
        <w:tc>
          <w:tcPr>
            <w:tcW w:w="2340" w:type="dxa"/>
          </w:tcPr>
          <w:p w14:paraId="090551FE" w14:textId="77777777" w:rsidR="008358A4" w:rsidRDefault="008358A4" w:rsidP="008358A4">
            <w:pPr>
              <w:pStyle w:val="ListParagraph"/>
              <w:tabs>
                <w:tab w:val="left" w:pos="0"/>
                <w:tab w:val="left" w:pos="1080"/>
                <w:tab w:val="left" w:pos="4191"/>
              </w:tabs>
              <w:ind w:left="342"/>
              <w:rPr>
                <w:sz w:val="26"/>
                <w:szCs w:val="26"/>
              </w:rPr>
            </w:pPr>
          </w:p>
        </w:tc>
      </w:tr>
    </w:tbl>
    <w:p w14:paraId="7991045F" w14:textId="77777777" w:rsidR="00E01616" w:rsidRPr="00CA10FE" w:rsidRDefault="00E01616" w:rsidP="00CA10FE">
      <w:pPr>
        <w:tabs>
          <w:tab w:val="left" w:pos="720"/>
          <w:tab w:val="left" w:pos="4191"/>
        </w:tabs>
        <w:rPr>
          <w:sz w:val="26"/>
          <w:szCs w:val="26"/>
        </w:rPr>
      </w:pPr>
    </w:p>
    <w:p w14:paraId="4B61ABFE" w14:textId="77777777" w:rsidR="00917841" w:rsidRDefault="00917841" w:rsidP="006C05DE">
      <w:pPr>
        <w:pStyle w:val="ListParagraph"/>
        <w:numPr>
          <w:ilvl w:val="0"/>
          <w:numId w:val="19"/>
        </w:numPr>
        <w:tabs>
          <w:tab w:val="left" w:pos="720"/>
          <w:tab w:val="left" w:pos="4191"/>
        </w:tabs>
        <w:spacing w:line="360" w:lineRule="auto"/>
        <w:ind w:left="720" w:hanging="720"/>
        <w:rPr>
          <w:b/>
          <w:sz w:val="26"/>
          <w:szCs w:val="26"/>
        </w:rPr>
      </w:pPr>
      <w:r>
        <w:rPr>
          <w:b/>
          <w:sz w:val="26"/>
          <w:szCs w:val="26"/>
        </w:rPr>
        <w:t xml:space="preserve">Thêm dữ liệu vào module “Quản lý hệ thống”: </w:t>
      </w:r>
    </w:p>
    <w:p w14:paraId="7D10164C" w14:textId="77777777" w:rsidR="00917841" w:rsidRDefault="00917841" w:rsidP="00917841">
      <w:pPr>
        <w:pStyle w:val="ListParagraph"/>
        <w:numPr>
          <w:ilvl w:val="0"/>
          <w:numId w:val="29"/>
        </w:numPr>
        <w:tabs>
          <w:tab w:val="left" w:pos="360"/>
          <w:tab w:val="left" w:pos="720"/>
          <w:tab w:val="left" w:pos="4191"/>
        </w:tabs>
        <w:spacing w:line="360" w:lineRule="auto"/>
        <w:ind w:left="360"/>
        <w:rPr>
          <w:b/>
          <w:sz w:val="26"/>
          <w:szCs w:val="26"/>
        </w:rPr>
      </w:pPr>
      <w:r>
        <w:rPr>
          <w:b/>
          <w:sz w:val="26"/>
          <w:szCs w:val="26"/>
        </w:rPr>
        <w:t>Quản lý lĩnh vực kinh doanh:</w:t>
      </w:r>
    </w:p>
    <w:p w14:paraId="6D345871" w14:textId="77777777" w:rsidR="00917841" w:rsidRPr="00917841" w:rsidRDefault="00917841" w:rsidP="00917841">
      <w:pPr>
        <w:pStyle w:val="ListParagraph"/>
        <w:numPr>
          <w:ilvl w:val="0"/>
          <w:numId w:val="56"/>
        </w:numPr>
        <w:tabs>
          <w:tab w:val="left" w:pos="360"/>
          <w:tab w:val="left" w:pos="720"/>
          <w:tab w:val="left" w:pos="4191"/>
        </w:tabs>
        <w:spacing w:line="360" w:lineRule="auto"/>
        <w:rPr>
          <w:sz w:val="26"/>
          <w:szCs w:val="26"/>
        </w:rPr>
      </w:pPr>
      <w:r w:rsidRPr="00917841">
        <w:rPr>
          <w:sz w:val="26"/>
          <w:szCs w:val="26"/>
        </w:rPr>
        <w:t>Lĩnh vực kinh doanh tài chính doanh nghiệp.</w:t>
      </w:r>
    </w:p>
    <w:p w14:paraId="0C31EA8E" w14:textId="77777777" w:rsidR="00917841" w:rsidRPr="00917841" w:rsidRDefault="00917841" w:rsidP="00917841">
      <w:pPr>
        <w:pStyle w:val="ListParagraph"/>
        <w:numPr>
          <w:ilvl w:val="0"/>
          <w:numId w:val="56"/>
        </w:numPr>
        <w:tabs>
          <w:tab w:val="left" w:pos="360"/>
          <w:tab w:val="left" w:pos="720"/>
          <w:tab w:val="left" w:pos="4191"/>
        </w:tabs>
        <w:spacing w:line="360" w:lineRule="auto"/>
        <w:rPr>
          <w:sz w:val="26"/>
          <w:szCs w:val="26"/>
        </w:rPr>
      </w:pPr>
      <w:r w:rsidRPr="00917841">
        <w:rPr>
          <w:sz w:val="26"/>
          <w:szCs w:val="26"/>
        </w:rPr>
        <w:t>Lĩnh vực kinh doanh thị trường tài chính.</w:t>
      </w:r>
    </w:p>
    <w:p w14:paraId="71FFF4AB" w14:textId="77777777" w:rsidR="00917841" w:rsidRPr="00917841" w:rsidRDefault="00917841" w:rsidP="00917841">
      <w:pPr>
        <w:pStyle w:val="ListParagraph"/>
        <w:numPr>
          <w:ilvl w:val="0"/>
          <w:numId w:val="56"/>
        </w:numPr>
        <w:tabs>
          <w:tab w:val="left" w:pos="360"/>
          <w:tab w:val="left" w:pos="720"/>
          <w:tab w:val="left" w:pos="4191"/>
        </w:tabs>
        <w:spacing w:line="360" w:lineRule="auto"/>
        <w:rPr>
          <w:sz w:val="26"/>
          <w:szCs w:val="26"/>
        </w:rPr>
      </w:pPr>
      <w:r w:rsidRPr="00917841">
        <w:rPr>
          <w:sz w:val="26"/>
          <w:szCs w:val="26"/>
        </w:rPr>
        <w:t>Lĩnh vực bán lẻ.</w:t>
      </w:r>
    </w:p>
    <w:p w14:paraId="035A2EF9" w14:textId="77777777" w:rsidR="00917841" w:rsidRPr="00917841" w:rsidRDefault="00917841" w:rsidP="00917841">
      <w:pPr>
        <w:pStyle w:val="ListParagraph"/>
        <w:numPr>
          <w:ilvl w:val="0"/>
          <w:numId w:val="56"/>
        </w:numPr>
        <w:tabs>
          <w:tab w:val="left" w:pos="360"/>
          <w:tab w:val="left" w:pos="720"/>
          <w:tab w:val="left" w:pos="4191"/>
        </w:tabs>
        <w:spacing w:line="360" w:lineRule="auto"/>
        <w:rPr>
          <w:sz w:val="26"/>
          <w:szCs w:val="26"/>
        </w:rPr>
      </w:pPr>
      <w:r w:rsidRPr="00917841">
        <w:rPr>
          <w:sz w:val="26"/>
          <w:szCs w:val="26"/>
        </w:rPr>
        <w:t>Lĩnh vực ngân hàng thương mại.</w:t>
      </w:r>
    </w:p>
    <w:p w14:paraId="35C8BAD5" w14:textId="77777777" w:rsidR="00917841" w:rsidRPr="00917841" w:rsidRDefault="00917841" w:rsidP="00917841">
      <w:pPr>
        <w:pStyle w:val="ListParagraph"/>
        <w:numPr>
          <w:ilvl w:val="0"/>
          <w:numId w:val="56"/>
        </w:numPr>
        <w:tabs>
          <w:tab w:val="left" w:pos="360"/>
          <w:tab w:val="left" w:pos="720"/>
          <w:tab w:val="left" w:pos="4191"/>
        </w:tabs>
        <w:spacing w:line="360" w:lineRule="auto"/>
        <w:rPr>
          <w:sz w:val="26"/>
          <w:szCs w:val="26"/>
        </w:rPr>
      </w:pPr>
      <w:r w:rsidRPr="00917841">
        <w:rPr>
          <w:sz w:val="26"/>
          <w:szCs w:val="26"/>
        </w:rPr>
        <w:t>Lĩnh vực thanh toán.</w:t>
      </w:r>
    </w:p>
    <w:p w14:paraId="70B455F1" w14:textId="77777777" w:rsidR="00917841" w:rsidRPr="00917841" w:rsidRDefault="00917841" w:rsidP="00917841">
      <w:pPr>
        <w:pStyle w:val="ListParagraph"/>
        <w:numPr>
          <w:ilvl w:val="0"/>
          <w:numId w:val="56"/>
        </w:numPr>
        <w:tabs>
          <w:tab w:val="left" w:pos="360"/>
          <w:tab w:val="left" w:pos="720"/>
          <w:tab w:val="left" w:pos="4191"/>
        </w:tabs>
        <w:spacing w:line="360" w:lineRule="auto"/>
        <w:rPr>
          <w:sz w:val="26"/>
          <w:szCs w:val="26"/>
        </w:rPr>
      </w:pPr>
      <w:r w:rsidRPr="00917841">
        <w:rPr>
          <w:sz w:val="26"/>
          <w:szCs w:val="26"/>
        </w:rPr>
        <w:t>Lĩnh vực kinh doanh dịch vụ đại lý.</w:t>
      </w:r>
    </w:p>
    <w:p w14:paraId="5151F337" w14:textId="77777777" w:rsidR="00917841" w:rsidRPr="00917841" w:rsidRDefault="00917841" w:rsidP="00917841">
      <w:pPr>
        <w:pStyle w:val="ListParagraph"/>
        <w:numPr>
          <w:ilvl w:val="0"/>
          <w:numId w:val="56"/>
        </w:numPr>
        <w:tabs>
          <w:tab w:val="left" w:pos="360"/>
          <w:tab w:val="left" w:pos="720"/>
          <w:tab w:val="left" w:pos="4191"/>
        </w:tabs>
        <w:spacing w:line="360" w:lineRule="auto"/>
        <w:rPr>
          <w:sz w:val="26"/>
          <w:szCs w:val="26"/>
        </w:rPr>
      </w:pPr>
      <w:r w:rsidRPr="00917841">
        <w:rPr>
          <w:sz w:val="26"/>
          <w:szCs w:val="26"/>
        </w:rPr>
        <w:lastRenderedPageBreak/>
        <w:t>Lĩnh vực quản lý tài sản.</w:t>
      </w:r>
    </w:p>
    <w:p w14:paraId="4FEC57C7" w14:textId="77777777" w:rsidR="00917841" w:rsidRDefault="00917841" w:rsidP="00917841">
      <w:pPr>
        <w:pStyle w:val="ListParagraph"/>
        <w:numPr>
          <w:ilvl w:val="0"/>
          <w:numId w:val="56"/>
        </w:numPr>
        <w:tabs>
          <w:tab w:val="left" w:pos="360"/>
          <w:tab w:val="left" w:pos="720"/>
          <w:tab w:val="left" w:pos="4191"/>
        </w:tabs>
        <w:spacing w:line="360" w:lineRule="auto"/>
        <w:rPr>
          <w:sz w:val="26"/>
          <w:szCs w:val="26"/>
        </w:rPr>
      </w:pPr>
      <w:r w:rsidRPr="00917841">
        <w:rPr>
          <w:sz w:val="26"/>
          <w:szCs w:val="26"/>
        </w:rPr>
        <w:t>Lĩnh vực kinh doanh môi giới bán lẻ.</w:t>
      </w:r>
    </w:p>
    <w:p w14:paraId="38F03C1E" w14:textId="77777777" w:rsidR="00917841" w:rsidRPr="00917841" w:rsidRDefault="00917841" w:rsidP="00917841">
      <w:pPr>
        <w:pStyle w:val="ListParagraph"/>
        <w:tabs>
          <w:tab w:val="left" w:pos="360"/>
          <w:tab w:val="left" w:pos="720"/>
          <w:tab w:val="left" w:pos="4191"/>
        </w:tabs>
        <w:spacing w:line="360" w:lineRule="auto"/>
        <w:rPr>
          <w:sz w:val="26"/>
          <w:szCs w:val="26"/>
        </w:rPr>
      </w:pPr>
    </w:p>
    <w:p w14:paraId="733F2808" w14:textId="77777777" w:rsidR="00E01616" w:rsidRPr="00917841" w:rsidRDefault="00E01616" w:rsidP="006C05DE">
      <w:pPr>
        <w:pStyle w:val="ListParagraph"/>
        <w:numPr>
          <w:ilvl w:val="0"/>
          <w:numId w:val="19"/>
        </w:numPr>
        <w:tabs>
          <w:tab w:val="left" w:pos="360"/>
          <w:tab w:val="left" w:pos="720"/>
          <w:tab w:val="left" w:pos="4191"/>
        </w:tabs>
        <w:spacing w:line="360" w:lineRule="auto"/>
        <w:ind w:left="720" w:hanging="720"/>
        <w:rPr>
          <w:b/>
          <w:sz w:val="26"/>
          <w:szCs w:val="26"/>
        </w:rPr>
      </w:pPr>
      <w:r w:rsidRPr="00917841">
        <w:rPr>
          <w:b/>
          <w:sz w:val="26"/>
          <w:szCs w:val="26"/>
        </w:rPr>
        <w:t>Yêu cầu khác đối với phần mềm:</w:t>
      </w:r>
    </w:p>
    <w:p w14:paraId="58EFB2A4" w14:textId="77777777" w:rsidR="00E01616" w:rsidRPr="00221EE1" w:rsidRDefault="00E01616" w:rsidP="006C05DE">
      <w:pPr>
        <w:pStyle w:val="ListParagraph"/>
        <w:numPr>
          <w:ilvl w:val="1"/>
          <w:numId w:val="19"/>
        </w:numPr>
        <w:tabs>
          <w:tab w:val="left" w:pos="720"/>
          <w:tab w:val="left" w:pos="4191"/>
        </w:tabs>
        <w:spacing w:line="360" w:lineRule="auto"/>
        <w:ind w:left="720" w:hanging="720"/>
        <w:rPr>
          <w:b/>
          <w:sz w:val="26"/>
          <w:szCs w:val="26"/>
        </w:rPr>
      </w:pPr>
      <w:r w:rsidRPr="00221EE1">
        <w:rPr>
          <w:b/>
          <w:sz w:val="26"/>
          <w:szCs w:val="26"/>
        </w:rPr>
        <w:t>Yêu cầu hệ thống:</w:t>
      </w:r>
    </w:p>
    <w:p w14:paraId="7EA5219B" w14:textId="77777777" w:rsidR="00E01616" w:rsidRDefault="00E01616" w:rsidP="006C05DE">
      <w:pPr>
        <w:pStyle w:val="ListParagraph"/>
        <w:numPr>
          <w:ilvl w:val="0"/>
          <w:numId w:val="58"/>
        </w:numPr>
        <w:tabs>
          <w:tab w:val="left" w:pos="720"/>
          <w:tab w:val="left" w:pos="4191"/>
        </w:tabs>
        <w:rPr>
          <w:sz w:val="26"/>
          <w:szCs w:val="26"/>
        </w:rPr>
      </w:pPr>
      <w:r>
        <w:rPr>
          <w:sz w:val="26"/>
          <w:szCs w:val="26"/>
        </w:rPr>
        <w:t>Yêu cầu độ tin cậy cao.</w:t>
      </w:r>
    </w:p>
    <w:p w14:paraId="200723F5" w14:textId="77777777" w:rsidR="00E01616" w:rsidRDefault="00E01616" w:rsidP="006C05DE">
      <w:pPr>
        <w:pStyle w:val="ListParagraph"/>
        <w:numPr>
          <w:ilvl w:val="0"/>
          <w:numId w:val="58"/>
        </w:numPr>
        <w:tabs>
          <w:tab w:val="left" w:pos="720"/>
          <w:tab w:val="left" w:pos="4191"/>
        </w:tabs>
        <w:rPr>
          <w:sz w:val="26"/>
          <w:szCs w:val="26"/>
        </w:rPr>
      </w:pPr>
      <w:r>
        <w:rPr>
          <w:sz w:val="26"/>
          <w:szCs w:val="26"/>
        </w:rPr>
        <w:t>Khả năng backup hệ thống và cơ sở dữ liệu ở mức tốt nhất có thể.</w:t>
      </w:r>
    </w:p>
    <w:p w14:paraId="4CFB302A" w14:textId="77777777" w:rsidR="00E01616" w:rsidRDefault="00E01616" w:rsidP="006C05DE">
      <w:pPr>
        <w:pStyle w:val="ListParagraph"/>
        <w:numPr>
          <w:ilvl w:val="0"/>
          <w:numId w:val="58"/>
        </w:numPr>
        <w:tabs>
          <w:tab w:val="left" w:pos="720"/>
          <w:tab w:val="left" w:pos="4191"/>
        </w:tabs>
        <w:rPr>
          <w:sz w:val="26"/>
          <w:szCs w:val="26"/>
        </w:rPr>
      </w:pPr>
      <w:r>
        <w:rPr>
          <w:sz w:val="26"/>
          <w:szCs w:val="26"/>
        </w:rPr>
        <w:t>Trong trường hợp xảy ra sự cố, yêu cầu phục hồi hệ thống và cơ sở dữ liệu ở mức nhanh nhất có thể.</w:t>
      </w:r>
    </w:p>
    <w:p w14:paraId="5B73A402" w14:textId="77777777" w:rsidR="00E01616" w:rsidRPr="00E01616" w:rsidRDefault="00E01616" w:rsidP="00E01616">
      <w:pPr>
        <w:pStyle w:val="ListParagraph"/>
        <w:tabs>
          <w:tab w:val="left" w:pos="720"/>
          <w:tab w:val="left" w:pos="4191"/>
        </w:tabs>
        <w:rPr>
          <w:sz w:val="26"/>
          <w:szCs w:val="26"/>
        </w:rPr>
      </w:pPr>
    </w:p>
    <w:p w14:paraId="7E67B804" w14:textId="77777777" w:rsidR="00E01616" w:rsidRPr="00221EE1" w:rsidRDefault="00E01616" w:rsidP="006C05DE">
      <w:pPr>
        <w:pStyle w:val="ListParagraph"/>
        <w:numPr>
          <w:ilvl w:val="1"/>
          <w:numId w:val="19"/>
        </w:numPr>
        <w:tabs>
          <w:tab w:val="left" w:pos="720"/>
          <w:tab w:val="left" w:pos="4191"/>
        </w:tabs>
        <w:ind w:left="720" w:hanging="720"/>
        <w:rPr>
          <w:b/>
          <w:sz w:val="26"/>
          <w:szCs w:val="26"/>
        </w:rPr>
      </w:pPr>
      <w:r w:rsidRPr="00221EE1">
        <w:rPr>
          <w:b/>
          <w:sz w:val="26"/>
          <w:szCs w:val="26"/>
        </w:rPr>
        <w:t>Yêu cầu hiệu suất:</w:t>
      </w:r>
    </w:p>
    <w:p w14:paraId="6C0B62BE" w14:textId="77777777" w:rsidR="00E01616" w:rsidRDefault="00E01616" w:rsidP="006C05DE">
      <w:pPr>
        <w:pStyle w:val="ListParagraph"/>
        <w:numPr>
          <w:ilvl w:val="0"/>
          <w:numId w:val="59"/>
        </w:numPr>
        <w:tabs>
          <w:tab w:val="left" w:pos="720"/>
          <w:tab w:val="left" w:pos="4191"/>
        </w:tabs>
        <w:rPr>
          <w:sz w:val="26"/>
          <w:szCs w:val="26"/>
        </w:rPr>
      </w:pPr>
      <w:r>
        <w:rPr>
          <w:sz w:val="26"/>
          <w:szCs w:val="26"/>
        </w:rPr>
        <w:t>Yêu cầu tính chuẩn xác và độ tin cậy cao, khả năng phản ứng nhanh nhất có thể trong các tình huống sử dụng khác nhau.</w:t>
      </w:r>
    </w:p>
    <w:p w14:paraId="0BD80571" w14:textId="77777777" w:rsidR="00E01616" w:rsidRDefault="00E01616" w:rsidP="00E01616">
      <w:pPr>
        <w:pStyle w:val="ListParagraph"/>
        <w:tabs>
          <w:tab w:val="left" w:pos="720"/>
          <w:tab w:val="left" w:pos="4191"/>
        </w:tabs>
        <w:rPr>
          <w:sz w:val="26"/>
          <w:szCs w:val="26"/>
        </w:rPr>
      </w:pPr>
    </w:p>
    <w:p w14:paraId="7955819C" w14:textId="77777777" w:rsidR="00E01616" w:rsidRPr="00221EE1" w:rsidRDefault="00E01616" w:rsidP="006C05DE">
      <w:pPr>
        <w:pStyle w:val="ListParagraph"/>
        <w:numPr>
          <w:ilvl w:val="1"/>
          <w:numId w:val="19"/>
        </w:numPr>
        <w:tabs>
          <w:tab w:val="left" w:pos="720"/>
          <w:tab w:val="left" w:pos="4191"/>
        </w:tabs>
        <w:ind w:left="720" w:hanging="720"/>
        <w:rPr>
          <w:b/>
          <w:sz w:val="26"/>
          <w:szCs w:val="26"/>
        </w:rPr>
      </w:pPr>
      <w:r w:rsidRPr="00221EE1">
        <w:rPr>
          <w:b/>
          <w:sz w:val="26"/>
          <w:szCs w:val="26"/>
        </w:rPr>
        <w:t>Yêu cầu môi trường:</w:t>
      </w:r>
    </w:p>
    <w:p w14:paraId="605A3B66" w14:textId="77777777" w:rsidR="00E01616" w:rsidRDefault="00E01616" w:rsidP="006C05DE">
      <w:pPr>
        <w:pStyle w:val="ListParagraph"/>
        <w:numPr>
          <w:ilvl w:val="0"/>
          <w:numId w:val="60"/>
        </w:numPr>
        <w:tabs>
          <w:tab w:val="left" w:pos="720"/>
          <w:tab w:val="left" w:pos="4191"/>
        </w:tabs>
        <w:rPr>
          <w:sz w:val="26"/>
          <w:szCs w:val="26"/>
        </w:rPr>
      </w:pPr>
      <w:r>
        <w:rPr>
          <w:sz w:val="26"/>
          <w:szCs w:val="26"/>
        </w:rPr>
        <w:t>Yêu cầu môi trường đối với người sử dụng: hệ điề</w:t>
      </w:r>
      <w:r w:rsidR="00221EE1">
        <w:rPr>
          <w:sz w:val="26"/>
          <w:szCs w:val="26"/>
        </w:rPr>
        <w:t>u h</w:t>
      </w:r>
      <w:r>
        <w:rPr>
          <w:sz w:val="26"/>
          <w:szCs w:val="26"/>
        </w:rPr>
        <w:t>ành windows 7</w:t>
      </w:r>
      <w:r w:rsidR="00221EE1">
        <w:rPr>
          <w:sz w:val="26"/>
          <w:szCs w:val="26"/>
        </w:rPr>
        <w:t>.</w:t>
      </w:r>
    </w:p>
    <w:p w14:paraId="00A5B078" w14:textId="77777777" w:rsidR="00221EE1" w:rsidRDefault="00221EE1" w:rsidP="006C05DE">
      <w:pPr>
        <w:pStyle w:val="ListParagraph"/>
        <w:numPr>
          <w:ilvl w:val="0"/>
          <w:numId w:val="60"/>
        </w:numPr>
        <w:tabs>
          <w:tab w:val="left" w:pos="720"/>
          <w:tab w:val="left" w:pos="4191"/>
        </w:tabs>
        <w:rPr>
          <w:sz w:val="26"/>
          <w:szCs w:val="26"/>
        </w:rPr>
      </w:pPr>
      <w:r>
        <w:rPr>
          <w:sz w:val="26"/>
          <w:szCs w:val="26"/>
        </w:rPr>
        <w:t>Trình duyệt Internet Explore: từ v6 trở lên, firefox, chrome.</w:t>
      </w:r>
    </w:p>
    <w:p w14:paraId="6F6F9B19" w14:textId="77777777" w:rsidR="00221EE1" w:rsidRDefault="00221EE1" w:rsidP="00221EE1">
      <w:pPr>
        <w:pStyle w:val="ListParagraph"/>
        <w:tabs>
          <w:tab w:val="left" w:pos="720"/>
          <w:tab w:val="left" w:pos="4191"/>
        </w:tabs>
        <w:rPr>
          <w:sz w:val="26"/>
          <w:szCs w:val="26"/>
        </w:rPr>
      </w:pPr>
    </w:p>
    <w:p w14:paraId="279DEE11" w14:textId="77777777" w:rsidR="00221EE1" w:rsidRDefault="00221EE1" w:rsidP="006C05DE">
      <w:pPr>
        <w:pStyle w:val="ListParagraph"/>
        <w:numPr>
          <w:ilvl w:val="0"/>
          <w:numId w:val="19"/>
        </w:numPr>
        <w:tabs>
          <w:tab w:val="left" w:pos="720"/>
          <w:tab w:val="left" w:pos="4191"/>
        </w:tabs>
        <w:ind w:left="720" w:hanging="720"/>
        <w:rPr>
          <w:b/>
          <w:sz w:val="26"/>
          <w:szCs w:val="26"/>
        </w:rPr>
      </w:pPr>
      <w:r w:rsidRPr="00221EE1">
        <w:rPr>
          <w:b/>
          <w:sz w:val="26"/>
          <w:szCs w:val="26"/>
        </w:rPr>
        <w:t xml:space="preserve">Tổng hợp và mức độ yêu tiên của các yêu cầu: </w:t>
      </w:r>
    </w:p>
    <w:p w14:paraId="70C2DB6A" w14:textId="77777777" w:rsidR="00473AA2" w:rsidRPr="00221EE1" w:rsidRDefault="00473AA2" w:rsidP="00473AA2">
      <w:pPr>
        <w:pStyle w:val="ListParagraph"/>
        <w:tabs>
          <w:tab w:val="left" w:pos="720"/>
          <w:tab w:val="left" w:pos="4191"/>
        </w:tabs>
        <w:rPr>
          <w:b/>
          <w:sz w:val="26"/>
          <w:szCs w:val="26"/>
        </w:rPr>
      </w:pPr>
    </w:p>
    <w:tbl>
      <w:tblPr>
        <w:tblStyle w:val="TableGrid"/>
        <w:tblW w:w="0" w:type="auto"/>
        <w:tblLook w:val="04A0" w:firstRow="1" w:lastRow="0" w:firstColumn="1" w:lastColumn="0" w:noHBand="0" w:noVBand="1"/>
      </w:tblPr>
      <w:tblGrid>
        <w:gridCol w:w="738"/>
        <w:gridCol w:w="3960"/>
        <w:gridCol w:w="1530"/>
        <w:gridCol w:w="3150"/>
      </w:tblGrid>
      <w:tr w:rsidR="00221EE1" w14:paraId="1BB987C1" w14:textId="77777777" w:rsidTr="0054774F">
        <w:trPr>
          <w:trHeight w:val="494"/>
        </w:trPr>
        <w:tc>
          <w:tcPr>
            <w:tcW w:w="738" w:type="dxa"/>
            <w:shd w:val="clear" w:color="auto" w:fill="DA251C"/>
          </w:tcPr>
          <w:p w14:paraId="7E685828" w14:textId="77777777" w:rsidR="00221EE1" w:rsidRPr="00221EE1" w:rsidRDefault="00221EE1" w:rsidP="00221EE1">
            <w:pPr>
              <w:pStyle w:val="ListParagraph"/>
              <w:tabs>
                <w:tab w:val="left" w:pos="720"/>
                <w:tab w:val="left" w:pos="4191"/>
              </w:tabs>
              <w:ind w:left="0"/>
              <w:jc w:val="center"/>
              <w:rPr>
                <w:b/>
                <w:color w:val="FFFFFF" w:themeColor="background1"/>
                <w:sz w:val="26"/>
                <w:szCs w:val="26"/>
              </w:rPr>
            </w:pPr>
            <w:r w:rsidRPr="00221EE1">
              <w:rPr>
                <w:b/>
                <w:color w:val="FFFFFF" w:themeColor="background1"/>
                <w:sz w:val="26"/>
                <w:szCs w:val="26"/>
              </w:rPr>
              <w:t>STT</w:t>
            </w:r>
          </w:p>
        </w:tc>
        <w:tc>
          <w:tcPr>
            <w:tcW w:w="3960" w:type="dxa"/>
            <w:shd w:val="clear" w:color="auto" w:fill="DA251C"/>
          </w:tcPr>
          <w:p w14:paraId="040AF10B" w14:textId="77777777" w:rsidR="00221EE1" w:rsidRPr="00221EE1" w:rsidRDefault="00221EE1" w:rsidP="00221EE1">
            <w:pPr>
              <w:pStyle w:val="ListParagraph"/>
              <w:tabs>
                <w:tab w:val="left" w:pos="720"/>
                <w:tab w:val="left" w:pos="4191"/>
              </w:tabs>
              <w:ind w:left="0"/>
              <w:jc w:val="center"/>
              <w:rPr>
                <w:b/>
                <w:color w:val="FFFFFF" w:themeColor="background1"/>
                <w:sz w:val="26"/>
                <w:szCs w:val="26"/>
              </w:rPr>
            </w:pPr>
            <w:r w:rsidRPr="00221EE1">
              <w:rPr>
                <w:b/>
                <w:color w:val="FFFFFF" w:themeColor="background1"/>
                <w:sz w:val="26"/>
                <w:szCs w:val="26"/>
              </w:rPr>
              <w:t>Module</w:t>
            </w:r>
          </w:p>
        </w:tc>
        <w:tc>
          <w:tcPr>
            <w:tcW w:w="1530" w:type="dxa"/>
            <w:shd w:val="clear" w:color="auto" w:fill="DA251C"/>
          </w:tcPr>
          <w:p w14:paraId="32CDE5E0" w14:textId="77777777" w:rsidR="00221EE1" w:rsidRPr="00221EE1" w:rsidRDefault="00221EE1" w:rsidP="00CA10FE">
            <w:pPr>
              <w:pStyle w:val="ListParagraph"/>
              <w:tabs>
                <w:tab w:val="left" w:pos="720"/>
                <w:tab w:val="left" w:pos="4191"/>
              </w:tabs>
              <w:ind w:left="0"/>
              <w:jc w:val="center"/>
              <w:rPr>
                <w:b/>
                <w:color w:val="FFFFFF" w:themeColor="background1"/>
                <w:sz w:val="26"/>
                <w:szCs w:val="26"/>
              </w:rPr>
            </w:pPr>
            <w:r w:rsidRPr="00221EE1">
              <w:rPr>
                <w:b/>
                <w:color w:val="FFFFFF" w:themeColor="background1"/>
                <w:sz w:val="26"/>
                <w:szCs w:val="26"/>
              </w:rPr>
              <w:t>Độ ưu tiên</w:t>
            </w:r>
          </w:p>
        </w:tc>
        <w:tc>
          <w:tcPr>
            <w:tcW w:w="3150" w:type="dxa"/>
            <w:shd w:val="clear" w:color="auto" w:fill="DA251C"/>
          </w:tcPr>
          <w:p w14:paraId="1FF882AA" w14:textId="77777777" w:rsidR="00221EE1" w:rsidRPr="00221EE1" w:rsidRDefault="00221EE1" w:rsidP="00221EE1">
            <w:pPr>
              <w:pStyle w:val="ListParagraph"/>
              <w:tabs>
                <w:tab w:val="left" w:pos="720"/>
                <w:tab w:val="left" w:pos="4191"/>
              </w:tabs>
              <w:ind w:left="0"/>
              <w:jc w:val="center"/>
              <w:rPr>
                <w:b/>
                <w:color w:val="FFFFFF" w:themeColor="background1"/>
                <w:sz w:val="26"/>
                <w:szCs w:val="26"/>
              </w:rPr>
            </w:pPr>
            <w:r w:rsidRPr="00221EE1">
              <w:rPr>
                <w:b/>
                <w:color w:val="FFFFFF" w:themeColor="background1"/>
                <w:sz w:val="26"/>
                <w:szCs w:val="26"/>
              </w:rPr>
              <w:t>Mô tả</w:t>
            </w:r>
          </w:p>
        </w:tc>
      </w:tr>
      <w:tr w:rsidR="0054774F" w14:paraId="53F604F2" w14:textId="77777777" w:rsidTr="0054774F">
        <w:trPr>
          <w:trHeight w:val="449"/>
        </w:trPr>
        <w:tc>
          <w:tcPr>
            <w:tcW w:w="738" w:type="dxa"/>
          </w:tcPr>
          <w:p w14:paraId="3799C258" w14:textId="77777777" w:rsidR="0054774F" w:rsidRPr="00DA5F4D" w:rsidRDefault="0054774F" w:rsidP="00221EE1">
            <w:pPr>
              <w:pStyle w:val="ListParagraph"/>
              <w:tabs>
                <w:tab w:val="left" w:pos="720"/>
                <w:tab w:val="left" w:pos="4191"/>
              </w:tabs>
              <w:ind w:left="0"/>
              <w:jc w:val="center"/>
              <w:rPr>
                <w:sz w:val="26"/>
                <w:szCs w:val="26"/>
              </w:rPr>
            </w:pPr>
            <w:r>
              <w:rPr>
                <w:sz w:val="26"/>
                <w:szCs w:val="26"/>
              </w:rPr>
              <w:t>1</w:t>
            </w:r>
          </w:p>
        </w:tc>
        <w:tc>
          <w:tcPr>
            <w:tcW w:w="3960" w:type="dxa"/>
          </w:tcPr>
          <w:p w14:paraId="20C16B89" w14:textId="77777777" w:rsidR="0054774F" w:rsidRPr="00DA5F4D" w:rsidRDefault="0054774F" w:rsidP="00221EE1">
            <w:pPr>
              <w:pStyle w:val="ListParagraph"/>
              <w:tabs>
                <w:tab w:val="left" w:pos="720"/>
                <w:tab w:val="left" w:pos="4191"/>
              </w:tabs>
              <w:ind w:left="0"/>
              <w:rPr>
                <w:sz w:val="26"/>
                <w:szCs w:val="26"/>
              </w:rPr>
            </w:pPr>
            <w:r>
              <w:rPr>
                <w:sz w:val="26"/>
                <w:szCs w:val="26"/>
              </w:rPr>
              <w:t>Đăng nhập bằng user tập đoàn TNG</w:t>
            </w:r>
          </w:p>
        </w:tc>
        <w:tc>
          <w:tcPr>
            <w:tcW w:w="1530" w:type="dxa"/>
          </w:tcPr>
          <w:p w14:paraId="374717C6" w14:textId="77777777" w:rsidR="0054774F" w:rsidRDefault="0054774F" w:rsidP="00CA10FE">
            <w:pPr>
              <w:pStyle w:val="ListParagraph"/>
              <w:tabs>
                <w:tab w:val="left" w:pos="720"/>
                <w:tab w:val="left" w:pos="4191"/>
              </w:tabs>
              <w:ind w:left="0"/>
              <w:jc w:val="center"/>
              <w:rPr>
                <w:sz w:val="26"/>
                <w:szCs w:val="26"/>
              </w:rPr>
            </w:pPr>
            <w:r>
              <w:rPr>
                <w:sz w:val="26"/>
                <w:szCs w:val="26"/>
              </w:rPr>
              <w:t>Cao</w:t>
            </w:r>
          </w:p>
        </w:tc>
        <w:tc>
          <w:tcPr>
            <w:tcW w:w="3150" w:type="dxa"/>
          </w:tcPr>
          <w:p w14:paraId="3D67D8D4" w14:textId="77777777" w:rsidR="0054774F" w:rsidRPr="00DA5F4D" w:rsidRDefault="0054774F" w:rsidP="00221EE1">
            <w:pPr>
              <w:pStyle w:val="ListParagraph"/>
              <w:tabs>
                <w:tab w:val="left" w:pos="720"/>
                <w:tab w:val="left" w:pos="4191"/>
              </w:tabs>
              <w:ind w:left="0"/>
              <w:rPr>
                <w:sz w:val="26"/>
                <w:szCs w:val="26"/>
              </w:rPr>
            </w:pPr>
            <w:r>
              <w:rPr>
                <w:sz w:val="26"/>
                <w:szCs w:val="26"/>
              </w:rPr>
              <w:t>Có thể đăng nhập vào phần mềm bằng user của các công ty/ ban khác trong tập đoàn</w:t>
            </w:r>
          </w:p>
        </w:tc>
      </w:tr>
      <w:tr w:rsidR="0054774F" w14:paraId="5D597B1C" w14:textId="77777777" w:rsidTr="0054774F">
        <w:trPr>
          <w:trHeight w:val="449"/>
        </w:trPr>
        <w:tc>
          <w:tcPr>
            <w:tcW w:w="738" w:type="dxa"/>
          </w:tcPr>
          <w:p w14:paraId="2028A024" w14:textId="77777777" w:rsidR="0054774F" w:rsidRPr="00DA5F4D" w:rsidRDefault="0054774F" w:rsidP="00221EE1">
            <w:pPr>
              <w:pStyle w:val="ListParagraph"/>
              <w:tabs>
                <w:tab w:val="left" w:pos="720"/>
                <w:tab w:val="left" w:pos="4191"/>
              </w:tabs>
              <w:ind w:left="0"/>
              <w:jc w:val="center"/>
              <w:rPr>
                <w:sz w:val="26"/>
                <w:szCs w:val="26"/>
              </w:rPr>
            </w:pPr>
            <w:r>
              <w:rPr>
                <w:sz w:val="26"/>
                <w:szCs w:val="26"/>
              </w:rPr>
              <w:t>2</w:t>
            </w:r>
          </w:p>
        </w:tc>
        <w:tc>
          <w:tcPr>
            <w:tcW w:w="3960" w:type="dxa"/>
          </w:tcPr>
          <w:p w14:paraId="519451F4" w14:textId="77777777" w:rsidR="0054774F" w:rsidRPr="00DA5F4D" w:rsidRDefault="0054774F" w:rsidP="0054774F">
            <w:pPr>
              <w:pStyle w:val="ListParagraph"/>
              <w:tabs>
                <w:tab w:val="left" w:pos="720"/>
                <w:tab w:val="left" w:pos="4191"/>
              </w:tabs>
              <w:ind w:left="0"/>
              <w:rPr>
                <w:sz w:val="26"/>
                <w:szCs w:val="26"/>
              </w:rPr>
            </w:pPr>
            <w:r>
              <w:rPr>
                <w:sz w:val="26"/>
                <w:szCs w:val="26"/>
              </w:rPr>
              <w:t>Chỉnh sửa module Tự đánh giá rủi ro</w:t>
            </w:r>
          </w:p>
        </w:tc>
        <w:tc>
          <w:tcPr>
            <w:tcW w:w="1530" w:type="dxa"/>
          </w:tcPr>
          <w:p w14:paraId="4218E56B" w14:textId="77777777" w:rsidR="0054774F" w:rsidRDefault="0054774F" w:rsidP="00CA10FE">
            <w:pPr>
              <w:pStyle w:val="ListParagraph"/>
              <w:tabs>
                <w:tab w:val="left" w:pos="720"/>
                <w:tab w:val="left" w:pos="4191"/>
              </w:tabs>
              <w:ind w:left="0"/>
              <w:jc w:val="center"/>
              <w:rPr>
                <w:sz w:val="26"/>
                <w:szCs w:val="26"/>
              </w:rPr>
            </w:pPr>
            <w:r>
              <w:rPr>
                <w:sz w:val="26"/>
                <w:szCs w:val="26"/>
              </w:rPr>
              <w:t>Trung bình</w:t>
            </w:r>
          </w:p>
        </w:tc>
        <w:tc>
          <w:tcPr>
            <w:tcW w:w="3150" w:type="dxa"/>
          </w:tcPr>
          <w:p w14:paraId="5026034D" w14:textId="77777777" w:rsidR="0054774F" w:rsidRPr="00DA5F4D" w:rsidRDefault="0054774F" w:rsidP="00221EE1">
            <w:pPr>
              <w:pStyle w:val="ListParagraph"/>
              <w:tabs>
                <w:tab w:val="left" w:pos="720"/>
                <w:tab w:val="left" w:pos="4191"/>
              </w:tabs>
              <w:ind w:left="0"/>
              <w:rPr>
                <w:sz w:val="26"/>
                <w:szCs w:val="26"/>
              </w:rPr>
            </w:pPr>
            <w:r>
              <w:rPr>
                <w:sz w:val="26"/>
                <w:szCs w:val="26"/>
              </w:rPr>
              <w:t>Chỉnh sửa quyền truy cập và số lượng rủi ro tối thiểu được đánh giá</w:t>
            </w:r>
          </w:p>
        </w:tc>
      </w:tr>
      <w:tr w:rsidR="00221EE1" w14:paraId="6A5C7331" w14:textId="77777777" w:rsidTr="0054774F">
        <w:trPr>
          <w:trHeight w:val="449"/>
        </w:trPr>
        <w:tc>
          <w:tcPr>
            <w:tcW w:w="738" w:type="dxa"/>
          </w:tcPr>
          <w:p w14:paraId="4CD4CEB7" w14:textId="77777777" w:rsidR="00221EE1" w:rsidRPr="00DA5F4D" w:rsidRDefault="0054774F" w:rsidP="00221EE1">
            <w:pPr>
              <w:pStyle w:val="ListParagraph"/>
              <w:tabs>
                <w:tab w:val="left" w:pos="720"/>
                <w:tab w:val="left" w:pos="4191"/>
              </w:tabs>
              <w:ind w:left="0"/>
              <w:jc w:val="center"/>
              <w:rPr>
                <w:sz w:val="26"/>
                <w:szCs w:val="26"/>
              </w:rPr>
            </w:pPr>
            <w:r>
              <w:rPr>
                <w:sz w:val="26"/>
                <w:szCs w:val="26"/>
              </w:rPr>
              <w:t>3</w:t>
            </w:r>
          </w:p>
        </w:tc>
        <w:tc>
          <w:tcPr>
            <w:tcW w:w="3960" w:type="dxa"/>
          </w:tcPr>
          <w:p w14:paraId="1B0B31C0" w14:textId="77777777" w:rsidR="00221EE1" w:rsidRPr="00DA5F4D" w:rsidRDefault="00221EE1" w:rsidP="00221EE1">
            <w:pPr>
              <w:pStyle w:val="ListParagraph"/>
              <w:tabs>
                <w:tab w:val="left" w:pos="720"/>
                <w:tab w:val="left" w:pos="4191"/>
              </w:tabs>
              <w:ind w:left="0"/>
              <w:rPr>
                <w:sz w:val="26"/>
                <w:szCs w:val="26"/>
              </w:rPr>
            </w:pPr>
            <w:r w:rsidRPr="00DA5F4D">
              <w:rPr>
                <w:sz w:val="26"/>
                <w:szCs w:val="26"/>
              </w:rPr>
              <w:t>Nâng cấp module Báo cáo lỗi</w:t>
            </w:r>
          </w:p>
        </w:tc>
        <w:tc>
          <w:tcPr>
            <w:tcW w:w="1530" w:type="dxa"/>
          </w:tcPr>
          <w:p w14:paraId="1780627A" w14:textId="77777777" w:rsidR="00221EE1" w:rsidRPr="00DA5F4D" w:rsidRDefault="00473AA2" w:rsidP="00CA10FE">
            <w:pPr>
              <w:pStyle w:val="ListParagraph"/>
              <w:tabs>
                <w:tab w:val="left" w:pos="720"/>
                <w:tab w:val="left" w:pos="4191"/>
              </w:tabs>
              <w:ind w:left="0"/>
              <w:jc w:val="center"/>
              <w:rPr>
                <w:sz w:val="26"/>
                <w:szCs w:val="26"/>
              </w:rPr>
            </w:pPr>
            <w:r>
              <w:rPr>
                <w:sz w:val="26"/>
                <w:szCs w:val="26"/>
              </w:rPr>
              <w:t>Trung bình</w:t>
            </w:r>
          </w:p>
        </w:tc>
        <w:tc>
          <w:tcPr>
            <w:tcW w:w="3150" w:type="dxa"/>
          </w:tcPr>
          <w:p w14:paraId="334E9FFD" w14:textId="77777777" w:rsidR="00221EE1" w:rsidRPr="00DA5F4D" w:rsidRDefault="00221EE1" w:rsidP="00221EE1">
            <w:pPr>
              <w:pStyle w:val="ListParagraph"/>
              <w:tabs>
                <w:tab w:val="left" w:pos="720"/>
                <w:tab w:val="left" w:pos="4191"/>
              </w:tabs>
              <w:ind w:left="0"/>
              <w:rPr>
                <w:sz w:val="26"/>
                <w:szCs w:val="26"/>
              </w:rPr>
            </w:pPr>
          </w:p>
        </w:tc>
      </w:tr>
      <w:tr w:rsidR="00221EE1" w14:paraId="4E377E2C" w14:textId="77777777" w:rsidTr="0054774F">
        <w:tc>
          <w:tcPr>
            <w:tcW w:w="738" w:type="dxa"/>
          </w:tcPr>
          <w:p w14:paraId="77BC072C" w14:textId="77777777" w:rsidR="00221EE1" w:rsidRPr="00DA5F4D" w:rsidRDefault="0054774F" w:rsidP="00221EE1">
            <w:pPr>
              <w:tabs>
                <w:tab w:val="left" w:pos="720"/>
                <w:tab w:val="left" w:pos="4191"/>
              </w:tabs>
              <w:jc w:val="center"/>
              <w:rPr>
                <w:sz w:val="26"/>
                <w:szCs w:val="26"/>
              </w:rPr>
            </w:pPr>
            <w:r>
              <w:rPr>
                <w:sz w:val="26"/>
                <w:szCs w:val="26"/>
              </w:rPr>
              <w:t>4</w:t>
            </w:r>
          </w:p>
        </w:tc>
        <w:tc>
          <w:tcPr>
            <w:tcW w:w="3960" w:type="dxa"/>
          </w:tcPr>
          <w:p w14:paraId="036C242A" w14:textId="77777777" w:rsidR="00221EE1" w:rsidRPr="00DA5F4D" w:rsidRDefault="00221EE1" w:rsidP="00221EE1">
            <w:pPr>
              <w:tabs>
                <w:tab w:val="left" w:pos="720"/>
                <w:tab w:val="left" w:pos="4191"/>
              </w:tabs>
              <w:rPr>
                <w:sz w:val="26"/>
                <w:szCs w:val="26"/>
              </w:rPr>
            </w:pPr>
            <w:r w:rsidRPr="00DA5F4D">
              <w:rPr>
                <w:sz w:val="26"/>
                <w:szCs w:val="26"/>
              </w:rPr>
              <w:t>Nâng cấp module Báo cáo sự kiện tổn thất</w:t>
            </w:r>
          </w:p>
        </w:tc>
        <w:tc>
          <w:tcPr>
            <w:tcW w:w="1530" w:type="dxa"/>
          </w:tcPr>
          <w:p w14:paraId="66B4186D" w14:textId="77777777" w:rsidR="00221EE1" w:rsidRPr="00DA5F4D" w:rsidRDefault="00CA10FE" w:rsidP="00CA10FE">
            <w:pPr>
              <w:tabs>
                <w:tab w:val="left" w:pos="720"/>
                <w:tab w:val="left" w:pos="4191"/>
              </w:tabs>
              <w:jc w:val="center"/>
              <w:rPr>
                <w:sz w:val="26"/>
                <w:szCs w:val="26"/>
              </w:rPr>
            </w:pPr>
            <w:r>
              <w:rPr>
                <w:sz w:val="26"/>
                <w:szCs w:val="26"/>
              </w:rPr>
              <w:t>Cao</w:t>
            </w:r>
          </w:p>
        </w:tc>
        <w:tc>
          <w:tcPr>
            <w:tcW w:w="3150" w:type="dxa"/>
          </w:tcPr>
          <w:p w14:paraId="2619FE24" w14:textId="77777777" w:rsidR="00221EE1" w:rsidRPr="00DA5F4D" w:rsidRDefault="00473AA2" w:rsidP="00473AA2">
            <w:pPr>
              <w:tabs>
                <w:tab w:val="left" w:pos="720"/>
                <w:tab w:val="left" w:pos="4191"/>
              </w:tabs>
              <w:rPr>
                <w:sz w:val="26"/>
                <w:szCs w:val="26"/>
              </w:rPr>
            </w:pPr>
            <w:r>
              <w:rPr>
                <w:sz w:val="26"/>
                <w:szCs w:val="26"/>
              </w:rPr>
              <w:t xml:space="preserve">Thêm mới </w:t>
            </w:r>
            <w:r w:rsidR="0054774F">
              <w:rPr>
                <w:sz w:val="26"/>
                <w:szCs w:val="26"/>
              </w:rPr>
              <w:t>1</w:t>
            </w:r>
            <w:r>
              <w:rPr>
                <w:sz w:val="26"/>
                <w:szCs w:val="26"/>
              </w:rPr>
              <w:t>5 trường dữ liệu</w:t>
            </w:r>
          </w:p>
        </w:tc>
      </w:tr>
      <w:tr w:rsidR="00221EE1" w14:paraId="1B2510FC" w14:textId="77777777" w:rsidTr="0054774F">
        <w:tc>
          <w:tcPr>
            <w:tcW w:w="738" w:type="dxa"/>
          </w:tcPr>
          <w:p w14:paraId="41F048AF" w14:textId="77777777" w:rsidR="00221EE1" w:rsidRPr="00DA5F4D" w:rsidRDefault="0054774F" w:rsidP="00221EE1">
            <w:pPr>
              <w:tabs>
                <w:tab w:val="left" w:pos="720"/>
                <w:tab w:val="left" w:pos="4191"/>
              </w:tabs>
              <w:jc w:val="center"/>
              <w:rPr>
                <w:sz w:val="26"/>
                <w:szCs w:val="26"/>
              </w:rPr>
            </w:pPr>
            <w:r>
              <w:rPr>
                <w:sz w:val="26"/>
                <w:szCs w:val="26"/>
              </w:rPr>
              <w:t>5</w:t>
            </w:r>
          </w:p>
        </w:tc>
        <w:tc>
          <w:tcPr>
            <w:tcW w:w="3960" w:type="dxa"/>
          </w:tcPr>
          <w:p w14:paraId="3A212E3A" w14:textId="77777777" w:rsidR="00221EE1" w:rsidRPr="00DA5F4D" w:rsidRDefault="00221EE1" w:rsidP="00221EE1">
            <w:pPr>
              <w:tabs>
                <w:tab w:val="left" w:pos="720"/>
                <w:tab w:val="left" w:pos="4191"/>
              </w:tabs>
              <w:rPr>
                <w:sz w:val="26"/>
                <w:szCs w:val="26"/>
              </w:rPr>
            </w:pPr>
            <w:r w:rsidRPr="00DA5F4D">
              <w:rPr>
                <w:sz w:val="26"/>
                <w:szCs w:val="26"/>
              </w:rPr>
              <w:t>Thêm mới module giám sát hành động giảm thiểu rủi ro</w:t>
            </w:r>
          </w:p>
        </w:tc>
        <w:tc>
          <w:tcPr>
            <w:tcW w:w="1530" w:type="dxa"/>
          </w:tcPr>
          <w:p w14:paraId="25F739F1" w14:textId="77777777" w:rsidR="00221EE1" w:rsidRPr="00DA5F4D" w:rsidRDefault="00CA10FE" w:rsidP="00CA10FE">
            <w:pPr>
              <w:pStyle w:val="ListParagraph"/>
              <w:tabs>
                <w:tab w:val="left" w:pos="720"/>
                <w:tab w:val="left" w:pos="4191"/>
              </w:tabs>
              <w:ind w:left="0"/>
              <w:jc w:val="center"/>
              <w:rPr>
                <w:sz w:val="26"/>
                <w:szCs w:val="26"/>
              </w:rPr>
            </w:pPr>
            <w:r>
              <w:rPr>
                <w:sz w:val="26"/>
                <w:szCs w:val="26"/>
              </w:rPr>
              <w:t>Cao</w:t>
            </w:r>
          </w:p>
        </w:tc>
        <w:tc>
          <w:tcPr>
            <w:tcW w:w="3150" w:type="dxa"/>
          </w:tcPr>
          <w:p w14:paraId="1876A859" w14:textId="77777777" w:rsidR="00221EE1" w:rsidRPr="00DA5F4D" w:rsidRDefault="00473AA2" w:rsidP="00473AA2">
            <w:pPr>
              <w:tabs>
                <w:tab w:val="left" w:pos="720"/>
                <w:tab w:val="left" w:pos="4191"/>
              </w:tabs>
              <w:rPr>
                <w:sz w:val="26"/>
                <w:szCs w:val="26"/>
              </w:rPr>
            </w:pPr>
            <w:r>
              <w:rPr>
                <w:sz w:val="26"/>
                <w:szCs w:val="26"/>
              </w:rPr>
              <w:t xml:space="preserve">Quản lý, giám sát các hành động xử lý rủi ro được đưa ra. </w:t>
            </w:r>
          </w:p>
        </w:tc>
      </w:tr>
      <w:tr w:rsidR="00221EE1" w14:paraId="219B6974" w14:textId="77777777" w:rsidTr="0054774F">
        <w:tc>
          <w:tcPr>
            <w:tcW w:w="738" w:type="dxa"/>
          </w:tcPr>
          <w:p w14:paraId="7809654A" w14:textId="77777777" w:rsidR="00221EE1" w:rsidRPr="00DA5F4D" w:rsidRDefault="0054774F" w:rsidP="00221EE1">
            <w:pPr>
              <w:tabs>
                <w:tab w:val="left" w:pos="720"/>
                <w:tab w:val="left" w:pos="4191"/>
              </w:tabs>
              <w:jc w:val="center"/>
              <w:rPr>
                <w:sz w:val="26"/>
                <w:szCs w:val="26"/>
              </w:rPr>
            </w:pPr>
            <w:r>
              <w:rPr>
                <w:sz w:val="26"/>
                <w:szCs w:val="26"/>
              </w:rPr>
              <w:t>6</w:t>
            </w:r>
          </w:p>
        </w:tc>
        <w:tc>
          <w:tcPr>
            <w:tcW w:w="3960" w:type="dxa"/>
          </w:tcPr>
          <w:p w14:paraId="1B7FCE9B" w14:textId="77777777" w:rsidR="00221EE1" w:rsidRPr="00DA5F4D" w:rsidRDefault="00221EE1" w:rsidP="00221EE1">
            <w:pPr>
              <w:tabs>
                <w:tab w:val="left" w:pos="720"/>
                <w:tab w:val="left" w:pos="4191"/>
              </w:tabs>
              <w:rPr>
                <w:sz w:val="26"/>
                <w:szCs w:val="26"/>
              </w:rPr>
            </w:pPr>
            <w:r w:rsidRPr="00DA5F4D">
              <w:rPr>
                <w:sz w:val="26"/>
                <w:szCs w:val="26"/>
              </w:rPr>
              <w:t>Thêm mới module KRIs</w:t>
            </w:r>
          </w:p>
        </w:tc>
        <w:tc>
          <w:tcPr>
            <w:tcW w:w="1530" w:type="dxa"/>
          </w:tcPr>
          <w:p w14:paraId="1125DA91" w14:textId="77777777" w:rsidR="00221EE1" w:rsidRPr="00DA5F4D" w:rsidRDefault="00473AA2" w:rsidP="00CA10FE">
            <w:pPr>
              <w:tabs>
                <w:tab w:val="left" w:pos="720"/>
                <w:tab w:val="left" w:pos="4191"/>
              </w:tabs>
              <w:jc w:val="center"/>
              <w:rPr>
                <w:sz w:val="26"/>
                <w:szCs w:val="26"/>
              </w:rPr>
            </w:pPr>
            <w:r>
              <w:rPr>
                <w:sz w:val="26"/>
                <w:szCs w:val="26"/>
              </w:rPr>
              <w:t>Cao</w:t>
            </w:r>
          </w:p>
        </w:tc>
        <w:tc>
          <w:tcPr>
            <w:tcW w:w="3150" w:type="dxa"/>
          </w:tcPr>
          <w:p w14:paraId="743EA060" w14:textId="77777777" w:rsidR="00221EE1" w:rsidRPr="00DA5F4D" w:rsidRDefault="00473AA2" w:rsidP="00473AA2">
            <w:pPr>
              <w:tabs>
                <w:tab w:val="left" w:pos="720"/>
                <w:tab w:val="left" w:pos="4191"/>
              </w:tabs>
              <w:rPr>
                <w:sz w:val="26"/>
                <w:szCs w:val="26"/>
              </w:rPr>
            </w:pPr>
            <w:r>
              <w:rPr>
                <w:sz w:val="26"/>
                <w:szCs w:val="26"/>
              </w:rPr>
              <w:t>Quản lý, giám sát các rủi ro chính xảy ra tại MSB</w:t>
            </w:r>
          </w:p>
        </w:tc>
      </w:tr>
      <w:tr w:rsidR="00221EE1" w14:paraId="2832740A" w14:textId="77777777" w:rsidTr="0054774F">
        <w:tc>
          <w:tcPr>
            <w:tcW w:w="738" w:type="dxa"/>
          </w:tcPr>
          <w:p w14:paraId="6229543D" w14:textId="77777777" w:rsidR="00221EE1" w:rsidRPr="00DA5F4D" w:rsidRDefault="0054774F" w:rsidP="00221EE1">
            <w:pPr>
              <w:tabs>
                <w:tab w:val="left" w:pos="720"/>
                <w:tab w:val="left" w:pos="4191"/>
              </w:tabs>
              <w:jc w:val="center"/>
              <w:rPr>
                <w:sz w:val="26"/>
                <w:szCs w:val="26"/>
              </w:rPr>
            </w:pPr>
            <w:r>
              <w:rPr>
                <w:sz w:val="26"/>
                <w:szCs w:val="26"/>
              </w:rPr>
              <w:t>7</w:t>
            </w:r>
          </w:p>
        </w:tc>
        <w:tc>
          <w:tcPr>
            <w:tcW w:w="3960" w:type="dxa"/>
          </w:tcPr>
          <w:p w14:paraId="6691A4D7" w14:textId="77777777" w:rsidR="00221EE1" w:rsidRPr="00DA5F4D" w:rsidRDefault="00221EE1" w:rsidP="00221EE1">
            <w:pPr>
              <w:tabs>
                <w:tab w:val="left" w:pos="720"/>
                <w:tab w:val="left" w:pos="4191"/>
              </w:tabs>
              <w:rPr>
                <w:sz w:val="26"/>
                <w:szCs w:val="26"/>
              </w:rPr>
            </w:pPr>
            <w:r w:rsidRPr="00DA5F4D">
              <w:rPr>
                <w:sz w:val="26"/>
                <w:szCs w:val="26"/>
              </w:rPr>
              <w:t>Thêm mới module tính toán vốn</w:t>
            </w:r>
          </w:p>
        </w:tc>
        <w:tc>
          <w:tcPr>
            <w:tcW w:w="1530" w:type="dxa"/>
          </w:tcPr>
          <w:p w14:paraId="7C6DAF88" w14:textId="77777777" w:rsidR="00221EE1" w:rsidRPr="00DA5F4D" w:rsidRDefault="00CA10FE" w:rsidP="00CA10FE">
            <w:pPr>
              <w:tabs>
                <w:tab w:val="left" w:pos="720"/>
                <w:tab w:val="left" w:pos="4191"/>
              </w:tabs>
              <w:jc w:val="center"/>
              <w:rPr>
                <w:sz w:val="26"/>
                <w:szCs w:val="26"/>
              </w:rPr>
            </w:pPr>
            <w:r>
              <w:rPr>
                <w:sz w:val="26"/>
                <w:szCs w:val="26"/>
              </w:rPr>
              <w:t>Trung bình</w:t>
            </w:r>
          </w:p>
        </w:tc>
        <w:tc>
          <w:tcPr>
            <w:tcW w:w="3150" w:type="dxa"/>
          </w:tcPr>
          <w:p w14:paraId="16F3F609" w14:textId="77777777" w:rsidR="00221EE1" w:rsidRPr="00DA5F4D" w:rsidRDefault="00473AA2" w:rsidP="00473AA2">
            <w:pPr>
              <w:tabs>
                <w:tab w:val="left" w:pos="720"/>
                <w:tab w:val="left" w:pos="4191"/>
              </w:tabs>
              <w:rPr>
                <w:sz w:val="26"/>
                <w:szCs w:val="26"/>
              </w:rPr>
            </w:pPr>
            <w:r>
              <w:rPr>
                <w:sz w:val="26"/>
                <w:szCs w:val="26"/>
              </w:rPr>
              <w:t xml:space="preserve">Lưu trữ vốn yêu cầu cho </w:t>
            </w:r>
            <w:r>
              <w:rPr>
                <w:sz w:val="26"/>
                <w:szCs w:val="26"/>
              </w:rPr>
              <w:lastRenderedPageBreak/>
              <w:t>RRHĐ qua các năm</w:t>
            </w:r>
          </w:p>
        </w:tc>
      </w:tr>
      <w:tr w:rsidR="00221EE1" w14:paraId="38C7743A" w14:textId="77777777" w:rsidTr="0054774F">
        <w:tc>
          <w:tcPr>
            <w:tcW w:w="738" w:type="dxa"/>
          </w:tcPr>
          <w:p w14:paraId="329A6306" w14:textId="77777777" w:rsidR="00221EE1" w:rsidRPr="00DA5F4D" w:rsidRDefault="0054774F" w:rsidP="00221EE1">
            <w:pPr>
              <w:tabs>
                <w:tab w:val="left" w:pos="720"/>
                <w:tab w:val="left" w:pos="4191"/>
              </w:tabs>
              <w:jc w:val="center"/>
              <w:rPr>
                <w:sz w:val="26"/>
                <w:szCs w:val="26"/>
              </w:rPr>
            </w:pPr>
            <w:r>
              <w:rPr>
                <w:sz w:val="26"/>
                <w:szCs w:val="26"/>
              </w:rPr>
              <w:lastRenderedPageBreak/>
              <w:t>8</w:t>
            </w:r>
          </w:p>
        </w:tc>
        <w:tc>
          <w:tcPr>
            <w:tcW w:w="3960" w:type="dxa"/>
          </w:tcPr>
          <w:p w14:paraId="67D5AA47" w14:textId="77777777" w:rsidR="00221EE1" w:rsidRPr="00DA5F4D" w:rsidRDefault="00221EE1" w:rsidP="00221EE1">
            <w:pPr>
              <w:tabs>
                <w:tab w:val="left" w:pos="720"/>
                <w:tab w:val="left" w:pos="4191"/>
              </w:tabs>
              <w:rPr>
                <w:sz w:val="26"/>
                <w:szCs w:val="26"/>
              </w:rPr>
            </w:pPr>
            <w:r w:rsidRPr="00DA5F4D">
              <w:rPr>
                <w:sz w:val="26"/>
                <w:szCs w:val="26"/>
              </w:rPr>
              <w:t>Thêm mới module Phân tích kịch bản</w:t>
            </w:r>
          </w:p>
        </w:tc>
        <w:tc>
          <w:tcPr>
            <w:tcW w:w="1530" w:type="dxa"/>
          </w:tcPr>
          <w:p w14:paraId="0AF2627A" w14:textId="77777777" w:rsidR="00221EE1" w:rsidRPr="00DA5F4D" w:rsidRDefault="00CA10FE" w:rsidP="00CA10FE">
            <w:pPr>
              <w:tabs>
                <w:tab w:val="left" w:pos="720"/>
                <w:tab w:val="left" w:pos="4191"/>
              </w:tabs>
              <w:jc w:val="center"/>
              <w:rPr>
                <w:sz w:val="26"/>
                <w:szCs w:val="26"/>
              </w:rPr>
            </w:pPr>
            <w:r>
              <w:rPr>
                <w:sz w:val="26"/>
                <w:szCs w:val="26"/>
              </w:rPr>
              <w:t>Trung bình</w:t>
            </w:r>
          </w:p>
        </w:tc>
        <w:tc>
          <w:tcPr>
            <w:tcW w:w="3150" w:type="dxa"/>
          </w:tcPr>
          <w:p w14:paraId="0FB89F64" w14:textId="77777777" w:rsidR="00221EE1" w:rsidRPr="00DA5F4D" w:rsidRDefault="00473AA2" w:rsidP="00473AA2">
            <w:pPr>
              <w:tabs>
                <w:tab w:val="left" w:pos="720"/>
                <w:tab w:val="left" w:pos="4191"/>
              </w:tabs>
              <w:rPr>
                <w:sz w:val="26"/>
                <w:szCs w:val="26"/>
              </w:rPr>
            </w:pPr>
            <w:r>
              <w:rPr>
                <w:sz w:val="26"/>
                <w:szCs w:val="26"/>
              </w:rPr>
              <w:t>Phân tích, lưu trữ các kịch bản có thể xảy ra dựa trên các sự kiện</w:t>
            </w:r>
          </w:p>
        </w:tc>
      </w:tr>
      <w:tr w:rsidR="00917841" w14:paraId="1BEB7CF1" w14:textId="77777777" w:rsidTr="0054774F">
        <w:tc>
          <w:tcPr>
            <w:tcW w:w="738" w:type="dxa"/>
          </w:tcPr>
          <w:p w14:paraId="56C2B80D" w14:textId="77777777" w:rsidR="00917841" w:rsidRDefault="00917841" w:rsidP="00221EE1">
            <w:pPr>
              <w:tabs>
                <w:tab w:val="left" w:pos="720"/>
                <w:tab w:val="left" w:pos="4191"/>
              </w:tabs>
              <w:jc w:val="center"/>
              <w:rPr>
                <w:sz w:val="26"/>
                <w:szCs w:val="26"/>
              </w:rPr>
            </w:pPr>
            <w:r>
              <w:rPr>
                <w:sz w:val="26"/>
                <w:szCs w:val="26"/>
              </w:rPr>
              <w:t>9</w:t>
            </w:r>
          </w:p>
        </w:tc>
        <w:tc>
          <w:tcPr>
            <w:tcW w:w="3960" w:type="dxa"/>
          </w:tcPr>
          <w:p w14:paraId="071BA28B" w14:textId="77777777" w:rsidR="00917841" w:rsidRPr="00DA5F4D" w:rsidRDefault="00917841" w:rsidP="00221EE1">
            <w:pPr>
              <w:tabs>
                <w:tab w:val="left" w:pos="720"/>
                <w:tab w:val="left" w:pos="4191"/>
              </w:tabs>
              <w:rPr>
                <w:sz w:val="26"/>
                <w:szCs w:val="26"/>
              </w:rPr>
            </w:pPr>
            <w:r>
              <w:rPr>
                <w:sz w:val="26"/>
                <w:szCs w:val="26"/>
              </w:rPr>
              <w:t>Thêm dữ liệu module Quản lý hệ thống</w:t>
            </w:r>
          </w:p>
        </w:tc>
        <w:tc>
          <w:tcPr>
            <w:tcW w:w="1530" w:type="dxa"/>
          </w:tcPr>
          <w:p w14:paraId="4A375D7A" w14:textId="77777777" w:rsidR="00917841" w:rsidRDefault="00917841" w:rsidP="00CA10FE">
            <w:pPr>
              <w:tabs>
                <w:tab w:val="left" w:pos="720"/>
                <w:tab w:val="left" w:pos="4191"/>
              </w:tabs>
              <w:jc w:val="center"/>
              <w:rPr>
                <w:sz w:val="26"/>
                <w:szCs w:val="26"/>
              </w:rPr>
            </w:pPr>
            <w:r>
              <w:rPr>
                <w:sz w:val="26"/>
                <w:szCs w:val="26"/>
              </w:rPr>
              <w:t xml:space="preserve">Trung bình </w:t>
            </w:r>
          </w:p>
        </w:tc>
        <w:tc>
          <w:tcPr>
            <w:tcW w:w="3150" w:type="dxa"/>
          </w:tcPr>
          <w:p w14:paraId="4909E6E3" w14:textId="77777777" w:rsidR="00917841" w:rsidRDefault="00917841" w:rsidP="00473AA2">
            <w:pPr>
              <w:tabs>
                <w:tab w:val="left" w:pos="720"/>
                <w:tab w:val="left" w:pos="4191"/>
              </w:tabs>
              <w:rPr>
                <w:sz w:val="26"/>
                <w:szCs w:val="26"/>
              </w:rPr>
            </w:pPr>
            <w:r>
              <w:rPr>
                <w:sz w:val="26"/>
                <w:szCs w:val="26"/>
              </w:rPr>
              <w:t>Thêm mới dữ liệu</w:t>
            </w:r>
          </w:p>
        </w:tc>
      </w:tr>
    </w:tbl>
    <w:p w14:paraId="3424E14C" w14:textId="77777777" w:rsidR="00D12BD0" w:rsidRPr="008358A4" w:rsidRDefault="00D12BD0" w:rsidP="008358A4">
      <w:pPr>
        <w:tabs>
          <w:tab w:val="left" w:pos="450"/>
          <w:tab w:val="left" w:pos="4191"/>
        </w:tabs>
        <w:rPr>
          <w:i/>
          <w:sz w:val="26"/>
          <w:szCs w:val="26"/>
        </w:rPr>
      </w:pPr>
    </w:p>
    <w:sectPr w:rsidR="00D12BD0" w:rsidRPr="008358A4" w:rsidSect="00431C25">
      <w:headerReference w:type="even" r:id="rId29"/>
      <w:headerReference w:type="default" r:id="rId30"/>
      <w:footerReference w:type="default" r:id="rId31"/>
      <w:pgSz w:w="12240" w:h="15840"/>
      <w:pgMar w:top="1440" w:right="1440" w:bottom="1170" w:left="1440" w:header="720" w:footer="720" w:gutter="0"/>
      <w:pgNumType w:start="1"/>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6" w:author="Customer" w:date="2015-05-13T14:31:00Z" w:initials="C">
    <w:p w14:paraId="2BDE1D26" w14:textId="77777777" w:rsidR="003B52F3" w:rsidRDefault="003B52F3">
      <w:pPr>
        <w:pStyle w:val="CommentText"/>
      </w:pPr>
      <w:r>
        <w:rPr>
          <w:rStyle w:val="CommentReference"/>
        </w:rPr>
        <w:annotationRef/>
      </w:r>
      <w:r>
        <w:t>Loại tiền tệ có cần phân biệt theo từng trường “Thu hồi từ BH” và “Thu hồi từ nguồn khác” không?</w:t>
      </w:r>
    </w:p>
  </w:comment>
  <w:comment w:id="251" w:author="Customer" w:date="2015-05-13T15:59:00Z" w:initials="C">
    <w:p w14:paraId="0310F494" w14:textId="77777777" w:rsidR="003B52F3" w:rsidRDefault="003B52F3">
      <w:pPr>
        <w:pStyle w:val="CommentText"/>
      </w:pPr>
      <w:r>
        <w:rPr>
          <w:rStyle w:val="CommentReference"/>
        </w:rPr>
        <w:annotationRef/>
      </w:r>
      <w:r>
        <w:t>Không sử dụng email để confirm, chỉ nên sử dụng msgbox thôi.</w:t>
      </w:r>
    </w:p>
  </w:comment>
  <w:comment w:id="373" w:author="Michael Nguyen" w:date="2015-05-14T06:41:00Z" w:initials="MN">
    <w:p w14:paraId="76F8C7F8" w14:textId="77A80626" w:rsidR="003B52F3" w:rsidRDefault="003B52F3">
      <w:pPr>
        <w:pStyle w:val="CommentText"/>
      </w:pPr>
      <w:r>
        <w:rPr>
          <w:rStyle w:val="CommentReference"/>
        </w:rPr>
        <w:annotationRef/>
      </w:r>
      <w:r>
        <w:t>Module gủi email là phát sinh mới</w:t>
      </w:r>
    </w:p>
  </w:comment>
  <w:comment w:id="510" w:author="Michael Nguyen" w:date="2015-05-14T06:40:00Z" w:initials="MN">
    <w:p w14:paraId="6441A8FC" w14:textId="0B61161C" w:rsidR="003B52F3" w:rsidRDefault="003B52F3">
      <w:pPr>
        <w:pStyle w:val="CommentText"/>
      </w:pPr>
      <w:r>
        <w:rPr>
          <w:rStyle w:val="CommentReference"/>
        </w:rPr>
        <w:annotationRef/>
      </w:r>
      <w:r>
        <w:t>Ko hợp lý. KRI phải có trc giá trị KRI, mà ngày này lại lấy từ màn hình giá trị sang???????</w:t>
      </w:r>
    </w:p>
  </w:comment>
  <w:comment w:id="541" w:author="Michael Nguyen" w:date="2015-05-14T06:43:00Z" w:initials="MN">
    <w:p w14:paraId="39FDBB6B" w14:textId="1AC18F99" w:rsidR="003B52F3" w:rsidRDefault="003B52F3">
      <w:pPr>
        <w:pStyle w:val="CommentText"/>
      </w:pPr>
      <w:r>
        <w:rPr>
          <w:rStyle w:val="CommentReference"/>
        </w:rPr>
        <w:annotationRef/>
      </w:r>
      <w:r>
        <w:t>Mail phát sinh mới</w:t>
      </w:r>
    </w:p>
  </w:comment>
  <w:comment w:id="556" w:author="Michael Nguyen" w:date="2015-05-14T06:52:00Z" w:initials="MN">
    <w:p w14:paraId="3C454F30" w14:textId="5B57B490" w:rsidR="003B52F3" w:rsidRDefault="003B52F3">
      <w:pPr>
        <w:pStyle w:val="CommentText"/>
      </w:pPr>
      <w:r>
        <w:rPr>
          <w:rStyle w:val="CommentReference"/>
        </w:rPr>
        <w:annotationRef/>
      </w:r>
      <w:r>
        <w:t xml:space="preserve">Check lại </w:t>
      </w:r>
    </w:p>
  </w:comment>
  <w:comment w:id="711" w:author="Michael Nguyen" w:date="2015-05-14T07:19:00Z" w:initials="MN">
    <w:p w14:paraId="0C00B47F" w14:textId="67EA46B3" w:rsidR="003B52F3" w:rsidRDefault="003B52F3">
      <w:pPr>
        <w:pStyle w:val="CommentText"/>
      </w:pPr>
      <w:r>
        <w:rPr>
          <w:rStyle w:val="CommentReference"/>
        </w:rPr>
        <w:annotationRef/>
      </w:r>
      <w:r>
        <w:t>Cần vẽ lại hình</w:t>
      </w:r>
    </w:p>
  </w:comment>
  <w:comment w:id="1214" w:author="Michael Nguyen" w:date="2015-05-14T07:23:00Z" w:initials="MN">
    <w:p w14:paraId="3630B676" w14:textId="0DD5107B" w:rsidR="003B52F3" w:rsidRDefault="003B52F3">
      <w:pPr>
        <w:pStyle w:val="CommentText"/>
      </w:pPr>
      <w:r>
        <w:rPr>
          <w:rStyle w:val="CommentReference"/>
        </w:rPr>
        <w:annotationRef/>
      </w:r>
      <w:r>
        <w:rPr>
          <w:noProof/>
        </w:rPr>
        <w:t>Xem lạ</w:t>
      </w:r>
      <w:r w:rsidR="0096261D">
        <w:rPr>
          <w:noProof/>
        </w:rPr>
        <w:t>i c/n n</w:t>
      </w:r>
      <w:r w:rsidR="0096261D">
        <w:rPr>
          <w:noProof/>
        </w:rPr>
        <w:t>ăng này</w:t>
      </w:r>
    </w:p>
  </w:comment>
  <w:comment w:id="1218" w:author="Michael Nguyen" w:date="2015-05-14T07:28:00Z" w:initials="MN">
    <w:p w14:paraId="23BD543E" w14:textId="31558D51" w:rsidR="00E253C5" w:rsidRDefault="00E253C5">
      <w:pPr>
        <w:pStyle w:val="CommentText"/>
      </w:pPr>
      <w:r>
        <w:rPr>
          <w:rStyle w:val="CommentReference"/>
        </w:rPr>
        <w:annotationRef/>
      </w:r>
      <w:r w:rsidR="0096261D">
        <w:rPr>
          <w:noProof/>
        </w:rPr>
        <w:t>Mô t</w:t>
      </w:r>
      <w:r w:rsidR="0096261D">
        <w:rPr>
          <w:noProof/>
        </w:rPr>
        <w:t>ả</w:t>
      </w:r>
      <w:r w:rsidR="0096261D">
        <w:rPr>
          <w:noProof/>
        </w:rPr>
        <w:t xml:space="preserve"> hình </w:t>
      </w:r>
      <w:r w:rsidR="0096261D">
        <w:rPr>
          <w:noProof/>
        </w:rPr>
        <w:t>ở</w:t>
      </w:r>
      <w:r w:rsidR="0096261D">
        <w:rPr>
          <w:noProof/>
        </w:rPr>
        <w:t xml:space="preserve"> đây</w:t>
      </w:r>
      <w:bookmarkStart w:id="1219" w:name="_GoBack"/>
      <w:bookmarkEnd w:id="1219"/>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BDE1D26" w15:done="0"/>
  <w15:commentEx w15:paraId="0310F494" w15:done="0"/>
  <w15:commentEx w15:paraId="76F8C7F8" w15:done="0"/>
  <w15:commentEx w15:paraId="6441A8FC" w15:done="0"/>
  <w15:commentEx w15:paraId="39FDBB6B" w15:done="0"/>
  <w15:commentEx w15:paraId="3C454F30" w15:done="0"/>
  <w15:commentEx w15:paraId="0C00B47F" w15:done="0"/>
  <w15:commentEx w15:paraId="3630B676" w15:done="0"/>
  <w15:commentEx w15:paraId="23BD543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CD5C83E" w14:textId="77777777" w:rsidR="003B52F3" w:rsidRDefault="003B52F3" w:rsidP="00EE09C5">
      <w:pPr>
        <w:spacing w:after="0" w:line="240" w:lineRule="auto"/>
      </w:pPr>
      <w:r>
        <w:separator/>
      </w:r>
    </w:p>
  </w:endnote>
  <w:endnote w:type="continuationSeparator" w:id="0">
    <w:p w14:paraId="0B7BA369" w14:textId="77777777" w:rsidR="003B52F3" w:rsidRDefault="003B52F3" w:rsidP="00EE0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DB9193" w14:textId="77777777" w:rsidR="003B52F3" w:rsidRPr="00C73489" w:rsidRDefault="003B52F3" w:rsidP="00C73489">
    <w:pPr>
      <w:pStyle w:val="Footer"/>
      <w:tabs>
        <w:tab w:val="left" w:pos="3684"/>
      </w:tabs>
      <w:rPr>
        <w:i/>
        <w:sz w:val="24"/>
      </w:rPr>
    </w:pPr>
  </w:p>
  <w:p w14:paraId="676C7836" w14:textId="77777777" w:rsidR="003B52F3" w:rsidRPr="00C73489" w:rsidRDefault="003B52F3" w:rsidP="00F24329">
    <w:pPr>
      <w:pStyle w:val="Footer"/>
      <w:rPr>
        <w:i/>
        <w:sz w:val="28"/>
        <w:szCs w:val="26"/>
      </w:rPr>
    </w:pPr>
    <w:r>
      <w:rPr>
        <w:i/>
        <w:noProof/>
        <w:sz w:val="24"/>
      </w:rPr>
      <w:pict w14:anchorId="6D609EE3">
        <v:line id="_x0000_s2052" style="position:absolute;z-index:251660288" from="-3.75pt,-8.15pt" to="467.2pt,-8.15pt" strokecolor="red" strokeweight="2pt"/>
      </w:pict>
    </w:r>
    <w:r w:rsidRPr="00C73489">
      <w:rPr>
        <w:i/>
        <w:sz w:val="24"/>
      </w:rPr>
      <w:t>Lần ban hành/ sửa đổi: 01/00</w:t>
    </w:r>
    <w:r w:rsidRPr="00C73489">
      <w:rPr>
        <w:sz w:val="24"/>
      </w:rPr>
      <w:t xml:space="preserve">                    </w:t>
    </w:r>
    <w:sdt>
      <w:sdtPr>
        <w:rPr>
          <w:i/>
          <w:sz w:val="24"/>
        </w:rPr>
        <w:id w:val="604848"/>
        <w:docPartObj>
          <w:docPartGallery w:val="Page Numbers (Bottom of Page)"/>
          <w:docPartUnique/>
        </w:docPartObj>
      </w:sdtPr>
      <w:sdtContent>
        <w:r w:rsidRPr="00C73489">
          <w:rPr>
            <w:i/>
            <w:sz w:val="24"/>
          </w:rPr>
          <w:t>Mã số: BM03/QT.IT.002</w:t>
        </w:r>
        <w:r>
          <w:rPr>
            <w:i/>
            <w:sz w:val="24"/>
          </w:rPr>
          <w:t xml:space="preserve">                             </w:t>
        </w:r>
        <w:r w:rsidRPr="00C73489">
          <w:rPr>
            <w:i/>
            <w:sz w:val="24"/>
          </w:rPr>
          <w:t xml:space="preserve">          </w:t>
        </w:r>
        <w:r w:rsidRPr="00C73489">
          <w:rPr>
            <w:i/>
            <w:sz w:val="24"/>
          </w:rPr>
          <w:fldChar w:fldCharType="begin"/>
        </w:r>
        <w:r w:rsidRPr="00C73489">
          <w:rPr>
            <w:i/>
            <w:sz w:val="24"/>
          </w:rPr>
          <w:instrText xml:space="preserve"> PAGE   \* MERGEFORMAT </w:instrText>
        </w:r>
        <w:r w:rsidRPr="00C73489">
          <w:rPr>
            <w:i/>
            <w:sz w:val="24"/>
          </w:rPr>
          <w:fldChar w:fldCharType="separate"/>
        </w:r>
        <w:r w:rsidR="0096261D">
          <w:rPr>
            <w:i/>
            <w:noProof/>
            <w:sz w:val="24"/>
          </w:rPr>
          <w:t>40</w:t>
        </w:r>
        <w:r w:rsidRPr="00C73489">
          <w:rPr>
            <w:i/>
            <w:sz w:val="24"/>
          </w:rPr>
          <w:fldChar w:fldCharType="end"/>
        </w:r>
        <w:r>
          <w:rPr>
            <w:i/>
            <w:sz w:val="24"/>
          </w:rPr>
          <w:t>/40</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DD8A3A" w14:textId="77777777" w:rsidR="003B52F3" w:rsidRDefault="003B52F3" w:rsidP="00EE09C5">
      <w:pPr>
        <w:spacing w:after="0" w:line="240" w:lineRule="auto"/>
      </w:pPr>
      <w:r>
        <w:separator/>
      </w:r>
    </w:p>
  </w:footnote>
  <w:footnote w:type="continuationSeparator" w:id="0">
    <w:p w14:paraId="4E3EF2C5" w14:textId="77777777" w:rsidR="003B52F3" w:rsidRDefault="003B52F3" w:rsidP="00EE09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F57818" w14:textId="77777777" w:rsidR="003B52F3" w:rsidRDefault="003B52F3">
    <w:r>
      <w:c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C66D69" w14:textId="77777777" w:rsidR="003B52F3" w:rsidRPr="0092053A" w:rsidRDefault="003B52F3">
    <w:pPr>
      <w:pStyle w:val="Header"/>
      <w:rPr>
        <w:sz w:val="26"/>
        <w:szCs w:val="26"/>
      </w:rPr>
    </w:pPr>
    <w:r>
      <w:rPr>
        <w:noProof/>
        <w:sz w:val="26"/>
        <w:szCs w:val="26"/>
      </w:rPr>
      <w:drawing>
        <wp:anchor distT="0" distB="0" distL="114300" distR="114300" simplePos="0" relativeHeight="251659264" behindDoc="0" locked="0" layoutInCell="1" allowOverlap="1" wp14:anchorId="05E25734" wp14:editId="57380AD4">
          <wp:simplePos x="0" y="0"/>
          <wp:positionH relativeFrom="column">
            <wp:posOffset>5172941</wp:posOffset>
          </wp:positionH>
          <wp:positionV relativeFrom="paragraph">
            <wp:posOffset>-124691</wp:posOffset>
          </wp:positionV>
          <wp:extent cx="788472" cy="237507"/>
          <wp:effectExtent l="19050" t="0" r="0" b="0"/>
          <wp:wrapNone/>
          <wp:docPr id="4" name="Picture 2" descr="logo _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_TA"/>
                  <pic:cNvPicPr>
                    <a:picLocks noChangeAspect="1" noChangeArrowheads="1"/>
                  </pic:cNvPicPr>
                </pic:nvPicPr>
                <pic:blipFill>
                  <a:blip r:embed="rId1"/>
                  <a:srcRect/>
                  <a:stretch>
                    <a:fillRect/>
                  </a:stretch>
                </pic:blipFill>
                <pic:spPr bwMode="auto">
                  <a:xfrm>
                    <a:off x="0" y="0"/>
                    <a:ext cx="788472" cy="237507"/>
                  </a:xfrm>
                  <a:prstGeom prst="rect">
                    <a:avLst/>
                  </a:prstGeom>
                  <a:noFill/>
                  <a:ln w="9525">
                    <a:noFill/>
                    <a:miter lim="800000"/>
                    <a:headEnd/>
                    <a:tailEnd/>
                  </a:ln>
                </pic:spPr>
              </pic:pic>
            </a:graphicData>
          </a:graphic>
        </wp:anchor>
      </w:drawing>
    </w:r>
    <w:r>
      <w:rPr>
        <w:noProof/>
        <w:sz w:val="26"/>
        <w:szCs w:val="26"/>
      </w:rPr>
      <w:pict w14:anchorId="1C0455E9">
        <v:line id="_x0000_s2049" style="position:absolute;z-index:251658240;mso-position-horizontal-relative:text;mso-position-vertical-relative:text" from="1.05pt,15.65pt" to="472pt,15.65pt" strokecolor="red" strokeweight="2pt"/>
      </w:pict>
    </w:r>
    <w:r w:rsidRPr="0092053A">
      <w:rPr>
        <w:sz w:val="26"/>
        <w:szCs w:val="26"/>
      </w:rPr>
      <w:t xml:space="preserve">Yêu cầu người dùng phần mềm Quản lý Rủi ro Hoạt động 4.0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728A8"/>
    <w:multiLevelType w:val="hybridMultilevel"/>
    <w:tmpl w:val="CA56C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C5196E"/>
    <w:multiLevelType w:val="hybridMultilevel"/>
    <w:tmpl w:val="8C587570"/>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150752"/>
    <w:multiLevelType w:val="hybridMultilevel"/>
    <w:tmpl w:val="EE26EB2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2A51954"/>
    <w:multiLevelType w:val="hybridMultilevel"/>
    <w:tmpl w:val="E376C56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230393"/>
    <w:multiLevelType w:val="hybridMultilevel"/>
    <w:tmpl w:val="C152ECA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3946C9F"/>
    <w:multiLevelType w:val="hybridMultilevel"/>
    <w:tmpl w:val="D80A8CF8"/>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3E81DC1"/>
    <w:multiLevelType w:val="hybridMultilevel"/>
    <w:tmpl w:val="5420EB9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43631BC"/>
    <w:multiLevelType w:val="hybridMultilevel"/>
    <w:tmpl w:val="7B3C43A8"/>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7AD39A9"/>
    <w:multiLevelType w:val="hybridMultilevel"/>
    <w:tmpl w:val="AF62D594"/>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93C02C4"/>
    <w:multiLevelType w:val="hybridMultilevel"/>
    <w:tmpl w:val="8EBE74C2"/>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95245BD"/>
    <w:multiLevelType w:val="hybridMultilevel"/>
    <w:tmpl w:val="4192027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E307DAF"/>
    <w:multiLevelType w:val="hybridMultilevel"/>
    <w:tmpl w:val="FF10A9C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03F028A"/>
    <w:multiLevelType w:val="hybridMultilevel"/>
    <w:tmpl w:val="4FE2213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114A6845"/>
    <w:multiLevelType w:val="hybridMultilevel"/>
    <w:tmpl w:val="F16A2F28"/>
    <w:lvl w:ilvl="0" w:tplc="04090001">
      <w:start w:val="1"/>
      <w:numFmt w:val="bullet"/>
      <w:lvlText w:val=""/>
      <w:lvlJc w:val="left"/>
      <w:pPr>
        <w:ind w:left="1009" w:hanging="360"/>
      </w:pPr>
      <w:rPr>
        <w:rFonts w:ascii="Symbol" w:hAnsi="Symbol" w:hint="default"/>
      </w:rPr>
    </w:lvl>
    <w:lvl w:ilvl="1" w:tplc="04090003" w:tentative="1">
      <w:start w:val="1"/>
      <w:numFmt w:val="bullet"/>
      <w:lvlText w:val="o"/>
      <w:lvlJc w:val="left"/>
      <w:pPr>
        <w:ind w:left="1729" w:hanging="360"/>
      </w:pPr>
      <w:rPr>
        <w:rFonts w:ascii="Courier New" w:hAnsi="Courier New" w:cs="Courier New" w:hint="default"/>
      </w:rPr>
    </w:lvl>
    <w:lvl w:ilvl="2" w:tplc="04090005" w:tentative="1">
      <w:start w:val="1"/>
      <w:numFmt w:val="bullet"/>
      <w:lvlText w:val=""/>
      <w:lvlJc w:val="left"/>
      <w:pPr>
        <w:ind w:left="2449" w:hanging="360"/>
      </w:pPr>
      <w:rPr>
        <w:rFonts w:ascii="Wingdings" w:hAnsi="Wingdings" w:hint="default"/>
      </w:rPr>
    </w:lvl>
    <w:lvl w:ilvl="3" w:tplc="04090001" w:tentative="1">
      <w:start w:val="1"/>
      <w:numFmt w:val="bullet"/>
      <w:lvlText w:val=""/>
      <w:lvlJc w:val="left"/>
      <w:pPr>
        <w:ind w:left="3169" w:hanging="360"/>
      </w:pPr>
      <w:rPr>
        <w:rFonts w:ascii="Symbol" w:hAnsi="Symbol" w:hint="default"/>
      </w:rPr>
    </w:lvl>
    <w:lvl w:ilvl="4" w:tplc="04090003" w:tentative="1">
      <w:start w:val="1"/>
      <w:numFmt w:val="bullet"/>
      <w:lvlText w:val="o"/>
      <w:lvlJc w:val="left"/>
      <w:pPr>
        <w:ind w:left="3889" w:hanging="360"/>
      </w:pPr>
      <w:rPr>
        <w:rFonts w:ascii="Courier New" w:hAnsi="Courier New" w:cs="Courier New" w:hint="default"/>
      </w:rPr>
    </w:lvl>
    <w:lvl w:ilvl="5" w:tplc="04090005" w:tentative="1">
      <w:start w:val="1"/>
      <w:numFmt w:val="bullet"/>
      <w:lvlText w:val=""/>
      <w:lvlJc w:val="left"/>
      <w:pPr>
        <w:ind w:left="4609" w:hanging="360"/>
      </w:pPr>
      <w:rPr>
        <w:rFonts w:ascii="Wingdings" w:hAnsi="Wingdings" w:hint="default"/>
      </w:rPr>
    </w:lvl>
    <w:lvl w:ilvl="6" w:tplc="04090001" w:tentative="1">
      <w:start w:val="1"/>
      <w:numFmt w:val="bullet"/>
      <w:lvlText w:val=""/>
      <w:lvlJc w:val="left"/>
      <w:pPr>
        <w:ind w:left="5329" w:hanging="360"/>
      </w:pPr>
      <w:rPr>
        <w:rFonts w:ascii="Symbol" w:hAnsi="Symbol" w:hint="default"/>
      </w:rPr>
    </w:lvl>
    <w:lvl w:ilvl="7" w:tplc="04090003" w:tentative="1">
      <w:start w:val="1"/>
      <w:numFmt w:val="bullet"/>
      <w:lvlText w:val="o"/>
      <w:lvlJc w:val="left"/>
      <w:pPr>
        <w:ind w:left="6049" w:hanging="360"/>
      </w:pPr>
      <w:rPr>
        <w:rFonts w:ascii="Courier New" w:hAnsi="Courier New" w:cs="Courier New" w:hint="default"/>
      </w:rPr>
    </w:lvl>
    <w:lvl w:ilvl="8" w:tplc="04090005" w:tentative="1">
      <w:start w:val="1"/>
      <w:numFmt w:val="bullet"/>
      <w:lvlText w:val=""/>
      <w:lvlJc w:val="left"/>
      <w:pPr>
        <w:ind w:left="6769" w:hanging="360"/>
      </w:pPr>
      <w:rPr>
        <w:rFonts w:ascii="Wingdings" w:hAnsi="Wingdings" w:hint="default"/>
      </w:rPr>
    </w:lvl>
  </w:abstractNum>
  <w:abstractNum w:abstractNumId="14">
    <w:nsid w:val="123541EB"/>
    <w:multiLevelType w:val="hybridMultilevel"/>
    <w:tmpl w:val="324876D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24F072B"/>
    <w:multiLevelType w:val="hybridMultilevel"/>
    <w:tmpl w:val="7436A014"/>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3834D5E"/>
    <w:multiLevelType w:val="hybridMultilevel"/>
    <w:tmpl w:val="89AE384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3A43372"/>
    <w:multiLevelType w:val="hybridMultilevel"/>
    <w:tmpl w:val="BA446D7A"/>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3B711BC"/>
    <w:multiLevelType w:val="hybridMultilevel"/>
    <w:tmpl w:val="19A2B5C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3D921AE"/>
    <w:multiLevelType w:val="hybridMultilevel"/>
    <w:tmpl w:val="5BD69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4A06C83"/>
    <w:multiLevelType w:val="hybridMultilevel"/>
    <w:tmpl w:val="74DA29D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5DA6F8E"/>
    <w:multiLevelType w:val="hybridMultilevel"/>
    <w:tmpl w:val="BF444C50"/>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6574702"/>
    <w:multiLevelType w:val="hybridMultilevel"/>
    <w:tmpl w:val="B98821C2"/>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6F728DE"/>
    <w:multiLevelType w:val="hybridMultilevel"/>
    <w:tmpl w:val="FF20F80A"/>
    <w:lvl w:ilvl="0" w:tplc="5F5EF746">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17000E3A"/>
    <w:multiLevelType w:val="hybridMultilevel"/>
    <w:tmpl w:val="F838395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7333BDB"/>
    <w:multiLevelType w:val="hybridMultilevel"/>
    <w:tmpl w:val="1A3CCCB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A76679B"/>
    <w:multiLevelType w:val="hybridMultilevel"/>
    <w:tmpl w:val="BEE04E9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BAC5672"/>
    <w:multiLevelType w:val="hybridMultilevel"/>
    <w:tmpl w:val="2B48E76C"/>
    <w:lvl w:ilvl="0" w:tplc="04090003">
      <w:numFmt w:val="bullet"/>
      <w:lvlText w:val="-"/>
      <w:lvlJc w:val="left"/>
      <w:pPr>
        <w:ind w:left="702" w:hanging="360"/>
      </w:pPr>
      <w:rPr>
        <w:rFonts w:ascii="Times New Roman" w:eastAsia="Times New Roman" w:hAnsi="Times New Roman" w:cs="Times New Roman"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28">
    <w:nsid w:val="1D3827A9"/>
    <w:multiLevelType w:val="hybridMultilevel"/>
    <w:tmpl w:val="668C755E"/>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DA7434C"/>
    <w:multiLevelType w:val="hybridMultilevel"/>
    <w:tmpl w:val="F208CAA6"/>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EFB2C36"/>
    <w:multiLevelType w:val="multilevel"/>
    <w:tmpl w:val="959E6348"/>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1">
    <w:nsid w:val="1F75123F"/>
    <w:multiLevelType w:val="hybridMultilevel"/>
    <w:tmpl w:val="7A3CECE2"/>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210442BD"/>
    <w:multiLevelType w:val="hybridMultilevel"/>
    <w:tmpl w:val="03064EF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19225DE"/>
    <w:multiLevelType w:val="hybridMultilevel"/>
    <w:tmpl w:val="BA78340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451761B"/>
    <w:multiLevelType w:val="hybridMultilevel"/>
    <w:tmpl w:val="7D9C48D8"/>
    <w:lvl w:ilvl="0" w:tplc="04090003">
      <w:numFmt w:val="bullet"/>
      <w:lvlText w:val="-"/>
      <w:lvlJc w:val="left"/>
      <w:pPr>
        <w:ind w:left="369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4783655"/>
    <w:multiLevelType w:val="hybridMultilevel"/>
    <w:tmpl w:val="56D45812"/>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5247C5B"/>
    <w:multiLevelType w:val="hybridMultilevel"/>
    <w:tmpl w:val="1382B43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5875686"/>
    <w:multiLevelType w:val="hybridMultilevel"/>
    <w:tmpl w:val="209C603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83F86018">
      <w:start w:val="5"/>
      <w:numFmt w:val="bullet"/>
      <w:lvlText w:val="-"/>
      <w:lvlJc w:val="left"/>
      <w:pPr>
        <w:ind w:left="2880" w:hanging="360"/>
      </w:pPr>
      <w:rPr>
        <w:rFonts w:ascii="Times New Roman" w:eastAsiaTheme="minorHAnsi" w:hAnsi="Times New Roman" w:cs="Times New Roman"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58C24C5"/>
    <w:multiLevelType w:val="hybridMultilevel"/>
    <w:tmpl w:val="9DB83F2E"/>
    <w:lvl w:ilvl="0" w:tplc="04090003">
      <w:numFmt w:val="bullet"/>
      <w:lvlText w:val="-"/>
      <w:lvlJc w:val="left"/>
      <w:pPr>
        <w:ind w:left="702" w:hanging="360"/>
      </w:pPr>
      <w:rPr>
        <w:rFonts w:ascii="Times New Roman" w:eastAsia="Times New Roman" w:hAnsi="Times New Roman" w:cs="Times New Roman"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39">
    <w:nsid w:val="25D63E4C"/>
    <w:multiLevelType w:val="hybridMultilevel"/>
    <w:tmpl w:val="37B6D24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849330C"/>
    <w:multiLevelType w:val="hybridMultilevel"/>
    <w:tmpl w:val="26CCA930"/>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A250D59"/>
    <w:multiLevelType w:val="hybridMultilevel"/>
    <w:tmpl w:val="7B365B3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A9A13E8"/>
    <w:multiLevelType w:val="hybridMultilevel"/>
    <w:tmpl w:val="B9045C6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AEB41EE"/>
    <w:multiLevelType w:val="hybridMultilevel"/>
    <w:tmpl w:val="1FCE7C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2B562AB2"/>
    <w:multiLevelType w:val="hybridMultilevel"/>
    <w:tmpl w:val="5F083A6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CEB6914"/>
    <w:multiLevelType w:val="hybridMultilevel"/>
    <w:tmpl w:val="F6D4E66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D5A1D21"/>
    <w:multiLevelType w:val="hybridMultilevel"/>
    <w:tmpl w:val="56F6B740"/>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DB12C26"/>
    <w:multiLevelType w:val="hybridMultilevel"/>
    <w:tmpl w:val="F1F02A48"/>
    <w:lvl w:ilvl="0" w:tplc="04090001">
      <w:start w:val="1"/>
      <w:numFmt w:val="bullet"/>
      <w:lvlText w:val=""/>
      <w:lvlJc w:val="left"/>
      <w:pPr>
        <w:ind w:left="1188" w:hanging="360"/>
      </w:pPr>
      <w:rPr>
        <w:rFonts w:ascii="Symbol" w:hAnsi="Symbol"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48">
    <w:nsid w:val="2DF12380"/>
    <w:multiLevelType w:val="hybridMultilevel"/>
    <w:tmpl w:val="A7B43C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nsid w:val="2EF77126"/>
    <w:multiLevelType w:val="hybridMultilevel"/>
    <w:tmpl w:val="4072A02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2F1168BD"/>
    <w:multiLevelType w:val="hybridMultilevel"/>
    <w:tmpl w:val="E6029B3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3D061D0"/>
    <w:multiLevelType w:val="hybridMultilevel"/>
    <w:tmpl w:val="639EFA2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41C5C52"/>
    <w:multiLevelType w:val="hybridMultilevel"/>
    <w:tmpl w:val="1FD0FA82"/>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53">
    <w:nsid w:val="34821657"/>
    <w:multiLevelType w:val="hybridMultilevel"/>
    <w:tmpl w:val="61AA2A3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362308E6"/>
    <w:multiLevelType w:val="multilevel"/>
    <w:tmpl w:val="1B3C2394"/>
    <w:lvl w:ilvl="0">
      <w:start w:val="1"/>
      <w:numFmt w:val="decimal"/>
      <w:lvlText w:val="%1."/>
      <w:lvlJc w:val="left"/>
      <w:pPr>
        <w:ind w:left="1080" w:hanging="720"/>
      </w:pPr>
      <w:rPr>
        <w:rFonts w:ascii="Times New Roman" w:eastAsiaTheme="minorHAnsi" w:hAnsi="Times New Roman" w:cstheme="minorBidi"/>
      </w:rPr>
    </w:lvl>
    <w:lvl w:ilvl="1">
      <w:start w:val="1"/>
      <w:numFmt w:val="decimal"/>
      <w:isLgl/>
      <w:lvlText w:val="%1.%2"/>
      <w:lvlJc w:val="left"/>
      <w:pPr>
        <w:ind w:left="2190" w:hanging="375"/>
      </w:pPr>
      <w:rPr>
        <w:rFonts w:hint="default"/>
        <w:b w:val="0"/>
      </w:rPr>
    </w:lvl>
    <w:lvl w:ilvl="2">
      <w:start w:val="1"/>
      <w:numFmt w:val="decimal"/>
      <w:isLgl/>
      <w:lvlText w:val="%1.%2.%3"/>
      <w:lvlJc w:val="left"/>
      <w:pPr>
        <w:ind w:left="3990" w:hanging="720"/>
      </w:pPr>
      <w:rPr>
        <w:rFonts w:hint="default"/>
      </w:rPr>
    </w:lvl>
    <w:lvl w:ilvl="3">
      <w:start w:val="1"/>
      <w:numFmt w:val="decimal"/>
      <w:isLgl/>
      <w:lvlText w:val="%1.%2.%3.%4"/>
      <w:lvlJc w:val="left"/>
      <w:pPr>
        <w:ind w:left="5805" w:hanging="1080"/>
      </w:pPr>
      <w:rPr>
        <w:rFonts w:hint="default"/>
      </w:rPr>
    </w:lvl>
    <w:lvl w:ilvl="4">
      <w:start w:val="1"/>
      <w:numFmt w:val="decimal"/>
      <w:isLgl/>
      <w:lvlText w:val="%1.%2.%3.%4.%5"/>
      <w:lvlJc w:val="left"/>
      <w:pPr>
        <w:ind w:left="7260" w:hanging="1080"/>
      </w:pPr>
      <w:rPr>
        <w:rFonts w:hint="default"/>
      </w:rPr>
    </w:lvl>
    <w:lvl w:ilvl="5">
      <w:start w:val="1"/>
      <w:numFmt w:val="decimal"/>
      <w:isLgl/>
      <w:lvlText w:val="%1.%2.%3.%4.%5.%6"/>
      <w:lvlJc w:val="left"/>
      <w:pPr>
        <w:ind w:left="9075" w:hanging="1440"/>
      </w:pPr>
      <w:rPr>
        <w:rFonts w:hint="default"/>
      </w:rPr>
    </w:lvl>
    <w:lvl w:ilvl="6">
      <w:start w:val="1"/>
      <w:numFmt w:val="decimal"/>
      <w:isLgl/>
      <w:lvlText w:val="%1.%2.%3.%4.%5.%6.%7"/>
      <w:lvlJc w:val="left"/>
      <w:pPr>
        <w:ind w:left="10530" w:hanging="1440"/>
      </w:pPr>
      <w:rPr>
        <w:rFonts w:hint="default"/>
      </w:rPr>
    </w:lvl>
    <w:lvl w:ilvl="7">
      <w:start w:val="1"/>
      <w:numFmt w:val="decimal"/>
      <w:isLgl/>
      <w:lvlText w:val="%1.%2.%3.%4.%5.%6.%7.%8"/>
      <w:lvlJc w:val="left"/>
      <w:pPr>
        <w:ind w:left="12345" w:hanging="1800"/>
      </w:pPr>
      <w:rPr>
        <w:rFonts w:hint="default"/>
      </w:rPr>
    </w:lvl>
    <w:lvl w:ilvl="8">
      <w:start w:val="1"/>
      <w:numFmt w:val="decimal"/>
      <w:isLgl/>
      <w:lvlText w:val="%1.%2.%3.%4.%5.%6.%7.%8.%9"/>
      <w:lvlJc w:val="left"/>
      <w:pPr>
        <w:ind w:left="14160" w:hanging="2160"/>
      </w:pPr>
      <w:rPr>
        <w:rFonts w:hint="default"/>
      </w:rPr>
    </w:lvl>
  </w:abstractNum>
  <w:abstractNum w:abstractNumId="55">
    <w:nsid w:val="36D25BE8"/>
    <w:multiLevelType w:val="hybridMultilevel"/>
    <w:tmpl w:val="35E029D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6EA7240"/>
    <w:multiLevelType w:val="hybridMultilevel"/>
    <w:tmpl w:val="169EFD86"/>
    <w:lvl w:ilvl="0" w:tplc="7FB23C84">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37143374"/>
    <w:multiLevelType w:val="hybridMultilevel"/>
    <w:tmpl w:val="2F345BC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732449E"/>
    <w:multiLevelType w:val="hybridMultilevel"/>
    <w:tmpl w:val="5C8C01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nsid w:val="378111F6"/>
    <w:multiLevelType w:val="hybridMultilevel"/>
    <w:tmpl w:val="79C2A832"/>
    <w:lvl w:ilvl="0" w:tplc="AAB0A942">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38A97CFD"/>
    <w:multiLevelType w:val="hybridMultilevel"/>
    <w:tmpl w:val="7876E40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9E70DF9"/>
    <w:multiLevelType w:val="hybridMultilevel"/>
    <w:tmpl w:val="5540DEE8"/>
    <w:lvl w:ilvl="0" w:tplc="04090003">
      <w:numFmt w:val="bullet"/>
      <w:lvlText w:val="-"/>
      <w:lvlJc w:val="left"/>
      <w:pPr>
        <w:ind w:left="703" w:hanging="360"/>
      </w:pPr>
      <w:rPr>
        <w:rFonts w:ascii="Times New Roman" w:eastAsia="Times New Roman" w:hAnsi="Times New Roman" w:cs="Times New Roman" w:hint="default"/>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62">
    <w:nsid w:val="3AD706C2"/>
    <w:multiLevelType w:val="hybridMultilevel"/>
    <w:tmpl w:val="CF16067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C164824"/>
    <w:multiLevelType w:val="hybridMultilevel"/>
    <w:tmpl w:val="80780272"/>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D3A1B43"/>
    <w:multiLevelType w:val="hybridMultilevel"/>
    <w:tmpl w:val="1486992E"/>
    <w:lvl w:ilvl="0" w:tplc="04090003">
      <w:numFmt w:val="bullet"/>
      <w:lvlText w:val="-"/>
      <w:lvlJc w:val="left"/>
      <w:pPr>
        <w:ind w:left="703" w:hanging="360"/>
      </w:pPr>
      <w:rPr>
        <w:rFonts w:ascii="Times New Roman" w:eastAsia="Times New Roman" w:hAnsi="Times New Roman" w:cs="Times New Roman" w:hint="default"/>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65">
    <w:nsid w:val="3D9A745F"/>
    <w:multiLevelType w:val="hybridMultilevel"/>
    <w:tmpl w:val="B2F62C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nsid w:val="3FAB3F96"/>
    <w:multiLevelType w:val="hybridMultilevel"/>
    <w:tmpl w:val="53D46D1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40B21BD6"/>
    <w:multiLevelType w:val="hybridMultilevel"/>
    <w:tmpl w:val="3A4E3C5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41D547A3"/>
    <w:multiLevelType w:val="hybridMultilevel"/>
    <w:tmpl w:val="1DAA506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43880713"/>
    <w:multiLevelType w:val="hybridMultilevel"/>
    <w:tmpl w:val="34B0B99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43F547E5"/>
    <w:multiLevelType w:val="hybridMultilevel"/>
    <w:tmpl w:val="CC406794"/>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73D25BF"/>
    <w:multiLevelType w:val="hybridMultilevel"/>
    <w:tmpl w:val="B4383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nsid w:val="480E7E93"/>
    <w:multiLevelType w:val="hybridMultilevel"/>
    <w:tmpl w:val="2EE8E03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49D95BED"/>
    <w:multiLevelType w:val="hybridMultilevel"/>
    <w:tmpl w:val="C598DA9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49FE5D09"/>
    <w:multiLevelType w:val="hybridMultilevel"/>
    <w:tmpl w:val="BFA4A4F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4B036642"/>
    <w:multiLevelType w:val="hybridMultilevel"/>
    <w:tmpl w:val="69E4D5DC"/>
    <w:lvl w:ilvl="0" w:tplc="04090003">
      <w:numFmt w:val="bullet"/>
      <w:lvlText w:val="-"/>
      <w:lvlJc w:val="left"/>
      <w:pPr>
        <w:ind w:left="703" w:hanging="360"/>
      </w:pPr>
      <w:rPr>
        <w:rFonts w:ascii="Times New Roman" w:eastAsia="Times New Roman" w:hAnsi="Times New Roman" w:cs="Times New Roman" w:hint="default"/>
      </w:rPr>
    </w:lvl>
    <w:lvl w:ilvl="1" w:tplc="04090003" w:tentative="1">
      <w:start w:val="1"/>
      <w:numFmt w:val="bullet"/>
      <w:lvlText w:val="o"/>
      <w:lvlJc w:val="left"/>
      <w:pPr>
        <w:ind w:left="1423" w:hanging="360"/>
      </w:pPr>
      <w:rPr>
        <w:rFonts w:ascii="Courier New" w:hAnsi="Courier New" w:cs="Courier New" w:hint="default"/>
      </w:rPr>
    </w:lvl>
    <w:lvl w:ilvl="2" w:tplc="04090005" w:tentative="1">
      <w:start w:val="1"/>
      <w:numFmt w:val="bullet"/>
      <w:lvlText w:val=""/>
      <w:lvlJc w:val="left"/>
      <w:pPr>
        <w:ind w:left="2143" w:hanging="360"/>
      </w:pPr>
      <w:rPr>
        <w:rFonts w:ascii="Wingdings" w:hAnsi="Wingdings" w:hint="default"/>
      </w:rPr>
    </w:lvl>
    <w:lvl w:ilvl="3" w:tplc="04090001" w:tentative="1">
      <w:start w:val="1"/>
      <w:numFmt w:val="bullet"/>
      <w:lvlText w:val=""/>
      <w:lvlJc w:val="left"/>
      <w:pPr>
        <w:ind w:left="2863" w:hanging="360"/>
      </w:pPr>
      <w:rPr>
        <w:rFonts w:ascii="Symbol" w:hAnsi="Symbol" w:hint="default"/>
      </w:rPr>
    </w:lvl>
    <w:lvl w:ilvl="4" w:tplc="04090003" w:tentative="1">
      <w:start w:val="1"/>
      <w:numFmt w:val="bullet"/>
      <w:lvlText w:val="o"/>
      <w:lvlJc w:val="left"/>
      <w:pPr>
        <w:ind w:left="3583" w:hanging="360"/>
      </w:pPr>
      <w:rPr>
        <w:rFonts w:ascii="Courier New" w:hAnsi="Courier New" w:cs="Courier New" w:hint="default"/>
      </w:rPr>
    </w:lvl>
    <w:lvl w:ilvl="5" w:tplc="04090005" w:tentative="1">
      <w:start w:val="1"/>
      <w:numFmt w:val="bullet"/>
      <w:lvlText w:val=""/>
      <w:lvlJc w:val="left"/>
      <w:pPr>
        <w:ind w:left="4303" w:hanging="360"/>
      </w:pPr>
      <w:rPr>
        <w:rFonts w:ascii="Wingdings" w:hAnsi="Wingdings" w:hint="default"/>
      </w:rPr>
    </w:lvl>
    <w:lvl w:ilvl="6" w:tplc="04090001" w:tentative="1">
      <w:start w:val="1"/>
      <w:numFmt w:val="bullet"/>
      <w:lvlText w:val=""/>
      <w:lvlJc w:val="left"/>
      <w:pPr>
        <w:ind w:left="5023" w:hanging="360"/>
      </w:pPr>
      <w:rPr>
        <w:rFonts w:ascii="Symbol" w:hAnsi="Symbol" w:hint="default"/>
      </w:rPr>
    </w:lvl>
    <w:lvl w:ilvl="7" w:tplc="04090003" w:tentative="1">
      <w:start w:val="1"/>
      <w:numFmt w:val="bullet"/>
      <w:lvlText w:val="o"/>
      <w:lvlJc w:val="left"/>
      <w:pPr>
        <w:ind w:left="5743" w:hanging="360"/>
      </w:pPr>
      <w:rPr>
        <w:rFonts w:ascii="Courier New" w:hAnsi="Courier New" w:cs="Courier New" w:hint="default"/>
      </w:rPr>
    </w:lvl>
    <w:lvl w:ilvl="8" w:tplc="04090005" w:tentative="1">
      <w:start w:val="1"/>
      <w:numFmt w:val="bullet"/>
      <w:lvlText w:val=""/>
      <w:lvlJc w:val="left"/>
      <w:pPr>
        <w:ind w:left="6463" w:hanging="360"/>
      </w:pPr>
      <w:rPr>
        <w:rFonts w:ascii="Wingdings" w:hAnsi="Wingdings" w:hint="default"/>
      </w:rPr>
    </w:lvl>
  </w:abstractNum>
  <w:abstractNum w:abstractNumId="76">
    <w:nsid w:val="4E6256F0"/>
    <w:multiLevelType w:val="hybridMultilevel"/>
    <w:tmpl w:val="0278FEF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4ED92FA0"/>
    <w:multiLevelType w:val="multilevel"/>
    <w:tmpl w:val="983CC890"/>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isLgl/>
      <w:lvlText w:val="%1.%2"/>
      <w:lvlJc w:val="left"/>
      <w:pPr>
        <w:tabs>
          <w:tab w:val="num" w:pos="510"/>
        </w:tabs>
        <w:ind w:left="510" w:hanging="51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b w:val="0"/>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78">
    <w:nsid w:val="53F93C35"/>
    <w:multiLevelType w:val="hybridMultilevel"/>
    <w:tmpl w:val="0D3E4570"/>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55310C72"/>
    <w:multiLevelType w:val="hybridMultilevel"/>
    <w:tmpl w:val="2968CF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nsid w:val="56362153"/>
    <w:multiLevelType w:val="hybridMultilevel"/>
    <w:tmpl w:val="6E820718"/>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56CD2F44"/>
    <w:multiLevelType w:val="hybridMultilevel"/>
    <w:tmpl w:val="0E8088FC"/>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56FB1EB5"/>
    <w:multiLevelType w:val="hybridMultilevel"/>
    <w:tmpl w:val="6AC0E93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nsid w:val="57D95A10"/>
    <w:multiLevelType w:val="hybridMultilevel"/>
    <w:tmpl w:val="BB289A42"/>
    <w:lvl w:ilvl="0" w:tplc="04090001">
      <w:start w:val="1"/>
      <w:numFmt w:val="bullet"/>
      <w:lvlText w:val=""/>
      <w:lvlJc w:val="left"/>
      <w:pPr>
        <w:ind w:left="1062" w:hanging="360"/>
      </w:pPr>
      <w:rPr>
        <w:rFonts w:ascii="Symbol" w:hAnsi="Symbol" w:hint="default"/>
      </w:rPr>
    </w:lvl>
    <w:lvl w:ilvl="1" w:tplc="04090003" w:tentative="1">
      <w:start w:val="1"/>
      <w:numFmt w:val="bullet"/>
      <w:lvlText w:val="o"/>
      <w:lvlJc w:val="left"/>
      <w:pPr>
        <w:ind w:left="1782" w:hanging="360"/>
      </w:pPr>
      <w:rPr>
        <w:rFonts w:ascii="Courier New" w:hAnsi="Courier New" w:cs="Courier New" w:hint="default"/>
      </w:rPr>
    </w:lvl>
    <w:lvl w:ilvl="2" w:tplc="04090005" w:tentative="1">
      <w:start w:val="1"/>
      <w:numFmt w:val="bullet"/>
      <w:lvlText w:val=""/>
      <w:lvlJc w:val="left"/>
      <w:pPr>
        <w:ind w:left="2502" w:hanging="360"/>
      </w:pPr>
      <w:rPr>
        <w:rFonts w:ascii="Wingdings" w:hAnsi="Wingdings" w:hint="default"/>
      </w:rPr>
    </w:lvl>
    <w:lvl w:ilvl="3" w:tplc="04090001" w:tentative="1">
      <w:start w:val="1"/>
      <w:numFmt w:val="bullet"/>
      <w:lvlText w:val=""/>
      <w:lvlJc w:val="left"/>
      <w:pPr>
        <w:ind w:left="3222" w:hanging="360"/>
      </w:pPr>
      <w:rPr>
        <w:rFonts w:ascii="Symbol" w:hAnsi="Symbol" w:hint="default"/>
      </w:rPr>
    </w:lvl>
    <w:lvl w:ilvl="4" w:tplc="04090003" w:tentative="1">
      <w:start w:val="1"/>
      <w:numFmt w:val="bullet"/>
      <w:lvlText w:val="o"/>
      <w:lvlJc w:val="left"/>
      <w:pPr>
        <w:ind w:left="3942" w:hanging="360"/>
      </w:pPr>
      <w:rPr>
        <w:rFonts w:ascii="Courier New" w:hAnsi="Courier New" w:cs="Courier New" w:hint="default"/>
      </w:rPr>
    </w:lvl>
    <w:lvl w:ilvl="5" w:tplc="04090005" w:tentative="1">
      <w:start w:val="1"/>
      <w:numFmt w:val="bullet"/>
      <w:lvlText w:val=""/>
      <w:lvlJc w:val="left"/>
      <w:pPr>
        <w:ind w:left="4662" w:hanging="360"/>
      </w:pPr>
      <w:rPr>
        <w:rFonts w:ascii="Wingdings" w:hAnsi="Wingdings" w:hint="default"/>
      </w:rPr>
    </w:lvl>
    <w:lvl w:ilvl="6" w:tplc="04090001" w:tentative="1">
      <w:start w:val="1"/>
      <w:numFmt w:val="bullet"/>
      <w:lvlText w:val=""/>
      <w:lvlJc w:val="left"/>
      <w:pPr>
        <w:ind w:left="5382" w:hanging="360"/>
      </w:pPr>
      <w:rPr>
        <w:rFonts w:ascii="Symbol" w:hAnsi="Symbol" w:hint="default"/>
      </w:rPr>
    </w:lvl>
    <w:lvl w:ilvl="7" w:tplc="04090003" w:tentative="1">
      <w:start w:val="1"/>
      <w:numFmt w:val="bullet"/>
      <w:lvlText w:val="o"/>
      <w:lvlJc w:val="left"/>
      <w:pPr>
        <w:ind w:left="6102" w:hanging="360"/>
      </w:pPr>
      <w:rPr>
        <w:rFonts w:ascii="Courier New" w:hAnsi="Courier New" w:cs="Courier New" w:hint="default"/>
      </w:rPr>
    </w:lvl>
    <w:lvl w:ilvl="8" w:tplc="04090005" w:tentative="1">
      <w:start w:val="1"/>
      <w:numFmt w:val="bullet"/>
      <w:lvlText w:val=""/>
      <w:lvlJc w:val="left"/>
      <w:pPr>
        <w:ind w:left="6822" w:hanging="360"/>
      </w:pPr>
      <w:rPr>
        <w:rFonts w:ascii="Wingdings" w:hAnsi="Wingdings" w:hint="default"/>
      </w:rPr>
    </w:lvl>
  </w:abstractNum>
  <w:abstractNum w:abstractNumId="84">
    <w:nsid w:val="58783EDA"/>
    <w:multiLevelType w:val="hybridMultilevel"/>
    <w:tmpl w:val="DBE469C8"/>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58D534A2"/>
    <w:multiLevelType w:val="hybridMultilevel"/>
    <w:tmpl w:val="B0ECE318"/>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58D80FA2"/>
    <w:multiLevelType w:val="hybridMultilevel"/>
    <w:tmpl w:val="E8362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595436D0"/>
    <w:multiLevelType w:val="hybridMultilevel"/>
    <w:tmpl w:val="3656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59B77A20"/>
    <w:multiLevelType w:val="hybridMultilevel"/>
    <w:tmpl w:val="DFDCACA2"/>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59CD4B33"/>
    <w:multiLevelType w:val="hybridMultilevel"/>
    <w:tmpl w:val="31FC0A46"/>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5AD27399"/>
    <w:multiLevelType w:val="hybridMultilevel"/>
    <w:tmpl w:val="1AE426F4"/>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AE6039F"/>
    <w:multiLevelType w:val="hybridMultilevel"/>
    <w:tmpl w:val="3FA637A0"/>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B871C06"/>
    <w:multiLevelType w:val="hybridMultilevel"/>
    <w:tmpl w:val="8F32F278"/>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5BFB6663"/>
    <w:multiLevelType w:val="hybridMultilevel"/>
    <w:tmpl w:val="3D94B2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4">
    <w:nsid w:val="5C4E63B2"/>
    <w:multiLevelType w:val="hybridMultilevel"/>
    <w:tmpl w:val="D37E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5DD87850"/>
    <w:multiLevelType w:val="hybridMultilevel"/>
    <w:tmpl w:val="E0F822C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5E662E78"/>
    <w:multiLevelType w:val="hybridMultilevel"/>
    <w:tmpl w:val="C700F78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5F795DA9"/>
    <w:multiLevelType w:val="hybridMultilevel"/>
    <w:tmpl w:val="C9E87522"/>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FD407E6"/>
    <w:multiLevelType w:val="hybridMultilevel"/>
    <w:tmpl w:val="44BA025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FDF28BD"/>
    <w:multiLevelType w:val="hybridMultilevel"/>
    <w:tmpl w:val="21868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nsid w:val="60572A97"/>
    <w:multiLevelType w:val="hybridMultilevel"/>
    <w:tmpl w:val="34C01E7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61A3062F"/>
    <w:multiLevelType w:val="hybridMultilevel"/>
    <w:tmpl w:val="D924CBF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61B10682"/>
    <w:multiLevelType w:val="hybridMultilevel"/>
    <w:tmpl w:val="9AC2AB7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61E00E63"/>
    <w:multiLevelType w:val="hybridMultilevel"/>
    <w:tmpl w:val="17322570"/>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624D641F"/>
    <w:multiLevelType w:val="hybridMultilevel"/>
    <w:tmpl w:val="7106691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62C56203"/>
    <w:multiLevelType w:val="hybridMultilevel"/>
    <w:tmpl w:val="BF0E1876"/>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651F1D7C"/>
    <w:multiLevelType w:val="hybridMultilevel"/>
    <w:tmpl w:val="A980FE6E"/>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65924C64"/>
    <w:multiLevelType w:val="hybridMultilevel"/>
    <w:tmpl w:val="232E10C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8">
    <w:nsid w:val="65E249B2"/>
    <w:multiLevelType w:val="hybridMultilevel"/>
    <w:tmpl w:val="EC4E08F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nsid w:val="67DA5489"/>
    <w:multiLevelType w:val="hybridMultilevel"/>
    <w:tmpl w:val="C84C81E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684C0301"/>
    <w:multiLevelType w:val="hybridMultilevel"/>
    <w:tmpl w:val="DD06D3F8"/>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nsid w:val="68834181"/>
    <w:multiLevelType w:val="hybridMultilevel"/>
    <w:tmpl w:val="443C2EE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68FB2A4C"/>
    <w:multiLevelType w:val="hybridMultilevel"/>
    <w:tmpl w:val="A5287C3E"/>
    <w:lvl w:ilvl="0" w:tplc="04090003">
      <w:numFmt w:val="bullet"/>
      <w:lvlText w:val="-"/>
      <w:lvlJc w:val="left"/>
      <w:pPr>
        <w:ind w:left="702" w:hanging="360"/>
      </w:pPr>
      <w:rPr>
        <w:rFonts w:ascii="Times New Roman" w:eastAsia="Times New Roman" w:hAnsi="Times New Roman" w:cs="Times New Roman"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13">
    <w:nsid w:val="694557C6"/>
    <w:multiLevelType w:val="hybridMultilevel"/>
    <w:tmpl w:val="1E7A79AE"/>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A127E1A"/>
    <w:multiLevelType w:val="hybridMultilevel"/>
    <w:tmpl w:val="21A8B3E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6A504838"/>
    <w:multiLevelType w:val="hybridMultilevel"/>
    <w:tmpl w:val="871E2D2A"/>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nsid w:val="6B9325B2"/>
    <w:multiLevelType w:val="hybridMultilevel"/>
    <w:tmpl w:val="1A3CAE10"/>
    <w:lvl w:ilvl="0" w:tplc="BA1A14FA">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nsid w:val="6E45166F"/>
    <w:multiLevelType w:val="hybridMultilevel"/>
    <w:tmpl w:val="880A851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6FB9631E"/>
    <w:multiLevelType w:val="hybridMultilevel"/>
    <w:tmpl w:val="A89609A2"/>
    <w:lvl w:ilvl="0" w:tplc="26527C2E">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1">
      <w:start w:val="1"/>
      <w:numFmt w:val="bullet"/>
      <w:lvlText w:val=""/>
      <w:lvlJc w:val="left"/>
      <w:pPr>
        <w:ind w:left="656"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700A7F1F"/>
    <w:multiLevelType w:val="hybridMultilevel"/>
    <w:tmpl w:val="407C439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72405336"/>
    <w:multiLevelType w:val="hybridMultilevel"/>
    <w:tmpl w:val="223CD50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727F4544"/>
    <w:multiLevelType w:val="hybridMultilevel"/>
    <w:tmpl w:val="D1BCC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2">
    <w:nsid w:val="743C7186"/>
    <w:multiLevelType w:val="hybridMultilevel"/>
    <w:tmpl w:val="F6164A94"/>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765732E5"/>
    <w:multiLevelType w:val="hybridMultilevel"/>
    <w:tmpl w:val="7E54024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77413E0C"/>
    <w:multiLevelType w:val="multilevel"/>
    <w:tmpl w:val="BE289F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25">
    <w:nsid w:val="77596F2C"/>
    <w:multiLevelType w:val="multilevel"/>
    <w:tmpl w:val="5F720B80"/>
    <w:lvl w:ilvl="0">
      <w:numFmt w:val="bullet"/>
      <w:lvlText w:val="-"/>
      <w:lvlJc w:val="left"/>
      <w:pPr>
        <w:tabs>
          <w:tab w:val="num" w:pos="360"/>
        </w:tabs>
        <w:ind w:left="360" w:hanging="360"/>
      </w:pPr>
      <w:rPr>
        <w:rFonts w:ascii="Times New Roman" w:eastAsia="Times New Roman" w:hAnsi="Times New Roman" w:cs="Times New Roman" w:hint="default"/>
      </w:rPr>
    </w:lvl>
    <w:lvl w:ilvl="1">
      <w:start w:val="1"/>
      <w:numFmt w:val="decimal"/>
      <w:isLgl/>
      <w:lvlText w:val="%1.%2"/>
      <w:lvlJc w:val="left"/>
      <w:pPr>
        <w:tabs>
          <w:tab w:val="num" w:pos="510"/>
        </w:tabs>
        <w:ind w:left="510" w:hanging="51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b w:val="0"/>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26">
    <w:nsid w:val="7AB71264"/>
    <w:multiLevelType w:val="hybridMultilevel"/>
    <w:tmpl w:val="52840EB2"/>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7CBB5333"/>
    <w:multiLevelType w:val="hybridMultilevel"/>
    <w:tmpl w:val="0BE24FCC"/>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7CEB28C0"/>
    <w:multiLevelType w:val="hybridMultilevel"/>
    <w:tmpl w:val="15CEE332"/>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7CF635D4"/>
    <w:multiLevelType w:val="hybridMultilevel"/>
    <w:tmpl w:val="6B04014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7D266DEB"/>
    <w:multiLevelType w:val="multilevel"/>
    <w:tmpl w:val="4D948BB4"/>
    <w:lvl w:ilvl="0">
      <w:start w:val="4"/>
      <w:numFmt w:val="decimal"/>
      <w:lvlText w:val="%1."/>
      <w:lvlJc w:val="left"/>
      <w:pPr>
        <w:tabs>
          <w:tab w:val="num" w:pos="360"/>
        </w:tabs>
        <w:ind w:left="360" w:hanging="360"/>
      </w:pPr>
      <w:rPr>
        <w:rFonts w:hint="default"/>
      </w:rPr>
    </w:lvl>
    <w:lvl w:ilvl="1">
      <w:start w:val="1"/>
      <w:numFmt w:val="decimal"/>
      <w:isLgl/>
      <w:lvlText w:val="%1.%2"/>
      <w:lvlJc w:val="left"/>
      <w:pPr>
        <w:tabs>
          <w:tab w:val="num" w:pos="510"/>
        </w:tabs>
        <w:ind w:left="510" w:hanging="51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b w:val="0"/>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31">
    <w:nsid w:val="7D627446"/>
    <w:multiLevelType w:val="hybridMultilevel"/>
    <w:tmpl w:val="2F4029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7DE45760"/>
    <w:multiLevelType w:val="hybridMultilevel"/>
    <w:tmpl w:val="AFEA2786"/>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nsid w:val="7E931FA5"/>
    <w:multiLevelType w:val="hybridMultilevel"/>
    <w:tmpl w:val="7F8CBC58"/>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7EAD178F"/>
    <w:multiLevelType w:val="hybridMultilevel"/>
    <w:tmpl w:val="18CC8FB2"/>
    <w:lvl w:ilvl="0" w:tplc="26527C2E">
      <w:start w:val="1"/>
      <w:numFmt w:val="bullet"/>
      <w:lvlText w:val="-"/>
      <w:lvlJc w:val="left"/>
      <w:pPr>
        <w:ind w:left="360" w:hanging="360"/>
      </w:pPr>
      <w:rPr>
        <w:rFonts w:ascii="Times New Roman" w:eastAsiaTheme="minorHAnsi"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3">
      <w:start w:val="1"/>
      <w:numFmt w:val="bullet"/>
      <w:lvlText w:val="o"/>
      <w:lvlJc w:val="left"/>
      <w:pPr>
        <w:ind w:left="656" w:hanging="360"/>
      </w:pPr>
      <w:rPr>
        <w:rFonts w:ascii="Courier New" w:hAnsi="Courier New" w:cs="Courier New"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7FB80D56"/>
    <w:multiLevelType w:val="hybridMultilevel"/>
    <w:tmpl w:val="91A00D26"/>
    <w:lvl w:ilvl="0" w:tplc="0409000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nsid w:val="7FEC52F5"/>
    <w:multiLevelType w:val="hybridMultilevel"/>
    <w:tmpl w:val="9D240E3E"/>
    <w:lvl w:ilvl="0" w:tplc="04090003">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360" w:hanging="360"/>
      </w:pPr>
      <w:rPr>
        <w:rFonts w:ascii="Courier New" w:hAnsi="Courier New" w:cs="Courier New" w:hint="default"/>
      </w:rPr>
    </w:lvl>
    <w:lvl w:ilvl="2" w:tplc="04090005">
      <w:start w:val="1"/>
      <w:numFmt w:val="bullet"/>
      <w:lvlText w:val=""/>
      <w:lvlJc w:val="left"/>
      <w:pPr>
        <w:ind w:left="656"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4"/>
  </w:num>
  <w:num w:numId="2">
    <w:abstractNumId w:val="1"/>
  </w:num>
  <w:num w:numId="3">
    <w:abstractNumId w:val="71"/>
  </w:num>
  <w:num w:numId="4">
    <w:abstractNumId w:val="87"/>
  </w:num>
  <w:num w:numId="5">
    <w:abstractNumId w:val="99"/>
  </w:num>
  <w:num w:numId="6">
    <w:abstractNumId w:val="86"/>
  </w:num>
  <w:num w:numId="7">
    <w:abstractNumId w:val="48"/>
  </w:num>
  <w:num w:numId="8">
    <w:abstractNumId w:val="58"/>
  </w:num>
  <w:num w:numId="9">
    <w:abstractNumId w:val="47"/>
  </w:num>
  <w:num w:numId="10">
    <w:abstractNumId w:val="51"/>
  </w:num>
  <w:num w:numId="11">
    <w:abstractNumId w:val="28"/>
  </w:num>
  <w:num w:numId="12">
    <w:abstractNumId w:val="19"/>
  </w:num>
  <w:num w:numId="13">
    <w:abstractNumId w:val="90"/>
  </w:num>
  <w:num w:numId="14">
    <w:abstractNumId w:val="113"/>
  </w:num>
  <w:num w:numId="15">
    <w:abstractNumId w:val="124"/>
  </w:num>
  <w:num w:numId="16">
    <w:abstractNumId w:val="121"/>
  </w:num>
  <w:num w:numId="17">
    <w:abstractNumId w:val="37"/>
  </w:num>
  <w:num w:numId="18">
    <w:abstractNumId w:val="82"/>
  </w:num>
  <w:num w:numId="19">
    <w:abstractNumId w:val="130"/>
  </w:num>
  <w:num w:numId="20">
    <w:abstractNumId w:val="94"/>
  </w:num>
  <w:num w:numId="21">
    <w:abstractNumId w:val="0"/>
  </w:num>
  <w:num w:numId="22">
    <w:abstractNumId w:val="12"/>
  </w:num>
  <w:num w:numId="23">
    <w:abstractNumId w:val="131"/>
  </w:num>
  <w:num w:numId="24">
    <w:abstractNumId w:val="65"/>
  </w:num>
  <w:num w:numId="25">
    <w:abstractNumId w:val="30"/>
  </w:num>
  <w:num w:numId="26">
    <w:abstractNumId w:val="4"/>
  </w:num>
  <w:num w:numId="27">
    <w:abstractNumId w:val="31"/>
  </w:num>
  <w:num w:numId="28">
    <w:abstractNumId w:val="79"/>
  </w:num>
  <w:num w:numId="29">
    <w:abstractNumId w:val="107"/>
  </w:num>
  <w:num w:numId="30">
    <w:abstractNumId w:val="52"/>
  </w:num>
  <w:num w:numId="31">
    <w:abstractNumId w:val="10"/>
  </w:num>
  <w:num w:numId="32">
    <w:abstractNumId w:val="78"/>
  </w:num>
  <w:num w:numId="33">
    <w:abstractNumId w:val="32"/>
  </w:num>
  <w:num w:numId="34">
    <w:abstractNumId w:val="117"/>
  </w:num>
  <w:num w:numId="35">
    <w:abstractNumId w:val="134"/>
  </w:num>
  <w:num w:numId="36">
    <w:abstractNumId w:val="118"/>
  </w:num>
  <w:num w:numId="37">
    <w:abstractNumId w:val="56"/>
  </w:num>
  <w:num w:numId="38">
    <w:abstractNumId w:val="59"/>
  </w:num>
  <w:num w:numId="39">
    <w:abstractNumId w:val="89"/>
  </w:num>
  <w:num w:numId="40">
    <w:abstractNumId w:val="21"/>
  </w:num>
  <w:num w:numId="41">
    <w:abstractNumId w:val="15"/>
  </w:num>
  <w:num w:numId="42">
    <w:abstractNumId w:val="39"/>
  </w:num>
  <w:num w:numId="43">
    <w:abstractNumId w:val="81"/>
  </w:num>
  <w:num w:numId="44">
    <w:abstractNumId w:val="70"/>
  </w:num>
  <w:num w:numId="45">
    <w:abstractNumId w:val="103"/>
  </w:num>
  <w:num w:numId="46">
    <w:abstractNumId w:val="55"/>
  </w:num>
  <w:num w:numId="47">
    <w:abstractNumId w:val="122"/>
  </w:num>
  <w:num w:numId="48">
    <w:abstractNumId w:val="61"/>
  </w:num>
  <w:num w:numId="49">
    <w:abstractNumId w:val="40"/>
  </w:num>
  <w:num w:numId="50">
    <w:abstractNumId w:val="112"/>
  </w:num>
  <w:num w:numId="51">
    <w:abstractNumId w:val="75"/>
  </w:num>
  <w:num w:numId="52">
    <w:abstractNumId w:val="67"/>
  </w:num>
  <w:num w:numId="53">
    <w:abstractNumId w:val="64"/>
  </w:num>
  <w:num w:numId="54">
    <w:abstractNumId w:val="135"/>
  </w:num>
  <w:num w:numId="55">
    <w:abstractNumId w:val="6"/>
  </w:num>
  <w:num w:numId="56">
    <w:abstractNumId w:val="46"/>
  </w:num>
  <w:num w:numId="57">
    <w:abstractNumId w:val="97"/>
  </w:num>
  <w:num w:numId="58">
    <w:abstractNumId w:val="136"/>
  </w:num>
  <w:num w:numId="59">
    <w:abstractNumId w:val="36"/>
  </w:num>
  <w:num w:numId="60">
    <w:abstractNumId w:val="127"/>
  </w:num>
  <w:num w:numId="61">
    <w:abstractNumId w:val="24"/>
  </w:num>
  <w:num w:numId="62">
    <w:abstractNumId w:val="105"/>
  </w:num>
  <w:num w:numId="63">
    <w:abstractNumId w:val="62"/>
  </w:num>
  <w:num w:numId="64">
    <w:abstractNumId w:val="34"/>
  </w:num>
  <w:num w:numId="65">
    <w:abstractNumId w:val="106"/>
  </w:num>
  <w:num w:numId="66">
    <w:abstractNumId w:val="98"/>
  </w:num>
  <w:num w:numId="67">
    <w:abstractNumId w:val="69"/>
  </w:num>
  <w:num w:numId="68">
    <w:abstractNumId w:val="129"/>
  </w:num>
  <w:num w:numId="69">
    <w:abstractNumId w:val="22"/>
  </w:num>
  <w:num w:numId="70">
    <w:abstractNumId w:val="96"/>
  </w:num>
  <w:num w:numId="71">
    <w:abstractNumId w:val="73"/>
  </w:num>
  <w:num w:numId="72">
    <w:abstractNumId w:val="120"/>
  </w:num>
  <w:num w:numId="73">
    <w:abstractNumId w:val="8"/>
  </w:num>
  <w:num w:numId="74">
    <w:abstractNumId w:val="63"/>
  </w:num>
  <w:num w:numId="75">
    <w:abstractNumId w:val="85"/>
  </w:num>
  <w:num w:numId="76">
    <w:abstractNumId w:val="115"/>
  </w:num>
  <w:num w:numId="77">
    <w:abstractNumId w:val="17"/>
  </w:num>
  <w:num w:numId="78">
    <w:abstractNumId w:val="50"/>
  </w:num>
  <w:num w:numId="79">
    <w:abstractNumId w:val="2"/>
  </w:num>
  <w:num w:numId="80">
    <w:abstractNumId w:val="110"/>
  </w:num>
  <w:num w:numId="81">
    <w:abstractNumId w:val="25"/>
  </w:num>
  <w:num w:numId="82">
    <w:abstractNumId w:val="114"/>
  </w:num>
  <w:num w:numId="83">
    <w:abstractNumId w:val="57"/>
  </w:num>
  <w:num w:numId="84">
    <w:abstractNumId w:val="60"/>
  </w:num>
  <w:num w:numId="85">
    <w:abstractNumId w:val="76"/>
  </w:num>
  <w:num w:numId="86">
    <w:abstractNumId w:val="80"/>
  </w:num>
  <w:num w:numId="87">
    <w:abstractNumId w:val="33"/>
  </w:num>
  <w:num w:numId="88">
    <w:abstractNumId w:val="20"/>
  </w:num>
  <w:num w:numId="89">
    <w:abstractNumId w:val="66"/>
  </w:num>
  <w:num w:numId="90">
    <w:abstractNumId w:val="44"/>
  </w:num>
  <w:num w:numId="91">
    <w:abstractNumId w:val="128"/>
  </w:num>
  <w:num w:numId="92">
    <w:abstractNumId w:val="91"/>
  </w:num>
  <w:num w:numId="93">
    <w:abstractNumId w:val="14"/>
  </w:num>
  <w:num w:numId="94">
    <w:abstractNumId w:val="41"/>
  </w:num>
  <w:num w:numId="95">
    <w:abstractNumId w:val="84"/>
  </w:num>
  <w:num w:numId="96">
    <w:abstractNumId w:val="100"/>
  </w:num>
  <w:num w:numId="97">
    <w:abstractNumId w:val="92"/>
  </w:num>
  <w:num w:numId="98">
    <w:abstractNumId w:val="72"/>
  </w:num>
  <w:num w:numId="99">
    <w:abstractNumId w:val="9"/>
  </w:num>
  <w:num w:numId="100">
    <w:abstractNumId w:val="26"/>
  </w:num>
  <w:num w:numId="101">
    <w:abstractNumId w:val="5"/>
  </w:num>
  <w:num w:numId="102">
    <w:abstractNumId w:val="42"/>
  </w:num>
  <w:num w:numId="103">
    <w:abstractNumId w:val="49"/>
  </w:num>
  <w:num w:numId="104">
    <w:abstractNumId w:val="123"/>
  </w:num>
  <w:num w:numId="105">
    <w:abstractNumId w:val="104"/>
  </w:num>
  <w:num w:numId="106">
    <w:abstractNumId w:val="53"/>
  </w:num>
  <w:num w:numId="107">
    <w:abstractNumId w:val="7"/>
  </w:num>
  <w:num w:numId="108">
    <w:abstractNumId w:val="27"/>
  </w:num>
  <w:num w:numId="109">
    <w:abstractNumId w:val="102"/>
  </w:num>
  <w:num w:numId="110">
    <w:abstractNumId w:val="74"/>
  </w:num>
  <w:num w:numId="111">
    <w:abstractNumId w:val="95"/>
  </w:num>
  <w:num w:numId="112">
    <w:abstractNumId w:val="35"/>
  </w:num>
  <w:num w:numId="113">
    <w:abstractNumId w:val="68"/>
  </w:num>
  <w:num w:numId="114">
    <w:abstractNumId w:val="108"/>
  </w:num>
  <w:num w:numId="115">
    <w:abstractNumId w:val="18"/>
  </w:num>
  <w:num w:numId="116">
    <w:abstractNumId w:val="119"/>
  </w:num>
  <w:num w:numId="117">
    <w:abstractNumId w:val="101"/>
  </w:num>
  <w:num w:numId="118">
    <w:abstractNumId w:val="3"/>
  </w:num>
  <w:num w:numId="119">
    <w:abstractNumId w:val="132"/>
  </w:num>
  <w:num w:numId="120">
    <w:abstractNumId w:val="111"/>
  </w:num>
  <w:num w:numId="121">
    <w:abstractNumId w:val="45"/>
  </w:num>
  <w:num w:numId="122">
    <w:abstractNumId w:val="133"/>
  </w:num>
  <w:num w:numId="123">
    <w:abstractNumId w:val="11"/>
  </w:num>
  <w:num w:numId="124">
    <w:abstractNumId w:val="16"/>
  </w:num>
  <w:num w:numId="125">
    <w:abstractNumId w:val="109"/>
  </w:num>
  <w:num w:numId="126">
    <w:abstractNumId w:val="93"/>
  </w:num>
  <w:num w:numId="127">
    <w:abstractNumId w:val="77"/>
  </w:num>
  <w:num w:numId="128">
    <w:abstractNumId w:val="88"/>
  </w:num>
  <w:num w:numId="129">
    <w:abstractNumId w:val="29"/>
  </w:num>
  <w:num w:numId="130">
    <w:abstractNumId w:val="38"/>
  </w:num>
  <w:num w:numId="131">
    <w:abstractNumId w:val="126"/>
  </w:num>
  <w:num w:numId="132">
    <w:abstractNumId w:val="13"/>
  </w:num>
  <w:num w:numId="133">
    <w:abstractNumId w:val="125"/>
  </w:num>
  <w:num w:numId="134">
    <w:abstractNumId w:val="23"/>
  </w:num>
  <w:num w:numId="135">
    <w:abstractNumId w:val="116"/>
  </w:num>
  <w:num w:numId="136">
    <w:abstractNumId w:val="43"/>
  </w:num>
  <w:num w:numId="137">
    <w:abstractNumId w:val="83"/>
  </w:num>
  <w:numIdMacAtCleanup w:val="133"/>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hael Nguyen">
    <w15:presenceInfo w15:providerId="Windows Live" w15:userId="3e77dbbdbecacb1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hideSpellingErrors/>
  <w:revisionView w:markup="0"/>
  <w:trackRevisions/>
  <w:defaultTabStop w:val="720"/>
  <w:drawingGridHorizontalSpacing w:val="110"/>
  <w:displayHorizontalDrawingGridEvery w:val="2"/>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7660C3"/>
    <w:rsid w:val="00003201"/>
    <w:rsid w:val="00011B91"/>
    <w:rsid w:val="000129D7"/>
    <w:rsid w:val="00025B8C"/>
    <w:rsid w:val="0005267E"/>
    <w:rsid w:val="00054683"/>
    <w:rsid w:val="0006513C"/>
    <w:rsid w:val="00075593"/>
    <w:rsid w:val="000770F8"/>
    <w:rsid w:val="0008629C"/>
    <w:rsid w:val="00087F15"/>
    <w:rsid w:val="00091EE8"/>
    <w:rsid w:val="000930E5"/>
    <w:rsid w:val="0009330A"/>
    <w:rsid w:val="000A3071"/>
    <w:rsid w:val="000A391D"/>
    <w:rsid w:val="000A52D4"/>
    <w:rsid w:val="000B1E48"/>
    <w:rsid w:val="000B5C04"/>
    <w:rsid w:val="000C14FE"/>
    <w:rsid w:val="000D1FAC"/>
    <w:rsid w:val="000D780D"/>
    <w:rsid w:val="000F3277"/>
    <w:rsid w:val="00104767"/>
    <w:rsid w:val="001236A3"/>
    <w:rsid w:val="00125F25"/>
    <w:rsid w:val="00137024"/>
    <w:rsid w:val="00146625"/>
    <w:rsid w:val="001502FE"/>
    <w:rsid w:val="001530E4"/>
    <w:rsid w:val="00154592"/>
    <w:rsid w:val="001545CA"/>
    <w:rsid w:val="00177C5F"/>
    <w:rsid w:val="001A26F9"/>
    <w:rsid w:val="001A2F5A"/>
    <w:rsid w:val="001A3CEB"/>
    <w:rsid w:val="001C0524"/>
    <w:rsid w:val="001C7889"/>
    <w:rsid w:val="001C78B5"/>
    <w:rsid w:val="001D1B00"/>
    <w:rsid w:val="001F2B40"/>
    <w:rsid w:val="001F68A0"/>
    <w:rsid w:val="00200ADB"/>
    <w:rsid w:val="00210791"/>
    <w:rsid w:val="002117B8"/>
    <w:rsid w:val="00211EA1"/>
    <w:rsid w:val="00221EE1"/>
    <w:rsid w:val="00231C6E"/>
    <w:rsid w:val="00234919"/>
    <w:rsid w:val="002357C9"/>
    <w:rsid w:val="002444CE"/>
    <w:rsid w:val="002456F3"/>
    <w:rsid w:val="00250BDD"/>
    <w:rsid w:val="0025120D"/>
    <w:rsid w:val="002533E5"/>
    <w:rsid w:val="002561D3"/>
    <w:rsid w:val="002657A7"/>
    <w:rsid w:val="00271846"/>
    <w:rsid w:val="002736B1"/>
    <w:rsid w:val="0027425D"/>
    <w:rsid w:val="002744F0"/>
    <w:rsid w:val="00280D89"/>
    <w:rsid w:val="00281558"/>
    <w:rsid w:val="00283216"/>
    <w:rsid w:val="00284D0C"/>
    <w:rsid w:val="0028587E"/>
    <w:rsid w:val="00290754"/>
    <w:rsid w:val="0029202B"/>
    <w:rsid w:val="002923EE"/>
    <w:rsid w:val="002A6D53"/>
    <w:rsid w:val="002A6F67"/>
    <w:rsid w:val="002B698E"/>
    <w:rsid w:val="002C2105"/>
    <w:rsid w:val="002D00E6"/>
    <w:rsid w:val="002D335D"/>
    <w:rsid w:val="002D37B7"/>
    <w:rsid w:val="002D48DA"/>
    <w:rsid w:val="002D64A4"/>
    <w:rsid w:val="002E0626"/>
    <w:rsid w:val="002E3AE2"/>
    <w:rsid w:val="002F6316"/>
    <w:rsid w:val="00301BBC"/>
    <w:rsid w:val="00304494"/>
    <w:rsid w:val="003066CF"/>
    <w:rsid w:val="00307DE1"/>
    <w:rsid w:val="003312D3"/>
    <w:rsid w:val="003410EE"/>
    <w:rsid w:val="00351F58"/>
    <w:rsid w:val="00361DF1"/>
    <w:rsid w:val="0036496A"/>
    <w:rsid w:val="003660B7"/>
    <w:rsid w:val="00377043"/>
    <w:rsid w:val="00377B0C"/>
    <w:rsid w:val="00377B48"/>
    <w:rsid w:val="003859A0"/>
    <w:rsid w:val="003A3A09"/>
    <w:rsid w:val="003A3EAA"/>
    <w:rsid w:val="003A670E"/>
    <w:rsid w:val="003B1E59"/>
    <w:rsid w:val="003B52F3"/>
    <w:rsid w:val="003C3692"/>
    <w:rsid w:val="003D0ABB"/>
    <w:rsid w:val="003D2A8E"/>
    <w:rsid w:val="003E39A2"/>
    <w:rsid w:val="003F0CB7"/>
    <w:rsid w:val="00401564"/>
    <w:rsid w:val="004016A7"/>
    <w:rsid w:val="004076F9"/>
    <w:rsid w:val="004130F9"/>
    <w:rsid w:val="00413810"/>
    <w:rsid w:val="0041434E"/>
    <w:rsid w:val="00416687"/>
    <w:rsid w:val="00420358"/>
    <w:rsid w:val="004222C2"/>
    <w:rsid w:val="0042410C"/>
    <w:rsid w:val="004303BD"/>
    <w:rsid w:val="00431C25"/>
    <w:rsid w:val="00442ABF"/>
    <w:rsid w:val="00450D7B"/>
    <w:rsid w:val="004514A2"/>
    <w:rsid w:val="0045650F"/>
    <w:rsid w:val="00457ACD"/>
    <w:rsid w:val="004625F2"/>
    <w:rsid w:val="00473AA2"/>
    <w:rsid w:val="00476196"/>
    <w:rsid w:val="004929B1"/>
    <w:rsid w:val="004933FE"/>
    <w:rsid w:val="00493E70"/>
    <w:rsid w:val="004B4A78"/>
    <w:rsid w:val="004B7C3D"/>
    <w:rsid w:val="004C6ED2"/>
    <w:rsid w:val="004E1A74"/>
    <w:rsid w:val="004E59E6"/>
    <w:rsid w:val="004E5B2A"/>
    <w:rsid w:val="004F2982"/>
    <w:rsid w:val="005155C1"/>
    <w:rsid w:val="00523125"/>
    <w:rsid w:val="00526112"/>
    <w:rsid w:val="005366FF"/>
    <w:rsid w:val="00543FE8"/>
    <w:rsid w:val="00545199"/>
    <w:rsid w:val="0054774F"/>
    <w:rsid w:val="00565372"/>
    <w:rsid w:val="00574086"/>
    <w:rsid w:val="00576D16"/>
    <w:rsid w:val="00582618"/>
    <w:rsid w:val="00582CD3"/>
    <w:rsid w:val="005844FD"/>
    <w:rsid w:val="005924E5"/>
    <w:rsid w:val="005957CE"/>
    <w:rsid w:val="005A7631"/>
    <w:rsid w:val="005B1032"/>
    <w:rsid w:val="005B4CF1"/>
    <w:rsid w:val="005E13CD"/>
    <w:rsid w:val="005E5765"/>
    <w:rsid w:val="005E5A3D"/>
    <w:rsid w:val="005E72E6"/>
    <w:rsid w:val="005F4F48"/>
    <w:rsid w:val="0060393B"/>
    <w:rsid w:val="00607588"/>
    <w:rsid w:val="0061565A"/>
    <w:rsid w:val="0063290A"/>
    <w:rsid w:val="00645B1C"/>
    <w:rsid w:val="00646D7F"/>
    <w:rsid w:val="00654400"/>
    <w:rsid w:val="00661C87"/>
    <w:rsid w:val="00671A40"/>
    <w:rsid w:val="00675C5C"/>
    <w:rsid w:val="00683E71"/>
    <w:rsid w:val="006A1181"/>
    <w:rsid w:val="006A45B8"/>
    <w:rsid w:val="006B13F1"/>
    <w:rsid w:val="006B356F"/>
    <w:rsid w:val="006C05DE"/>
    <w:rsid w:val="006D0C5D"/>
    <w:rsid w:val="006E09EA"/>
    <w:rsid w:val="006E3F0E"/>
    <w:rsid w:val="006E5A7B"/>
    <w:rsid w:val="006E6FB0"/>
    <w:rsid w:val="00707B75"/>
    <w:rsid w:val="007122C1"/>
    <w:rsid w:val="00714C4D"/>
    <w:rsid w:val="007272D7"/>
    <w:rsid w:val="007335E2"/>
    <w:rsid w:val="00737276"/>
    <w:rsid w:val="00752308"/>
    <w:rsid w:val="007660C3"/>
    <w:rsid w:val="007732F6"/>
    <w:rsid w:val="00773C2D"/>
    <w:rsid w:val="007767F0"/>
    <w:rsid w:val="007B3EE0"/>
    <w:rsid w:val="007D375B"/>
    <w:rsid w:val="007E6D93"/>
    <w:rsid w:val="007E7A14"/>
    <w:rsid w:val="007F0072"/>
    <w:rsid w:val="00800721"/>
    <w:rsid w:val="008211BD"/>
    <w:rsid w:val="008216D6"/>
    <w:rsid w:val="00826722"/>
    <w:rsid w:val="00833430"/>
    <w:rsid w:val="008358A4"/>
    <w:rsid w:val="00840D45"/>
    <w:rsid w:val="00854E76"/>
    <w:rsid w:val="00862BC5"/>
    <w:rsid w:val="00872BA1"/>
    <w:rsid w:val="0087381A"/>
    <w:rsid w:val="008742AF"/>
    <w:rsid w:val="0088362C"/>
    <w:rsid w:val="00883C55"/>
    <w:rsid w:val="008874E0"/>
    <w:rsid w:val="008A2953"/>
    <w:rsid w:val="008A30B0"/>
    <w:rsid w:val="008B2661"/>
    <w:rsid w:val="008B38F7"/>
    <w:rsid w:val="008C03B0"/>
    <w:rsid w:val="008C2DE9"/>
    <w:rsid w:val="008C51CC"/>
    <w:rsid w:val="008D1994"/>
    <w:rsid w:val="008D2957"/>
    <w:rsid w:val="008D5823"/>
    <w:rsid w:val="008E2059"/>
    <w:rsid w:val="008E3397"/>
    <w:rsid w:val="008E556C"/>
    <w:rsid w:val="008F77F0"/>
    <w:rsid w:val="00917841"/>
    <w:rsid w:val="00917A06"/>
    <w:rsid w:val="0092053A"/>
    <w:rsid w:val="00924F46"/>
    <w:rsid w:val="00943FAA"/>
    <w:rsid w:val="009478EE"/>
    <w:rsid w:val="00950417"/>
    <w:rsid w:val="00953150"/>
    <w:rsid w:val="00954BC3"/>
    <w:rsid w:val="00957116"/>
    <w:rsid w:val="0096261D"/>
    <w:rsid w:val="00964685"/>
    <w:rsid w:val="00965CF8"/>
    <w:rsid w:val="00971CF9"/>
    <w:rsid w:val="009729D8"/>
    <w:rsid w:val="00981133"/>
    <w:rsid w:val="00994FDB"/>
    <w:rsid w:val="00997449"/>
    <w:rsid w:val="009A30E9"/>
    <w:rsid w:val="009B5328"/>
    <w:rsid w:val="009C0ABE"/>
    <w:rsid w:val="009C211F"/>
    <w:rsid w:val="009C4EB0"/>
    <w:rsid w:val="009D2DE2"/>
    <w:rsid w:val="009E0DC0"/>
    <w:rsid w:val="009F7E8F"/>
    <w:rsid w:val="00A03DDB"/>
    <w:rsid w:val="00A055A8"/>
    <w:rsid w:val="00A10FFA"/>
    <w:rsid w:val="00A252DA"/>
    <w:rsid w:val="00A25B51"/>
    <w:rsid w:val="00A32295"/>
    <w:rsid w:val="00A6457F"/>
    <w:rsid w:val="00A675C1"/>
    <w:rsid w:val="00A678AF"/>
    <w:rsid w:val="00A72286"/>
    <w:rsid w:val="00A83AD7"/>
    <w:rsid w:val="00A9713B"/>
    <w:rsid w:val="00AA3B1A"/>
    <w:rsid w:val="00AA63D9"/>
    <w:rsid w:val="00AA77D8"/>
    <w:rsid w:val="00AC7868"/>
    <w:rsid w:val="00AD676C"/>
    <w:rsid w:val="00AD799A"/>
    <w:rsid w:val="00AD7CC2"/>
    <w:rsid w:val="00B05C67"/>
    <w:rsid w:val="00B05D90"/>
    <w:rsid w:val="00B12BB0"/>
    <w:rsid w:val="00B12F72"/>
    <w:rsid w:val="00B268DF"/>
    <w:rsid w:val="00B26D38"/>
    <w:rsid w:val="00B30CEF"/>
    <w:rsid w:val="00B51768"/>
    <w:rsid w:val="00B541CF"/>
    <w:rsid w:val="00B56CF5"/>
    <w:rsid w:val="00B73BE7"/>
    <w:rsid w:val="00B7423E"/>
    <w:rsid w:val="00B757C6"/>
    <w:rsid w:val="00B76957"/>
    <w:rsid w:val="00B857FD"/>
    <w:rsid w:val="00B9502D"/>
    <w:rsid w:val="00B9685D"/>
    <w:rsid w:val="00BA0614"/>
    <w:rsid w:val="00BA0671"/>
    <w:rsid w:val="00BA3AEA"/>
    <w:rsid w:val="00BA51F4"/>
    <w:rsid w:val="00BA78DD"/>
    <w:rsid w:val="00BB2019"/>
    <w:rsid w:val="00BB2F81"/>
    <w:rsid w:val="00BC27A8"/>
    <w:rsid w:val="00BF10D5"/>
    <w:rsid w:val="00BF1E5A"/>
    <w:rsid w:val="00BF31AB"/>
    <w:rsid w:val="00BF4799"/>
    <w:rsid w:val="00C00231"/>
    <w:rsid w:val="00C050FD"/>
    <w:rsid w:val="00C12155"/>
    <w:rsid w:val="00C140A7"/>
    <w:rsid w:val="00C16CAF"/>
    <w:rsid w:val="00C2054A"/>
    <w:rsid w:val="00C26B0A"/>
    <w:rsid w:val="00C27769"/>
    <w:rsid w:val="00C34838"/>
    <w:rsid w:val="00C36F98"/>
    <w:rsid w:val="00C37382"/>
    <w:rsid w:val="00C73489"/>
    <w:rsid w:val="00C74802"/>
    <w:rsid w:val="00C84063"/>
    <w:rsid w:val="00C92363"/>
    <w:rsid w:val="00CA10FE"/>
    <w:rsid w:val="00CB57F6"/>
    <w:rsid w:val="00CD2206"/>
    <w:rsid w:val="00CE6C20"/>
    <w:rsid w:val="00CE6F10"/>
    <w:rsid w:val="00CF1942"/>
    <w:rsid w:val="00D02F24"/>
    <w:rsid w:val="00D04754"/>
    <w:rsid w:val="00D10CB7"/>
    <w:rsid w:val="00D12BD0"/>
    <w:rsid w:val="00D17B58"/>
    <w:rsid w:val="00D25C31"/>
    <w:rsid w:val="00D31FF5"/>
    <w:rsid w:val="00D41143"/>
    <w:rsid w:val="00D47C15"/>
    <w:rsid w:val="00D70337"/>
    <w:rsid w:val="00D86600"/>
    <w:rsid w:val="00D90ECA"/>
    <w:rsid w:val="00D93FD5"/>
    <w:rsid w:val="00DA5F4D"/>
    <w:rsid w:val="00DC4C28"/>
    <w:rsid w:val="00DE0500"/>
    <w:rsid w:val="00DE3583"/>
    <w:rsid w:val="00E01616"/>
    <w:rsid w:val="00E046C6"/>
    <w:rsid w:val="00E0663F"/>
    <w:rsid w:val="00E07653"/>
    <w:rsid w:val="00E253C5"/>
    <w:rsid w:val="00E3361B"/>
    <w:rsid w:val="00E35672"/>
    <w:rsid w:val="00E35BBC"/>
    <w:rsid w:val="00E36C8A"/>
    <w:rsid w:val="00E404DC"/>
    <w:rsid w:val="00E43329"/>
    <w:rsid w:val="00E47504"/>
    <w:rsid w:val="00E6351E"/>
    <w:rsid w:val="00E658DA"/>
    <w:rsid w:val="00E71FFB"/>
    <w:rsid w:val="00E779AC"/>
    <w:rsid w:val="00E77D45"/>
    <w:rsid w:val="00E85FDC"/>
    <w:rsid w:val="00E9658A"/>
    <w:rsid w:val="00EA7B2A"/>
    <w:rsid w:val="00EB0C8D"/>
    <w:rsid w:val="00EB2701"/>
    <w:rsid w:val="00EC743A"/>
    <w:rsid w:val="00EE09C5"/>
    <w:rsid w:val="00EE2FB4"/>
    <w:rsid w:val="00F02542"/>
    <w:rsid w:val="00F03BE1"/>
    <w:rsid w:val="00F24329"/>
    <w:rsid w:val="00F248F4"/>
    <w:rsid w:val="00F279B6"/>
    <w:rsid w:val="00F34AC5"/>
    <w:rsid w:val="00F36B95"/>
    <w:rsid w:val="00F41A23"/>
    <w:rsid w:val="00F508A3"/>
    <w:rsid w:val="00F57D15"/>
    <w:rsid w:val="00F63B0E"/>
    <w:rsid w:val="00F65EA1"/>
    <w:rsid w:val="00F660C8"/>
    <w:rsid w:val="00F7257B"/>
    <w:rsid w:val="00F72A6F"/>
    <w:rsid w:val="00F81081"/>
    <w:rsid w:val="00F824BD"/>
    <w:rsid w:val="00F863F7"/>
    <w:rsid w:val="00FA0074"/>
    <w:rsid w:val="00FA7B99"/>
    <w:rsid w:val="00FB2F7C"/>
    <w:rsid w:val="00FC40CE"/>
    <w:rsid w:val="00FC42D2"/>
    <w:rsid w:val="00FC4B66"/>
    <w:rsid w:val="00FC7561"/>
    <w:rsid w:val="00FD7B54"/>
    <w:rsid w:val="00FE1004"/>
    <w:rsid w:val="00FF14A5"/>
    <w:rsid w:val="00FF4AF6"/>
    <w:rsid w:val="00FF4B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0D5784EC"/>
  <w15:docId w15:val="{68F2FD51-3B3C-4813-A068-E983A73B9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0A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60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60C3"/>
    <w:rPr>
      <w:rFonts w:ascii="Tahoma" w:hAnsi="Tahoma" w:cs="Tahoma"/>
      <w:sz w:val="16"/>
      <w:szCs w:val="16"/>
    </w:rPr>
  </w:style>
  <w:style w:type="paragraph" w:styleId="Header">
    <w:name w:val="header"/>
    <w:basedOn w:val="Normal"/>
    <w:link w:val="HeaderChar"/>
    <w:unhideWhenUsed/>
    <w:rsid w:val="00EE09C5"/>
    <w:pPr>
      <w:tabs>
        <w:tab w:val="center" w:pos="4680"/>
        <w:tab w:val="right" w:pos="9360"/>
      </w:tabs>
      <w:spacing w:after="0" w:line="240" w:lineRule="auto"/>
    </w:pPr>
  </w:style>
  <w:style w:type="character" w:customStyle="1" w:styleId="HeaderChar">
    <w:name w:val="Header Char"/>
    <w:basedOn w:val="DefaultParagraphFont"/>
    <w:link w:val="Header"/>
    <w:rsid w:val="00EE09C5"/>
  </w:style>
  <w:style w:type="paragraph" w:styleId="Footer">
    <w:name w:val="footer"/>
    <w:basedOn w:val="Normal"/>
    <w:link w:val="FooterChar"/>
    <w:uiPriority w:val="99"/>
    <w:unhideWhenUsed/>
    <w:rsid w:val="00EE0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09C5"/>
  </w:style>
  <w:style w:type="paragraph" w:styleId="ListParagraph">
    <w:name w:val="List Paragraph"/>
    <w:basedOn w:val="Normal"/>
    <w:uiPriority w:val="34"/>
    <w:qFormat/>
    <w:rsid w:val="0092053A"/>
    <w:pPr>
      <w:ind w:left="720"/>
      <w:contextualSpacing/>
    </w:pPr>
  </w:style>
  <w:style w:type="table" w:styleId="TableGrid">
    <w:name w:val="Table Grid"/>
    <w:basedOn w:val="TableNormal"/>
    <w:uiPriority w:val="59"/>
    <w:rsid w:val="000A307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TabletextItalicBlueLinespacingAtleast15pt">
    <w:name w:val="Style Tabletext + Italic Blue Line spacing:  At least 15 pt"/>
    <w:basedOn w:val="Normal"/>
    <w:rsid w:val="00C73489"/>
    <w:pPr>
      <w:keepLines/>
      <w:widowControl w:val="0"/>
      <w:spacing w:before="100" w:beforeAutospacing="1" w:after="0" w:line="300" w:lineRule="atLeast"/>
    </w:pPr>
    <w:rPr>
      <w:rFonts w:ascii="Arial" w:eastAsia="Times New Roman" w:hAnsi="Arial" w:cs="Times New Roman"/>
      <w:i/>
      <w:iCs/>
      <w:sz w:val="20"/>
      <w:szCs w:val="20"/>
    </w:rPr>
  </w:style>
  <w:style w:type="paragraph" w:customStyle="1" w:styleId="StyleTabletextBoldLinespacingAtleast15pt">
    <w:name w:val="Style Tabletext + Bold Line spacing:  At least 15 pt"/>
    <w:basedOn w:val="Normal"/>
    <w:rsid w:val="003B1E59"/>
    <w:pPr>
      <w:keepLines/>
      <w:widowControl w:val="0"/>
      <w:spacing w:before="100" w:beforeAutospacing="1" w:after="0" w:line="300" w:lineRule="atLeast"/>
    </w:pPr>
    <w:rPr>
      <w:rFonts w:ascii="Arial" w:eastAsia="Times New Roman" w:hAnsi="Arial" w:cs="Times New Roman"/>
      <w:b/>
      <w:bCs/>
      <w:sz w:val="20"/>
      <w:szCs w:val="20"/>
    </w:rPr>
  </w:style>
  <w:style w:type="paragraph" w:styleId="DocumentMap">
    <w:name w:val="Document Map"/>
    <w:basedOn w:val="Normal"/>
    <w:link w:val="DocumentMapChar"/>
    <w:uiPriority w:val="99"/>
    <w:semiHidden/>
    <w:unhideWhenUsed/>
    <w:rsid w:val="00450D7B"/>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50D7B"/>
    <w:rPr>
      <w:rFonts w:ascii="Tahoma" w:hAnsi="Tahoma" w:cs="Tahoma"/>
      <w:sz w:val="16"/>
      <w:szCs w:val="16"/>
    </w:rPr>
  </w:style>
  <w:style w:type="character" w:styleId="CommentReference">
    <w:name w:val="annotation reference"/>
    <w:basedOn w:val="DefaultParagraphFont"/>
    <w:uiPriority w:val="99"/>
    <w:semiHidden/>
    <w:unhideWhenUsed/>
    <w:rsid w:val="002561D3"/>
    <w:rPr>
      <w:sz w:val="16"/>
      <w:szCs w:val="16"/>
    </w:rPr>
  </w:style>
  <w:style w:type="paragraph" w:styleId="CommentText">
    <w:name w:val="annotation text"/>
    <w:basedOn w:val="Normal"/>
    <w:link w:val="CommentTextChar"/>
    <w:uiPriority w:val="99"/>
    <w:semiHidden/>
    <w:unhideWhenUsed/>
    <w:rsid w:val="002561D3"/>
    <w:pPr>
      <w:spacing w:line="240" w:lineRule="auto"/>
    </w:pPr>
    <w:rPr>
      <w:sz w:val="20"/>
      <w:szCs w:val="20"/>
    </w:rPr>
  </w:style>
  <w:style w:type="character" w:customStyle="1" w:styleId="CommentTextChar">
    <w:name w:val="Comment Text Char"/>
    <w:basedOn w:val="DefaultParagraphFont"/>
    <w:link w:val="CommentText"/>
    <w:uiPriority w:val="99"/>
    <w:semiHidden/>
    <w:rsid w:val="002561D3"/>
    <w:rPr>
      <w:sz w:val="20"/>
      <w:szCs w:val="20"/>
    </w:rPr>
  </w:style>
  <w:style w:type="paragraph" w:styleId="CommentSubject">
    <w:name w:val="annotation subject"/>
    <w:basedOn w:val="CommentText"/>
    <w:next w:val="CommentText"/>
    <w:link w:val="CommentSubjectChar"/>
    <w:uiPriority w:val="99"/>
    <w:semiHidden/>
    <w:unhideWhenUsed/>
    <w:rsid w:val="002561D3"/>
    <w:rPr>
      <w:b/>
      <w:bCs/>
    </w:rPr>
  </w:style>
  <w:style w:type="character" w:customStyle="1" w:styleId="CommentSubjectChar">
    <w:name w:val="Comment Subject Char"/>
    <w:basedOn w:val="CommentTextChar"/>
    <w:link w:val="CommentSubject"/>
    <w:uiPriority w:val="99"/>
    <w:semiHidden/>
    <w:rsid w:val="002561D3"/>
    <w:rPr>
      <w:b/>
      <w:bCs/>
      <w:sz w:val="20"/>
      <w:szCs w:val="20"/>
    </w:rPr>
  </w:style>
  <w:style w:type="paragraph" w:styleId="Revision">
    <w:name w:val="Revision"/>
    <w:hidden/>
    <w:uiPriority w:val="99"/>
    <w:semiHidden/>
    <w:rsid w:val="002561D3"/>
    <w:pPr>
      <w:spacing w:after="0" w:line="240" w:lineRule="auto"/>
    </w:pPr>
  </w:style>
  <w:style w:type="character" w:styleId="Hyperlink">
    <w:name w:val="Hyperlink"/>
    <w:basedOn w:val="DefaultParagraphFont"/>
    <w:uiPriority w:val="99"/>
    <w:unhideWhenUsed/>
    <w:rsid w:val="002744F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8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HienNT6@m1tech.com.vn"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HungBM@msb.com.vn" TargetMode="External"/><Relationship Id="rId17" Type="http://schemas.openxmlformats.org/officeDocument/2006/relationships/image" Target="media/image5.png"/><Relationship Id="rId25" Type="http://schemas.openxmlformats.org/officeDocument/2006/relationships/image" Target="media/image13.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image" Target="media/image11.png"/><Relationship Id="rId28" Type="http://schemas.openxmlformats.org/officeDocument/2006/relationships/image" Target="media/image15.png"/><Relationship Id="rId10" Type="http://schemas.openxmlformats.org/officeDocument/2006/relationships/image" Target="media/image3.emf"/><Relationship Id="rId19" Type="http://schemas.openxmlformats.org/officeDocument/2006/relationships/image" Target="media/image7.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omments" Target="comments.xml"/><Relationship Id="rId22" Type="http://schemas.openxmlformats.org/officeDocument/2006/relationships/image" Target="media/image10.png"/><Relationship Id="rId27" Type="http://schemas.openxmlformats.org/officeDocument/2006/relationships/oleObject" Target="embeddings/oleObject2.bin"/><Relationship Id="rId30" Type="http://schemas.openxmlformats.org/officeDocument/2006/relationships/header" Target="header2.xml"/><Relationship Id="rId8"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8F4F68-92A2-419C-98B2-F7962C5D6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4348</TotalTime>
  <Pages>45</Pages>
  <Words>7367</Words>
  <Characters>41994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Michael Nguyen</cp:lastModifiedBy>
  <cp:revision>151</cp:revision>
  <dcterms:created xsi:type="dcterms:W3CDTF">2015-04-15T03:55:00Z</dcterms:created>
  <dcterms:modified xsi:type="dcterms:W3CDTF">2015-05-14T00:29:00Z</dcterms:modified>
</cp:coreProperties>
</file>